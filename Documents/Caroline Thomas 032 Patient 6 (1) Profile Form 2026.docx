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6BFED" w14:textId="355EF5E2" w:rsidR="00A61EAA" w:rsidRPr="00E04691" w:rsidRDefault="00505ACD" w:rsidP="00A61EAA">
      <w:pPr>
        <w:tabs>
          <w:tab w:val="left" w:pos="5425"/>
          <w:tab w:val="left" w:pos="8406"/>
        </w:tabs>
        <w:jc w:val="center"/>
        <w:rPr>
          <w:rFonts w:ascii="Times New Roman" w:hAnsi="Times New Roman" w:cs="Times New Roman"/>
          <w:b/>
          <w:bCs/>
          <w:sz w:val="32"/>
          <w:szCs w:val="32"/>
        </w:rPr>
      </w:pPr>
      <w:r w:rsidRPr="00E04691">
        <w:rPr>
          <w:rFonts w:ascii="Times New Roman" w:hAnsi="Times New Roman" w:cs="Times New Roman"/>
          <w:b/>
          <w:bCs/>
          <w:sz w:val="32"/>
          <w:szCs w:val="32"/>
        </w:rPr>
        <w:t xml:space="preserve">Written Profile </w:t>
      </w:r>
      <w:r w:rsidR="008C4415" w:rsidRPr="00E04691">
        <w:rPr>
          <w:rFonts w:ascii="Times New Roman" w:hAnsi="Times New Roman" w:cs="Times New Roman"/>
          <w:b/>
          <w:bCs/>
          <w:sz w:val="32"/>
          <w:szCs w:val="32"/>
        </w:rPr>
        <w:t>Part 1</w:t>
      </w:r>
      <w:r w:rsidR="007F3CAC" w:rsidRPr="00E04691">
        <w:rPr>
          <w:rFonts w:ascii="Times New Roman" w:hAnsi="Times New Roman" w:cs="Times New Roman"/>
          <w:b/>
          <w:bCs/>
          <w:sz w:val="32"/>
          <w:szCs w:val="32"/>
        </w:rPr>
        <w:t xml:space="preserve">: </w:t>
      </w:r>
      <w:r w:rsidR="00DA2871" w:rsidRPr="00E04691">
        <w:rPr>
          <w:rFonts w:ascii="Times New Roman" w:hAnsi="Times New Roman" w:cs="Times New Roman"/>
          <w:b/>
          <w:bCs/>
          <w:sz w:val="32"/>
          <w:szCs w:val="32"/>
        </w:rPr>
        <w:t xml:space="preserve">Pre-Clinical </w:t>
      </w:r>
      <w:r w:rsidR="007F3CAC" w:rsidRPr="00E04691">
        <w:rPr>
          <w:rFonts w:ascii="Times New Roman" w:hAnsi="Times New Roman" w:cs="Times New Roman"/>
          <w:b/>
          <w:bCs/>
          <w:sz w:val="32"/>
          <w:szCs w:val="32"/>
        </w:rPr>
        <w:t>Patient Worksheets</w:t>
      </w:r>
    </w:p>
    <w:p w14:paraId="56A62F80" w14:textId="77777777" w:rsidR="002E286F" w:rsidRPr="00E04691" w:rsidRDefault="002E286F" w:rsidP="0028048C">
      <w:pPr>
        <w:jc w:val="right"/>
        <w:rPr>
          <w:rFonts w:ascii="Times New Roman" w:hAnsi="Times New Roman" w:cs="Times New Roman"/>
        </w:rPr>
      </w:pPr>
    </w:p>
    <w:p w14:paraId="636DA416" w14:textId="59A11E21" w:rsidR="00A61EAA" w:rsidRPr="00E04691" w:rsidRDefault="00A61EAA" w:rsidP="0028048C">
      <w:pPr>
        <w:jc w:val="right"/>
        <w:rPr>
          <w:rFonts w:ascii="Times New Roman" w:hAnsi="Times New Roman" w:cs="Times New Roman"/>
        </w:rPr>
      </w:pPr>
      <w:r w:rsidRPr="00E04691">
        <w:rPr>
          <w:rFonts w:ascii="Times New Roman" w:hAnsi="Times New Roman" w:cs="Times New Roman"/>
        </w:rPr>
        <w:t>Clinical Date</w:t>
      </w:r>
      <w:r w:rsidRPr="00E04691">
        <w:rPr>
          <w:rFonts w:ascii="Times New Roman" w:hAnsi="Times New Roman" w:cs="Times New Roman"/>
          <w:b/>
          <w:bCs/>
        </w:rPr>
        <w:t xml:space="preserve">: </w:t>
      </w:r>
      <w:sdt>
        <w:sdtPr>
          <w:rPr>
            <w:rFonts w:ascii="Times New Roman" w:hAnsi="Times New Roman" w:cs="Times New Roman"/>
          </w:rPr>
          <w:id w:val="-749273926"/>
          <w:placeholder>
            <w:docPart w:val="62D25D5DD9D8ED4EA2767522E148A068"/>
          </w:placeholder>
        </w:sdtPr>
        <w:sdtEndPr/>
        <w:sdtContent>
          <w:r w:rsidRPr="00E04691">
            <w:rPr>
              <w:rFonts w:ascii="Times New Roman" w:hAnsi="Times New Roman" w:cs="Times New Roman"/>
              <w:u w:val="single"/>
            </w:rPr>
            <w:t>_</w:t>
          </w:r>
          <w:r w:rsidR="00080421">
            <w:rPr>
              <w:rFonts w:ascii="Times New Roman" w:hAnsi="Times New Roman" w:cs="Times New Roman"/>
              <w:u w:val="single"/>
            </w:rPr>
            <w:t>3</w:t>
          </w:r>
          <w:r w:rsidRPr="00E04691">
            <w:rPr>
              <w:rFonts w:ascii="Times New Roman" w:hAnsi="Times New Roman" w:cs="Times New Roman"/>
              <w:u w:val="single"/>
            </w:rPr>
            <w:t>_</w:t>
          </w:r>
        </w:sdtContent>
      </w:sdt>
      <w:r w:rsidRPr="00E04691">
        <w:rPr>
          <w:rFonts w:ascii="Times New Roman" w:hAnsi="Times New Roman" w:cs="Times New Roman"/>
        </w:rPr>
        <w:t xml:space="preserve"> / </w:t>
      </w:r>
      <w:sdt>
        <w:sdtPr>
          <w:rPr>
            <w:rFonts w:ascii="Times New Roman" w:hAnsi="Times New Roman" w:cs="Times New Roman"/>
          </w:rPr>
          <w:id w:val="-2131387005"/>
          <w:placeholder>
            <w:docPart w:val="1813A32F1C682F4B8870F37ED3A98D55"/>
          </w:placeholder>
        </w:sdtPr>
        <w:sdtEndPr/>
        <w:sdtContent>
          <w:r w:rsidRPr="00E04691">
            <w:rPr>
              <w:rFonts w:ascii="Times New Roman" w:hAnsi="Times New Roman" w:cs="Times New Roman"/>
              <w:u w:val="single"/>
            </w:rPr>
            <w:t>_</w:t>
          </w:r>
          <w:r w:rsidR="00080421">
            <w:rPr>
              <w:rFonts w:ascii="Times New Roman" w:hAnsi="Times New Roman" w:cs="Times New Roman"/>
              <w:u w:val="single"/>
            </w:rPr>
            <w:t>8</w:t>
          </w:r>
          <w:r w:rsidRPr="00E04691">
            <w:rPr>
              <w:rFonts w:ascii="Times New Roman" w:hAnsi="Times New Roman" w:cs="Times New Roman"/>
              <w:u w:val="single"/>
            </w:rPr>
            <w:t>_</w:t>
          </w:r>
        </w:sdtContent>
      </w:sdt>
      <w:r w:rsidRPr="00E04691">
        <w:rPr>
          <w:rFonts w:ascii="Times New Roman" w:hAnsi="Times New Roman" w:cs="Times New Roman"/>
        </w:rPr>
        <w:t xml:space="preserve"> / </w:t>
      </w:r>
      <w:sdt>
        <w:sdtPr>
          <w:rPr>
            <w:rFonts w:ascii="Times New Roman" w:hAnsi="Times New Roman" w:cs="Times New Roman"/>
          </w:rPr>
          <w:id w:val="-1058013360"/>
          <w:placeholder>
            <w:docPart w:val="F8AF60BFC7E8384DA10958C057B467A1"/>
          </w:placeholder>
        </w:sdtPr>
        <w:sdtEndPr/>
        <w:sdtContent>
          <w:r w:rsidRPr="00E04691">
            <w:rPr>
              <w:rFonts w:ascii="Times New Roman" w:hAnsi="Times New Roman" w:cs="Times New Roman"/>
              <w:u w:val="single"/>
            </w:rPr>
            <w:t>_</w:t>
          </w:r>
          <w:r w:rsidR="00080421">
            <w:rPr>
              <w:rFonts w:ascii="Times New Roman" w:hAnsi="Times New Roman" w:cs="Times New Roman"/>
              <w:u w:val="single"/>
            </w:rPr>
            <w:t>26</w:t>
          </w:r>
          <w:r w:rsidRPr="00E04691">
            <w:rPr>
              <w:rFonts w:ascii="Times New Roman" w:hAnsi="Times New Roman" w:cs="Times New Roman"/>
              <w:u w:val="single"/>
            </w:rPr>
            <w:t>_</w:t>
          </w:r>
        </w:sdtContent>
      </w:sdt>
    </w:p>
    <w:p w14:paraId="003CDAA7" w14:textId="77777777"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b/>
        </w:rPr>
      </w:pPr>
      <w:r w:rsidRPr="00E04691">
        <w:rPr>
          <w:rFonts w:ascii="Times New Roman" w:hAnsi="Times New Roman" w:cs="Times New Roman"/>
          <w:b/>
        </w:rPr>
        <w:t>A.  Personal Information</w:t>
      </w:r>
    </w:p>
    <w:p w14:paraId="399CF968" w14:textId="430F3A64"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 xml:space="preserve">Room # </w:t>
      </w:r>
      <w:sdt>
        <w:sdtPr>
          <w:rPr>
            <w:rFonts w:ascii="Times New Roman" w:hAnsi="Times New Roman" w:cs="Times New Roman"/>
          </w:rPr>
          <w:id w:val="102001252"/>
          <w:placeholder>
            <w:docPart w:val="CEDA09085ADD494D92A51714D1130360"/>
          </w:placeholder>
        </w:sdtPr>
        <w:sdtEndPr/>
        <w:sdtContent>
          <w:r w:rsidRPr="00E04691">
            <w:rPr>
              <w:rFonts w:ascii="Times New Roman" w:hAnsi="Times New Roman" w:cs="Times New Roman"/>
              <w:u w:val="single"/>
            </w:rPr>
            <w:t>_</w:t>
          </w:r>
          <w:r w:rsidR="00CA68ED">
            <w:rPr>
              <w:rFonts w:ascii="Times New Roman" w:hAnsi="Times New Roman" w:cs="Times New Roman"/>
              <w:u w:val="single"/>
            </w:rPr>
            <w:t>MJ</w:t>
          </w:r>
          <w:r w:rsidR="00D64A29">
            <w:rPr>
              <w:rFonts w:ascii="Times New Roman" w:hAnsi="Times New Roman" w:cs="Times New Roman"/>
              <w:u w:val="single"/>
            </w:rPr>
            <w:t xml:space="preserve"> 5</w:t>
          </w:r>
          <w:r w:rsidRPr="00E04691">
            <w:rPr>
              <w:rFonts w:ascii="Times New Roman" w:hAnsi="Times New Roman" w:cs="Times New Roman"/>
              <w:u w:val="single"/>
            </w:rPr>
            <w:t>_</w:t>
          </w:r>
        </w:sdtContent>
      </w:sdt>
      <w:r w:rsidRPr="00E04691">
        <w:rPr>
          <w:rFonts w:ascii="Times New Roman" w:hAnsi="Times New Roman" w:cs="Times New Roman"/>
        </w:rPr>
        <w:t xml:space="preserve"> Gender </w:t>
      </w:r>
      <w:sdt>
        <w:sdtPr>
          <w:rPr>
            <w:rFonts w:ascii="Times New Roman" w:hAnsi="Times New Roman" w:cs="Times New Roman"/>
          </w:rPr>
          <w:id w:val="-518546876"/>
          <w:placeholder>
            <w:docPart w:val="CEDA09085ADD494D92A51714D1130360"/>
          </w:placeholder>
        </w:sdtPr>
        <w:sdtEndPr/>
        <w:sdtContent>
          <w:r w:rsidRPr="00E04691">
            <w:rPr>
              <w:rFonts w:ascii="Times New Roman" w:hAnsi="Times New Roman" w:cs="Times New Roman"/>
              <w:u w:val="single"/>
            </w:rPr>
            <w:t>_</w:t>
          </w:r>
          <w:r w:rsidR="00D64A29">
            <w:rPr>
              <w:rFonts w:ascii="Times New Roman" w:hAnsi="Times New Roman" w:cs="Times New Roman"/>
              <w:u w:val="single"/>
            </w:rPr>
            <w:t>Female</w:t>
          </w:r>
          <w:r w:rsidRPr="00E04691">
            <w:rPr>
              <w:rFonts w:ascii="Times New Roman" w:hAnsi="Times New Roman" w:cs="Times New Roman"/>
              <w:u w:val="single"/>
            </w:rPr>
            <w:t>_</w:t>
          </w:r>
        </w:sdtContent>
      </w:sdt>
      <w:r w:rsidRPr="00E04691">
        <w:rPr>
          <w:rFonts w:ascii="Times New Roman" w:hAnsi="Times New Roman" w:cs="Times New Roman"/>
        </w:rPr>
        <w:t xml:space="preserve"> Ethnicity </w:t>
      </w:r>
      <w:sdt>
        <w:sdtPr>
          <w:rPr>
            <w:rFonts w:ascii="Times New Roman" w:hAnsi="Times New Roman" w:cs="Times New Roman"/>
          </w:rPr>
          <w:id w:val="-986936309"/>
          <w:placeholder>
            <w:docPart w:val="CEDA09085ADD494D92A51714D1130360"/>
          </w:placeholder>
        </w:sdtPr>
        <w:sdtEndPr/>
        <w:sdtContent>
          <w:r w:rsidRPr="00E04691">
            <w:rPr>
              <w:rFonts w:ascii="Times New Roman" w:hAnsi="Times New Roman" w:cs="Times New Roman"/>
              <w:u w:val="single"/>
            </w:rPr>
            <w:t>_</w:t>
          </w:r>
          <w:r w:rsidR="00E52F9E">
            <w:rPr>
              <w:rFonts w:ascii="Times New Roman" w:hAnsi="Times New Roman" w:cs="Times New Roman"/>
              <w:u w:val="single"/>
            </w:rPr>
            <w:t>White</w:t>
          </w:r>
          <w:r w:rsidRPr="00E04691">
            <w:rPr>
              <w:rFonts w:ascii="Times New Roman" w:hAnsi="Times New Roman" w:cs="Times New Roman"/>
              <w:u w:val="single"/>
            </w:rPr>
            <w:t>_</w:t>
          </w:r>
        </w:sdtContent>
      </w:sdt>
      <w:r w:rsidRPr="00E04691">
        <w:rPr>
          <w:rFonts w:ascii="Times New Roman" w:hAnsi="Times New Roman" w:cs="Times New Roman"/>
        </w:rPr>
        <w:t xml:space="preserve"> Age if &lt;90 </w:t>
      </w:r>
      <w:sdt>
        <w:sdtPr>
          <w:rPr>
            <w:rFonts w:ascii="Times New Roman" w:hAnsi="Times New Roman" w:cs="Times New Roman"/>
          </w:rPr>
          <w:id w:val="-1855799102"/>
          <w:placeholder>
            <w:docPart w:val="CEDA09085ADD494D92A51714D1130360"/>
          </w:placeholder>
        </w:sdtPr>
        <w:sdtEndPr/>
        <w:sdtContent>
          <w:r w:rsidRPr="00E04691">
            <w:rPr>
              <w:rFonts w:ascii="Times New Roman" w:hAnsi="Times New Roman" w:cs="Times New Roman"/>
              <w:u w:val="single"/>
            </w:rPr>
            <w:t>_</w:t>
          </w:r>
          <w:r w:rsidR="00E52F9E">
            <w:rPr>
              <w:rFonts w:ascii="Times New Roman" w:hAnsi="Times New Roman" w:cs="Times New Roman"/>
              <w:u w:val="single"/>
            </w:rPr>
            <w:t>84</w:t>
          </w:r>
          <w:r w:rsidRPr="00E04691">
            <w:rPr>
              <w:rFonts w:ascii="Times New Roman" w:hAnsi="Times New Roman" w:cs="Times New Roman"/>
              <w:u w:val="single"/>
            </w:rPr>
            <w:t>_</w:t>
          </w:r>
        </w:sdtContent>
      </w:sdt>
    </w:p>
    <w:p w14:paraId="5618E239" w14:textId="4E7A2ABD"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 xml:space="preserve">Place of Residence: </w:t>
      </w:r>
      <w:sdt>
        <w:sdtPr>
          <w:rPr>
            <w:rFonts w:ascii="Times New Roman" w:hAnsi="Times New Roman" w:cs="Times New Roman"/>
          </w:rPr>
          <w:id w:val="682937451"/>
          <w:placeholder>
            <w:docPart w:val="CEDA09085ADD494D92A51714D1130360"/>
          </w:placeholder>
        </w:sdtPr>
        <w:sdtEndPr/>
        <w:sdtContent>
          <w:r w:rsidRPr="00E04691">
            <w:rPr>
              <w:rFonts w:ascii="Times New Roman" w:hAnsi="Times New Roman" w:cs="Times New Roman"/>
              <w:u w:val="single"/>
            </w:rPr>
            <w:t>_</w:t>
          </w:r>
          <w:r w:rsidR="00857A87">
            <w:rPr>
              <w:rFonts w:ascii="Times New Roman" w:hAnsi="Times New Roman" w:cs="Times New Roman"/>
              <w:u w:val="single"/>
            </w:rPr>
            <w:t>Bedford Nursing Home</w:t>
          </w:r>
          <w:r w:rsidRPr="00E04691">
            <w:rPr>
              <w:rFonts w:ascii="Times New Roman" w:hAnsi="Times New Roman" w:cs="Times New Roman"/>
              <w:u w:val="single"/>
            </w:rPr>
            <w:t>_</w:t>
          </w:r>
        </w:sdtContent>
      </w:sdt>
      <w:r w:rsidRPr="00E04691">
        <w:rPr>
          <w:rFonts w:ascii="Times New Roman" w:hAnsi="Times New Roman" w:cs="Times New Roman"/>
        </w:rPr>
        <w:t xml:space="preserve"> MD </w:t>
      </w:r>
      <w:sdt>
        <w:sdtPr>
          <w:rPr>
            <w:rFonts w:ascii="Times New Roman" w:hAnsi="Times New Roman" w:cs="Times New Roman"/>
          </w:rPr>
          <w:id w:val="-1997255805"/>
          <w:placeholder>
            <w:docPart w:val="CEDA09085ADD494D92A51714D1130360"/>
          </w:placeholder>
        </w:sdtPr>
        <w:sdtEndPr/>
        <w:sdtContent>
          <w:r w:rsidRPr="00E04691">
            <w:rPr>
              <w:rFonts w:ascii="Times New Roman" w:hAnsi="Times New Roman" w:cs="Times New Roman"/>
              <w:u w:val="single"/>
            </w:rPr>
            <w:t>_</w:t>
          </w:r>
          <w:r w:rsidR="00094ABB">
            <w:rPr>
              <w:rFonts w:ascii="Times New Roman" w:hAnsi="Times New Roman" w:cs="Times New Roman"/>
              <w:u w:val="single"/>
            </w:rPr>
            <w:t>West, MD, Patrick L</w:t>
          </w:r>
          <w:r w:rsidRPr="00E04691">
            <w:rPr>
              <w:rFonts w:ascii="Times New Roman" w:hAnsi="Times New Roman" w:cs="Times New Roman"/>
              <w:u w:val="single"/>
            </w:rPr>
            <w:t>_</w:t>
          </w:r>
        </w:sdtContent>
      </w:sdt>
    </w:p>
    <w:p w14:paraId="13AB8BF6" w14:textId="7E54AD08"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 xml:space="preserve">Emergency Contact: </w:t>
      </w:r>
      <w:sdt>
        <w:sdtPr>
          <w:rPr>
            <w:rFonts w:ascii="Times New Roman" w:hAnsi="Times New Roman" w:cs="Times New Roman"/>
          </w:rPr>
          <w:id w:val="1179004950"/>
          <w:placeholder>
            <w:docPart w:val="CEDA09085ADD494D92A51714D1130360"/>
          </w:placeholder>
        </w:sdtPr>
        <w:sdtEndPr/>
        <w:sdtContent>
          <w:r w:rsidRPr="00E04691">
            <w:rPr>
              <w:rFonts w:ascii="Times New Roman" w:hAnsi="Times New Roman" w:cs="Times New Roman"/>
              <w:u w:val="single"/>
            </w:rPr>
            <w:t>_</w:t>
          </w:r>
          <w:r w:rsidR="00094ABB">
            <w:rPr>
              <w:rFonts w:ascii="Times New Roman" w:hAnsi="Times New Roman" w:cs="Times New Roman"/>
              <w:u w:val="single"/>
            </w:rPr>
            <w:t>Not listed</w:t>
          </w:r>
          <w:r w:rsidRPr="00E04691">
            <w:rPr>
              <w:rFonts w:ascii="Times New Roman" w:hAnsi="Times New Roman" w:cs="Times New Roman"/>
              <w:u w:val="single"/>
            </w:rPr>
            <w:t>_</w:t>
          </w:r>
        </w:sdtContent>
      </w:sdt>
      <w:r w:rsidRPr="00E04691">
        <w:rPr>
          <w:rFonts w:ascii="Times New Roman" w:hAnsi="Times New Roman" w:cs="Times New Roman"/>
        </w:rPr>
        <w:t xml:space="preserve"> Marital Status </w:t>
      </w:r>
      <w:sdt>
        <w:sdtPr>
          <w:rPr>
            <w:rFonts w:ascii="Times New Roman" w:hAnsi="Times New Roman" w:cs="Times New Roman"/>
          </w:rPr>
          <w:id w:val="231286751"/>
          <w:placeholder>
            <w:docPart w:val="CEDA09085ADD494D92A51714D1130360"/>
          </w:placeholder>
        </w:sdtPr>
        <w:sdtEndPr/>
        <w:sdtContent>
          <w:r w:rsidRPr="00E04691">
            <w:rPr>
              <w:rFonts w:ascii="Times New Roman" w:hAnsi="Times New Roman" w:cs="Times New Roman"/>
              <w:u w:val="single"/>
            </w:rPr>
            <w:t>_</w:t>
          </w:r>
          <w:r w:rsidR="00094ABB">
            <w:rPr>
              <w:rFonts w:ascii="Times New Roman" w:hAnsi="Times New Roman" w:cs="Times New Roman"/>
              <w:u w:val="single"/>
            </w:rPr>
            <w:t>Widowed</w:t>
          </w:r>
          <w:r w:rsidRPr="00E04691">
            <w:rPr>
              <w:rFonts w:ascii="Times New Roman" w:hAnsi="Times New Roman" w:cs="Times New Roman"/>
              <w:u w:val="single"/>
            </w:rPr>
            <w:t>_</w:t>
          </w:r>
        </w:sdtContent>
      </w:sdt>
    </w:p>
    <w:p w14:paraId="37251B62" w14:textId="23217E46"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Admitting Diagnosis</w:t>
      </w:r>
      <w:r w:rsidR="009C4BDA" w:rsidRPr="00E04691">
        <w:rPr>
          <w:rFonts w:ascii="Times New Roman" w:hAnsi="Times New Roman" w:cs="Times New Roman"/>
        </w:rPr>
        <w:t xml:space="preserve"> &amp; any additional current</w:t>
      </w:r>
      <w:r w:rsidR="000A073D" w:rsidRPr="00E04691">
        <w:rPr>
          <w:rFonts w:ascii="Times New Roman" w:hAnsi="Times New Roman" w:cs="Times New Roman"/>
        </w:rPr>
        <w:t xml:space="preserve"> diagnos</w:t>
      </w:r>
      <w:r w:rsidR="008C1012">
        <w:rPr>
          <w:rFonts w:ascii="Times New Roman" w:hAnsi="Times New Roman" w:cs="Times New Roman"/>
        </w:rPr>
        <w:t>e</w:t>
      </w:r>
      <w:r w:rsidR="000A073D" w:rsidRPr="00E04691">
        <w:rPr>
          <w:rFonts w:ascii="Times New Roman" w:hAnsi="Times New Roman" w:cs="Times New Roman"/>
        </w:rPr>
        <w:t>s</w:t>
      </w:r>
      <w:r w:rsidRPr="00E04691">
        <w:rPr>
          <w:rFonts w:ascii="Times New Roman" w:hAnsi="Times New Roman" w:cs="Times New Roman"/>
        </w:rPr>
        <w:t xml:space="preserve">: </w:t>
      </w:r>
      <w:sdt>
        <w:sdtPr>
          <w:rPr>
            <w:rFonts w:ascii="Times New Roman" w:hAnsi="Times New Roman" w:cs="Times New Roman"/>
          </w:rPr>
          <w:id w:val="-557481155"/>
          <w:placeholder>
            <w:docPart w:val="CEDA09085ADD494D92A51714D1130360"/>
          </w:placeholder>
        </w:sdtPr>
        <w:sdtEndPr/>
        <w:sdtContent>
          <w:r w:rsidRPr="00E04691">
            <w:rPr>
              <w:rFonts w:ascii="Times New Roman" w:hAnsi="Times New Roman" w:cs="Times New Roman"/>
              <w:u w:val="single"/>
            </w:rPr>
            <w:t>_</w:t>
          </w:r>
          <w:r w:rsidR="00443BE9">
            <w:rPr>
              <w:rFonts w:ascii="Times New Roman" w:hAnsi="Times New Roman" w:cs="Times New Roman"/>
              <w:u w:val="single"/>
            </w:rPr>
            <w:t>Fall with nausea and vomiting, heart block</w:t>
          </w:r>
          <w:r w:rsidRPr="00E04691">
            <w:rPr>
              <w:rFonts w:ascii="Times New Roman" w:hAnsi="Times New Roman" w:cs="Times New Roman"/>
              <w:u w:val="single"/>
            </w:rPr>
            <w:t>_</w:t>
          </w:r>
        </w:sdtContent>
      </w:sdt>
    </w:p>
    <w:p w14:paraId="25984F3A" w14:textId="0A257174"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 xml:space="preserve">Co-Morbidities: </w:t>
      </w:r>
      <w:sdt>
        <w:sdtPr>
          <w:rPr>
            <w:rFonts w:ascii="Times New Roman" w:hAnsi="Times New Roman" w:cs="Times New Roman"/>
          </w:rPr>
          <w:id w:val="307359347"/>
          <w:placeholder>
            <w:docPart w:val="CEDA09085ADD494D92A51714D1130360"/>
          </w:placeholder>
        </w:sdtPr>
        <w:sdtEndPr/>
        <w:sdtContent>
          <w:r w:rsidRPr="00E04691">
            <w:rPr>
              <w:rFonts w:ascii="Times New Roman" w:hAnsi="Times New Roman" w:cs="Times New Roman"/>
              <w:u w:val="single"/>
            </w:rPr>
            <w:t>_</w:t>
          </w:r>
          <w:r w:rsidR="00B31729">
            <w:rPr>
              <w:rFonts w:ascii="Times New Roman" w:hAnsi="Times New Roman" w:cs="Times New Roman"/>
              <w:u w:val="single"/>
            </w:rPr>
            <w:t xml:space="preserve">Bilateral blindness, CAD, Chronic </w:t>
          </w:r>
          <w:r w:rsidR="00133BF9">
            <w:rPr>
              <w:rFonts w:ascii="Times New Roman" w:hAnsi="Times New Roman" w:cs="Times New Roman"/>
              <w:u w:val="single"/>
            </w:rPr>
            <w:t>neuropathic pain, dementia, HTN, sundown syndrome</w:t>
          </w:r>
          <w:r w:rsidRPr="00E04691">
            <w:rPr>
              <w:rFonts w:ascii="Times New Roman" w:hAnsi="Times New Roman" w:cs="Times New Roman"/>
              <w:u w:val="single"/>
            </w:rPr>
            <w:t>_</w:t>
          </w:r>
        </w:sdtContent>
      </w:sdt>
    </w:p>
    <w:p w14:paraId="5F2428A1" w14:textId="259D0F7B"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 xml:space="preserve">Date of Admission: </w:t>
      </w:r>
      <w:sdt>
        <w:sdtPr>
          <w:rPr>
            <w:rFonts w:ascii="Times New Roman" w:hAnsi="Times New Roman" w:cs="Times New Roman"/>
          </w:rPr>
          <w:id w:val="847142687"/>
          <w:placeholder>
            <w:docPart w:val="CEDA09085ADD494D92A51714D1130360"/>
          </w:placeholder>
        </w:sdtPr>
        <w:sdtEndPr/>
        <w:sdtContent>
          <w:r w:rsidRPr="00E04691">
            <w:rPr>
              <w:rFonts w:ascii="Times New Roman" w:hAnsi="Times New Roman" w:cs="Times New Roman"/>
              <w:u w:val="single"/>
            </w:rPr>
            <w:t>_</w:t>
          </w:r>
          <w:r w:rsidR="00FE0770">
            <w:rPr>
              <w:rFonts w:ascii="Times New Roman" w:hAnsi="Times New Roman" w:cs="Times New Roman"/>
              <w:u w:val="single"/>
            </w:rPr>
            <w:t>3/8/26</w:t>
          </w:r>
          <w:r w:rsidRPr="00E04691">
            <w:rPr>
              <w:rFonts w:ascii="Times New Roman" w:hAnsi="Times New Roman" w:cs="Times New Roman"/>
              <w:u w:val="single"/>
            </w:rPr>
            <w:t>_</w:t>
          </w:r>
        </w:sdtContent>
      </w:sdt>
      <w:r w:rsidRPr="00E04691">
        <w:rPr>
          <w:rFonts w:ascii="Times New Roman" w:hAnsi="Times New Roman" w:cs="Times New Roman"/>
        </w:rPr>
        <w:t xml:space="preserve"> Date of Surgery: </w:t>
      </w:r>
      <w:sdt>
        <w:sdtPr>
          <w:rPr>
            <w:rFonts w:ascii="Times New Roman" w:hAnsi="Times New Roman" w:cs="Times New Roman"/>
          </w:rPr>
          <w:id w:val="1973170385"/>
          <w:placeholder>
            <w:docPart w:val="CEDA09085ADD494D92A51714D1130360"/>
          </w:placeholder>
        </w:sdtPr>
        <w:sdtEndPr/>
        <w:sdtContent>
          <w:r w:rsidRPr="00E04691">
            <w:rPr>
              <w:rFonts w:ascii="Times New Roman" w:hAnsi="Times New Roman" w:cs="Times New Roman"/>
            </w:rPr>
            <w:t>_</w:t>
          </w:r>
          <w:r w:rsidR="00FE0770">
            <w:rPr>
              <w:rFonts w:ascii="Times New Roman" w:hAnsi="Times New Roman" w:cs="Times New Roman"/>
            </w:rPr>
            <w:t>not listed</w:t>
          </w:r>
          <w:r w:rsidRPr="00E04691">
            <w:rPr>
              <w:rFonts w:ascii="Times New Roman" w:hAnsi="Times New Roman" w:cs="Times New Roman"/>
            </w:rPr>
            <w:t>_</w:t>
          </w:r>
        </w:sdtContent>
      </w:sdt>
      <w:r w:rsidRPr="00E04691">
        <w:rPr>
          <w:rFonts w:ascii="Times New Roman" w:hAnsi="Times New Roman" w:cs="Times New Roman"/>
        </w:rPr>
        <w:t xml:space="preserve"> Allergies: </w:t>
      </w:r>
      <w:sdt>
        <w:sdtPr>
          <w:rPr>
            <w:rFonts w:ascii="Times New Roman" w:hAnsi="Times New Roman" w:cs="Times New Roman"/>
          </w:rPr>
          <w:id w:val="478194830"/>
          <w:placeholder>
            <w:docPart w:val="CEDA09085ADD494D92A51714D1130360"/>
          </w:placeholder>
        </w:sdtPr>
        <w:sdtEndPr/>
        <w:sdtContent>
          <w:r w:rsidRPr="00E04691">
            <w:rPr>
              <w:rFonts w:ascii="Times New Roman" w:hAnsi="Times New Roman" w:cs="Times New Roman"/>
              <w:u w:val="single"/>
            </w:rPr>
            <w:t>_</w:t>
          </w:r>
          <w:r w:rsidR="00FE0770">
            <w:rPr>
              <w:rFonts w:ascii="Times New Roman" w:hAnsi="Times New Roman" w:cs="Times New Roman"/>
              <w:u w:val="single"/>
            </w:rPr>
            <w:t>Promethazine</w:t>
          </w:r>
          <w:r w:rsidRPr="00E04691">
            <w:rPr>
              <w:rFonts w:ascii="Times New Roman" w:hAnsi="Times New Roman" w:cs="Times New Roman"/>
              <w:u w:val="single"/>
            </w:rPr>
            <w:t>_</w:t>
          </w:r>
        </w:sdtContent>
      </w:sdt>
    </w:p>
    <w:p w14:paraId="09378A0C" w14:textId="1754D09E"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ind w:left="270" w:hanging="270"/>
        <w:rPr>
          <w:rFonts w:ascii="Times New Roman" w:hAnsi="Times New Roman" w:cs="Times New Roman"/>
        </w:rPr>
      </w:pPr>
      <w:r w:rsidRPr="00E04691">
        <w:rPr>
          <w:rFonts w:ascii="Times New Roman" w:hAnsi="Times New Roman" w:cs="Times New Roman"/>
        </w:rPr>
        <w:t xml:space="preserve">Code Status: </w:t>
      </w:r>
      <w:sdt>
        <w:sdtPr>
          <w:rPr>
            <w:rFonts w:ascii="Times New Roman" w:hAnsi="Times New Roman" w:cs="Times New Roman"/>
          </w:rPr>
          <w:id w:val="601850499"/>
          <w:placeholder>
            <w:docPart w:val="CEDA09085ADD494D92A51714D1130360"/>
          </w:placeholder>
        </w:sdtPr>
        <w:sdtEndPr/>
        <w:sdtContent>
          <w:r w:rsidRPr="00E04691">
            <w:rPr>
              <w:rFonts w:ascii="Times New Roman" w:hAnsi="Times New Roman" w:cs="Times New Roman"/>
              <w:u w:val="single"/>
            </w:rPr>
            <w:t>_</w:t>
          </w:r>
          <w:r w:rsidR="00FE0770">
            <w:rPr>
              <w:rFonts w:ascii="Times New Roman" w:hAnsi="Times New Roman" w:cs="Times New Roman"/>
              <w:u w:val="single"/>
            </w:rPr>
            <w:t>DNR, DNI</w:t>
          </w:r>
          <w:r w:rsidRPr="00E04691">
            <w:rPr>
              <w:rFonts w:ascii="Times New Roman" w:hAnsi="Times New Roman" w:cs="Times New Roman"/>
              <w:u w:val="single"/>
            </w:rPr>
            <w:t>_</w:t>
          </w:r>
        </w:sdtContent>
      </w:sdt>
      <w:r w:rsidRPr="00E04691">
        <w:rPr>
          <w:rFonts w:ascii="Times New Roman" w:hAnsi="Times New Roman" w:cs="Times New Roman"/>
        </w:rPr>
        <w:t xml:space="preserve"> Mental Status: </w:t>
      </w:r>
      <w:sdt>
        <w:sdtPr>
          <w:rPr>
            <w:rFonts w:ascii="Times New Roman" w:hAnsi="Times New Roman" w:cs="Times New Roman"/>
          </w:rPr>
          <w:id w:val="647405190"/>
          <w:placeholder>
            <w:docPart w:val="CEDA09085ADD494D92A51714D1130360"/>
          </w:placeholder>
        </w:sdtPr>
        <w:sdtEndPr/>
        <w:sdtContent>
          <w:r w:rsidRPr="00E04691">
            <w:rPr>
              <w:rFonts w:ascii="Times New Roman" w:hAnsi="Times New Roman" w:cs="Times New Roman"/>
              <w:u w:val="single"/>
            </w:rPr>
            <w:t>_</w:t>
          </w:r>
          <w:r w:rsidR="00FE0770">
            <w:rPr>
              <w:rFonts w:ascii="Times New Roman" w:hAnsi="Times New Roman" w:cs="Times New Roman"/>
              <w:u w:val="single"/>
            </w:rPr>
            <w:t>A&amp;O</w:t>
          </w:r>
          <w:r w:rsidR="00265061">
            <w:rPr>
              <w:rFonts w:ascii="Times New Roman" w:hAnsi="Times New Roman" w:cs="Times New Roman"/>
              <w:u w:val="single"/>
            </w:rPr>
            <w:t>x2</w:t>
          </w:r>
        </w:sdtContent>
      </w:sdt>
    </w:p>
    <w:p w14:paraId="32B7B4DE" w14:textId="77777777"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b/>
        </w:rPr>
      </w:pPr>
      <w:r w:rsidRPr="00E04691">
        <w:rPr>
          <w:rFonts w:ascii="Times New Roman" w:hAnsi="Times New Roman" w:cs="Times New Roman"/>
          <w:b/>
        </w:rPr>
        <w:t>B.  Activity and Nutrition</w:t>
      </w:r>
    </w:p>
    <w:p w14:paraId="4CA27F91" w14:textId="5F83176A"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Diet order: </w:t>
      </w:r>
      <w:sdt>
        <w:sdtPr>
          <w:rPr>
            <w:rFonts w:ascii="Times New Roman" w:hAnsi="Times New Roman" w:cs="Times New Roman"/>
          </w:rPr>
          <w:id w:val="234364957"/>
          <w:placeholder>
            <w:docPart w:val="CEDA09085ADD494D92A51714D1130360"/>
          </w:placeholder>
        </w:sdtPr>
        <w:sdtEndPr/>
        <w:sdtContent>
          <w:r w:rsidRPr="00E04691">
            <w:rPr>
              <w:rFonts w:ascii="Times New Roman" w:hAnsi="Times New Roman" w:cs="Times New Roman"/>
              <w:u w:val="single"/>
            </w:rPr>
            <w:t>_</w:t>
          </w:r>
          <w:r w:rsidR="00265061">
            <w:rPr>
              <w:rFonts w:ascii="Times New Roman" w:hAnsi="Times New Roman" w:cs="Times New Roman"/>
              <w:u w:val="single"/>
            </w:rPr>
            <w:t>NPO</w:t>
          </w:r>
          <w:r w:rsidRPr="00E04691">
            <w:rPr>
              <w:rFonts w:ascii="Times New Roman" w:hAnsi="Times New Roman" w:cs="Times New Roman"/>
              <w:u w:val="single"/>
            </w:rPr>
            <w:t>_</w:t>
          </w:r>
        </w:sdtContent>
      </w:sdt>
      <w:r w:rsidRPr="00E04691">
        <w:rPr>
          <w:rFonts w:ascii="Times New Roman" w:hAnsi="Times New Roman" w:cs="Times New Roman"/>
        </w:rPr>
        <w:t xml:space="preserve"> Route/Rate</w:t>
      </w:r>
      <w:r w:rsidR="00FF7846">
        <w:rPr>
          <w:rFonts w:ascii="Times New Roman" w:hAnsi="Times New Roman" w:cs="Times New Roman"/>
        </w:rPr>
        <w:t>,</w:t>
      </w:r>
      <w:r w:rsidR="000A073D" w:rsidRPr="00E04691">
        <w:rPr>
          <w:rFonts w:ascii="Times New Roman" w:hAnsi="Times New Roman" w:cs="Times New Roman"/>
        </w:rPr>
        <w:t xml:space="preserve"> if enteral</w:t>
      </w:r>
      <w:r w:rsidRPr="00E04691">
        <w:rPr>
          <w:rFonts w:ascii="Times New Roman" w:hAnsi="Times New Roman" w:cs="Times New Roman"/>
        </w:rPr>
        <w:t xml:space="preserve">: </w:t>
      </w:r>
      <w:sdt>
        <w:sdtPr>
          <w:rPr>
            <w:rFonts w:ascii="Times New Roman" w:hAnsi="Times New Roman" w:cs="Times New Roman"/>
          </w:rPr>
          <w:id w:val="-130642392"/>
          <w:placeholder>
            <w:docPart w:val="13C62CCC7D41BB489C4BAAB9D7C2E461"/>
          </w:placeholder>
        </w:sdtPr>
        <w:sdtEndPr/>
        <w:sdtContent>
          <w:r w:rsidRPr="00E04691">
            <w:rPr>
              <w:rFonts w:ascii="Times New Roman" w:hAnsi="Times New Roman" w:cs="Times New Roman"/>
              <w:u w:val="single"/>
            </w:rPr>
            <w:t>__</w:t>
          </w:r>
        </w:sdtContent>
      </w:sdt>
      <w:r w:rsidRPr="00E04691">
        <w:rPr>
          <w:rFonts w:ascii="Times New Roman" w:hAnsi="Times New Roman" w:cs="Times New Roman"/>
        </w:rPr>
        <w:t xml:space="preserve"> Last W</w:t>
      </w:r>
      <w:r w:rsidR="007F6EB7">
        <w:rPr>
          <w:rFonts w:ascii="Times New Roman" w:hAnsi="Times New Roman" w:cs="Times New Roman"/>
        </w:rPr>
        <w:t>eigh</w:t>
      </w:r>
      <w:r w:rsidRPr="00E04691">
        <w:rPr>
          <w:rFonts w:ascii="Times New Roman" w:hAnsi="Times New Roman" w:cs="Times New Roman"/>
        </w:rPr>
        <w:t xml:space="preserve">t: </w:t>
      </w:r>
      <w:sdt>
        <w:sdtPr>
          <w:rPr>
            <w:rFonts w:ascii="Times New Roman" w:hAnsi="Times New Roman" w:cs="Times New Roman"/>
          </w:rPr>
          <w:id w:val="-1323350574"/>
          <w:placeholder>
            <w:docPart w:val="9155D2FCCBC1B940865283E32AF00F36"/>
          </w:placeholder>
        </w:sdtPr>
        <w:sdtEndPr/>
        <w:sdtContent>
          <w:r w:rsidRPr="00E04691">
            <w:rPr>
              <w:rFonts w:ascii="Times New Roman" w:hAnsi="Times New Roman" w:cs="Times New Roman"/>
              <w:u w:val="single"/>
            </w:rPr>
            <w:t>_</w:t>
          </w:r>
          <w:r w:rsidR="00265061">
            <w:rPr>
              <w:rFonts w:ascii="Times New Roman" w:hAnsi="Times New Roman" w:cs="Times New Roman"/>
              <w:u w:val="single"/>
            </w:rPr>
            <w:t>Not listed</w:t>
          </w:r>
          <w:r w:rsidRPr="00E04691">
            <w:rPr>
              <w:rFonts w:ascii="Times New Roman" w:hAnsi="Times New Roman" w:cs="Times New Roman"/>
              <w:u w:val="single"/>
            </w:rPr>
            <w:t>_</w:t>
          </w:r>
        </w:sdtContent>
      </w:sdt>
    </w:p>
    <w:p w14:paraId="1104AC21" w14:textId="54878B6A"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Level of Activity (bedrest, up ad lib, </w:t>
      </w:r>
      <w:r w:rsidR="00390239">
        <w:rPr>
          <w:rFonts w:ascii="Times New Roman" w:hAnsi="Times New Roman" w:cs="Times New Roman"/>
        </w:rPr>
        <w:t>bathroom privileges (BRP)</w:t>
      </w:r>
      <w:r w:rsidRPr="00E04691">
        <w:rPr>
          <w:rFonts w:ascii="Times New Roman" w:hAnsi="Times New Roman" w:cs="Times New Roman"/>
        </w:rPr>
        <w:t xml:space="preserve">, turning): </w:t>
      </w:r>
      <w:sdt>
        <w:sdtPr>
          <w:rPr>
            <w:rFonts w:ascii="Times New Roman" w:hAnsi="Times New Roman" w:cs="Times New Roman"/>
          </w:rPr>
          <w:id w:val="-91860486"/>
          <w:placeholder>
            <w:docPart w:val="26CE16F88372D346902A8295B3469ED4"/>
          </w:placeholder>
        </w:sdtPr>
        <w:sdtEndPr/>
        <w:sdtContent>
          <w:r w:rsidRPr="00E04691">
            <w:rPr>
              <w:rFonts w:ascii="Times New Roman" w:hAnsi="Times New Roman" w:cs="Times New Roman"/>
              <w:u w:val="single"/>
            </w:rPr>
            <w:t>_</w:t>
          </w:r>
          <w:r w:rsidR="00265061">
            <w:rPr>
              <w:rFonts w:ascii="Times New Roman" w:hAnsi="Times New Roman" w:cs="Times New Roman"/>
              <w:u w:val="single"/>
            </w:rPr>
            <w:t>Bedrest</w:t>
          </w:r>
          <w:r w:rsidRPr="00E04691">
            <w:rPr>
              <w:rFonts w:ascii="Times New Roman" w:hAnsi="Times New Roman" w:cs="Times New Roman"/>
              <w:u w:val="single"/>
            </w:rPr>
            <w:t>_</w:t>
          </w:r>
        </w:sdtContent>
      </w:sdt>
    </w:p>
    <w:p w14:paraId="7B4C2847" w14:textId="2B143C19"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Level of self-care: </w:t>
      </w:r>
      <w:sdt>
        <w:sdtPr>
          <w:rPr>
            <w:rFonts w:ascii="Times New Roman" w:hAnsi="Times New Roman" w:cs="Times New Roman"/>
          </w:rPr>
          <w:id w:val="-1307155125"/>
          <w:placeholder>
            <w:docPart w:val="9CFD3AB0F4EFAE4AA0B60F38BAFC0CEE"/>
          </w:placeholder>
        </w:sdtPr>
        <w:sdtEndPr/>
        <w:sdtContent>
          <w:r w:rsidRPr="00E04691">
            <w:rPr>
              <w:rFonts w:ascii="Times New Roman" w:hAnsi="Times New Roman" w:cs="Times New Roman"/>
              <w:u w:val="single"/>
            </w:rPr>
            <w:t>_</w:t>
          </w:r>
          <w:r w:rsidR="005B2CCD">
            <w:rPr>
              <w:rFonts w:ascii="Times New Roman" w:hAnsi="Times New Roman" w:cs="Times New Roman"/>
              <w:u w:val="single"/>
            </w:rPr>
            <w:t>Assisted</w:t>
          </w:r>
          <w:r w:rsidRPr="00E04691">
            <w:rPr>
              <w:rFonts w:ascii="Times New Roman" w:hAnsi="Times New Roman" w:cs="Times New Roman"/>
              <w:u w:val="single"/>
            </w:rPr>
            <w:t>_</w:t>
          </w:r>
        </w:sdtContent>
      </w:sdt>
    </w:p>
    <w:p w14:paraId="33B23822" w14:textId="77777777"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b/>
        </w:rPr>
      </w:pPr>
      <w:r w:rsidRPr="00E04691">
        <w:rPr>
          <w:rFonts w:ascii="Times New Roman" w:hAnsi="Times New Roman" w:cs="Times New Roman"/>
          <w:b/>
        </w:rPr>
        <w:t>C.  Nursing Care</w:t>
      </w:r>
    </w:p>
    <w:p w14:paraId="2AB50A52" w14:textId="4FB69608" w:rsidR="00C43D62" w:rsidRDefault="00C43D62"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Pr>
          <w:rFonts w:ascii="Times New Roman" w:hAnsi="Times New Roman" w:cs="Times New Roman"/>
        </w:rPr>
        <w:t>Indwelling tubes or bowel/urinary diversions</w:t>
      </w:r>
      <w:r w:rsidR="00A61EAA" w:rsidRPr="00E04691">
        <w:rPr>
          <w:rFonts w:ascii="Times New Roman" w:hAnsi="Times New Roman" w:cs="Times New Roman"/>
        </w:rPr>
        <w:t xml:space="preserve"> (foley, NGT, JP</w:t>
      </w:r>
      <w:r>
        <w:rPr>
          <w:rFonts w:ascii="Times New Roman" w:hAnsi="Times New Roman" w:cs="Times New Roman"/>
        </w:rPr>
        <w:t xml:space="preserve"> drain</w:t>
      </w:r>
      <w:r w:rsidR="00A61EAA" w:rsidRPr="00E04691">
        <w:rPr>
          <w:rFonts w:ascii="Times New Roman" w:hAnsi="Times New Roman" w:cs="Times New Roman"/>
        </w:rPr>
        <w:t xml:space="preserve">, </w:t>
      </w:r>
      <w:r>
        <w:rPr>
          <w:rFonts w:ascii="Times New Roman" w:hAnsi="Times New Roman" w:cs="Times New Roman"/>
        </w:rPr>
        <w:t>ostomy</w:t>
      </w:r>
      <w:r w:rsidR="00A61EAA" w:rsidRPr="00E04691">
        <w:rPr>
          <w:rFonts w:ascii="Times New Roman" w:hAnsi="Times New Roman" w:cs="Times New Roman"/>
        </w:rPr>
        <w:t xml:space="preserve">, etc.): </w:t>
      </w:r>
      <w:sdt>
        <w:sdtPr>
          <w:rPr>
            <w:rFonts w:ascii="Times New Roman" w:hAnsi="Times New Roman" w:cs="Times New Roman"/>
          </w:rPr>
          <w:id w:val="-1971428640"/>
          <w:placeholder>
            <w:docPart w:val="CEDA09085ADD494D92A51714D1130360"/>
          </w:placeholder>
        </w:sdtPr>
        <w:sdtEndPr/>
        <w:sdtContent>
          <w:r w:rsidR="00A61EAA" w:rsidRPr="00E04691">
            <w:rPr>
              <w:rFonts w:ascii="Times New Roman" w:hAnsi="Times New Roman" w:cs="Times New Roman"/>
              <w:u w:val="single"/>
            </w:rPr>
            <w:t>_</w:t>
          </w:r>
          <w:r w:rsidR="00C043D6">
            <w:rPr>
              <w:rFonts w:ascii="Times New Roman" w:hAnsi="Times New Roman" w:cs="Times New Roman"/>
              <w:u w:val="single"/>
            </w:rPr>
            <w:t>Not listed</w:t>
          </w:r>
          <w:r w:rsidR="00A61EAA" w:rsidRPr="00E04691">
            <w:rPr>
              <w:rFonts w:ascii="Times New Roman" w:hAnsi="Times New Roman" w:cs="Times New Roman"/>
              <w:u w:val="single"/>
            </w:rPr>
            <w:t>_</w:t>
          </w:r>
        </w:sdtContent>
      </w:sdt>
    </w:p>
    <w:p w14:paraId="5720526E" w14:textId="0213D85C" w:rsidR="00A61EAA" w:rsidRPr="00E04691" w:rsidRDefault="00C43D62"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Pr>
          <w:rFonts w:ascii="Times New Roman" w:hAnsi="Times New Roman" w:cs="Times New Roman"/>
        </w:rPr>
        <w:t xml:space="preserve">Enteral </w:t>
      </w:r>
      <w:r w:rsidR="00A61EAA" w:rsidRPr="00E04691">
        <w:rPr>
          <w:rFonts w:ascii="Times New Roman" w:hAnsi="Times New Roman" w:cs="Times New Roman"/>
        </w:rPr>
        <w:t xml:space="preserve">Flushes: </w:t>
      </w:r>
      <w:sdt>
        <w:sdtPr>
          <w:rPr>
            <w:rFonts w:ascii="Times New Roman" w:hAnsi="Times New Roman" w:cs="Times New Roman"/>
          </w:rPr>
          <w:id w:val="-489020182"/>
          <w:placeholder>
            <w:docPart w:val="B8DC8E9C7AAE3A41B2A11FEE9E3F1048"/>
          </w:placeholder>
        </w:sdtPr>
        <w:sdtEndPr/>
        <w:sdtContent>
          <w:r w:rsidR="00A61EAA" w:rsidRPr="00E04691">
            <w:rPr>
              <w:rFonts w:ascii="Times New Roman" w:hAnsi="Times New Roman" w:cs="Times New Roman"/>
              <w:u w:val="single"/>
            </w:rPr>
            <w:t>_</w:t>
          </w:r>
          <w:r w:rsidR="00C043D6">
            <w:rPr>
              <w:rFonts w:ascii="Times New Roman" w:hAnsi="Times New Roman" w:cs="Times New Roman"/>
              <w:u w:val="single"/>
            </w:rPr>
            <w:t>not listed</w:t>
          </w:r>
          <w:r w:rsidR="00A61EAA" w:rsidRPr="00E04691">
            <w:rPr>
              <w:rFonts w:ascii="Times New Roman" w:hAnsi="Times New Roman" w:cs="Times New Roman"/>
              <w:u w:val="single"/>
            </w:rPr>
            <w:t>_</w:t>
          </w:r>
        </w:sdtContent>
      </w:sdt>
    </w:p>
    <w:p w14:paraId="0E073D40" w14:textId="7646C668"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Wound care/Dressing (be specific): </w:t>
      </w:r>
      <w:sdt>
        <w:sdtPr>
          <w:rPr>
            <w:rFonts w:ascii="Times New Roman" w:hAnsi="Times New Roman" w:cs="Times New Roman"/>
          </w:rPr>
          <w:id w:val="-898280478"/>
          <w:placeholder>
            <w:docPart w:val="DDE035A7D26E974B875B6E005B96E552"/>
          </w:placeholder>
        </w:sdtPr>
        <w:sdtEndPr/>
        <w:sdtContent>
          <w:r w:rsidRPr="00E04691">
            <w:rPr>
              <w:rFonts w:ascii="Times New Roman" w:hAnsi="Times New Roman" w:cs="Times New Roman"/>
              <w:u w:val="single"/>
            </w:rPr>
            <w:t>_</w:t>
          </w:r>
          <w:r w:rsidR="00C043D6">
            <w:rPr>
              <w:rFonts w:ascii="Times New Roman" w:hAnsi="Times New Roman" w:cs="Times New Roman"/>
              <w:u w:val="single"/>
            </w:rPr>
            <w:t>Not listed</w:t>
          </w:r>
          <w:r w:rsidRPr="00E04691">
            <w:rPr>
              <w:rFonts w:ascii="Times New Roman" w:hAnsi="Times New Roman" w:cs="Times New Roman"/>
              <w:u w:val="single"/>
            </w:rPr>
            <w:t>_</w:t>
          </w:r>
        </w:sdtContent>
      </w:sdt>
    </w:p>
    <w:p w14:paraId="46C57A52" w14:textId="7C397A17"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IV </w:t>
      </w:r>
      <w:r w:rsidR="00F205EE">
        <w:rPr>
          <w:rFonts w:ascii="Times New Roman" w:hAnsi="Times New Roman" w:cs="Times New Roman"/>
        </w:rPr>
        <w:t xml:space="preserve">and/or dialysis </w:t>
      </w:r>
      <w:r w:rsidRPr="00E04691">
        <w:rPr>
          <w:rFonts w:ascii="Times New Roman" w:hAnsi="Times New Roman" w:cs="Times New Roman"/>
        </w:rPr>
        <w:t>access (</w:t>
      </w:r>
      <w:r w:rsidR="00F205EE">
        <w:rPr>
          <w:rFonts w:ascii="Times New Roman" w:hAnsi="Times New Roman" w:cs="Times New Roman"/>
        </w:rPr>
        <w:t>type,</w:t>
      </w:r>
      <w:r w:rsidRPr="00E04691">
        <w:rPr>
          <w:rFonts w:ascii="Times New Roman" w:hAnsi="Times New Roman" w:cs="Times New Roman"/>
        </w:rPr>
        <w:t xml:space="preserve"> location, care</w:t>
      </w:r>
      <w:r w:rsidR="00F205EE">
        <w:rPr>
          <w:rFonts w:ascii="Times New Roman" w:hAnsi="Times New Roman" w:cs="Times New Roman"/>
        </w:rPr>
        <w:t>)</w:t>
      </w:r>
      <w:r w:rsidRPr="00E04691">
        <w:rPr>
          <w:rFonts w:ascii="Times New Roman" w:hAnsi="Times New Roman" w:cs="Times New Roman"/>
        </w:rPr>
        <w:t xml:space="preserve">: </w:t>
      </w:r>
      <w:sdt>
        <w:sdtPr>
          <w:rPr>
            <w:rFonts w:ascii="Times New Roman" w:hAnsi="Times New Roman" w:cs="Times New Roman"/>
          </w:rPr>
          <w:id w:val="-701244315"/>
          <w:placeholder>
            <w:docPart w:val="59A87C48E42C2A499CD95C1BCF3C35DD"/>
          </w:placeholder>
        </w:sdtPr>
        <w:sdtEndPr/>
        <w:sdtContent>
          <w:r w:rsidRPr="00E04691">
            <w:rPr>
              <w:rFonts w:ascii="Times New Roman" w:hAnsi="Times New Roman" w:cs="Times New Roman"/>
              <w:u w:val="single"/>
            </w:rPr>
            <w:t>_</w:t>
          </w:r>
          <w:r w:rsidR="00C043D6">
            <w:rPr>
              <w:rFonts w:ascii="Times New Roman" w:hAnsi="Times New Roman" w:cs="Times New Roman"/>
              <w:u w:val="single"/>
            </w:rPr>
            <w:t>Not listed</w:t>
          </w:r>
          <w:r w:rsidRPr="00E04691">
            <w:rPr>
              <w:rFonts w:ascii="Times New Roman" w:hAnsi="Times New Roman" w:cs="Times New Roman"/>
              <w:u w:val="single"/>
            </w:rPr>
            <w:t>_</w:t>
          </w:r>
        </w:sdtContent>
      </w:sdt>
    </w:p>
    <w:p w14:paraId="20F26CDD" w14:textId="624990B5" w:rsidR="00A61EAA" w:rsidRPr="00E04691" w:rsidRDefault="00C64DA3"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Pr>
          <w:rFonts w:ascii="Times New Roman" w:hAnsi="Times New Roman" w:cs="Times New Roman"/>
        </w:rPr>
        <w:t xml:space="preserve">Continuous </w:t>
      </w:r>
      <w:r w:rsidR="00A61EAA" w:rsidRPr="00E04691">
        <w:rPr>
          <w:rFonts w:ascii="Times New Roman" w:hAnsi="Times New Roman" w:cs="Times New Roman"/>
        </w:rPr>
        <w:t xml:space="preserve">IVF: </w:t>
      </w:r>
      <w:sdt>
        <w:sdtPr>
          <w:rPr>
            <w:rFonts w:ascii="Times New Roman" w:hAnsi="Times New Roman" w:cs="Times New Roman"/>
          </w:rPr>
          <w:id w:val="1207219435"/>
          <w:placeholder>
            <w:docPart w:val="171E6A3BCB50AC4D9D4324A73362864E"/>
          </w:placeholder>
        </w:sdtPr>
        <w:sdtEndPr/>
        <w:sdtContent>
          <w:r w:rsidR="00A61EAA" w:rsidRPr="00E04691">
            <w:rPr>
              <w:rFonts w:ascii="Times New Roman" w:hAnsi="Times New Roman" w:cs="Times New Roman"/>
              <w:u w:val="single"/>
            </w:rPr>
            <w:t>_</w:t>
          </w:r>
          <w:r w:rsidR="000E3AD2">
            <w:rPr>
              <w:rFonts w:ascii="Times New Roman" w:hAnsi="Times New Roman" w:cs="Times New Roman"/>
              <w:u w:val="single"/>
            </w:rPr>
            <w:t>Not listed</w:t>
          </w:r>
          <w:r w:rsidR="00A61EAA" w:rsidRPr="00E04691">
            <w:rPr>
              <w:rFonts w:ascii="Times New Roman" w:hAnsi="Times New Roman" w:cs="Times New Roman"/>
              <w:u w:val="single"/>
            </w:rPr>
            <w:t>_</w:t>
          </w:r>
        </w:sdtContent>
      </w:sdt>
      <w:r w:rsidR="00A61EAA" w:rsidRPr="00E04691">
        <w:rPr>
          <w:rFonts w:ascii="Times New Roman" w:hAnsi="Times New Roman" w:cs="Times New Roman"/>
        </w:rPr>
        <w:t xml:space="preserve"> @ </w:t>
      </w:r>
      <w:sdt>
        <w:sdtPr>
          <w:rPr>
            <w:rFonts w:ascii="Times New Roman" w:hAnsi="Times New Roman" w:cs="Times New Roman"/>
          </w:rPr>
          <w:id w:val="1573857604"/>
          <w:placeholder>
            <w:docPart w:val="8979AA569BBDFB40A24DBB665870628A"/>
          </w:placeholder>
        </w:sdtPr>
        <w:sdtEndPr/>
        <w:sdtContent>
          <w:r w:rsidR="00A61EAA" w:rsidRPr="00E04691">
            <w:rPr>
              <w:rFonts w:ascii="Times New Roman" w:hAnsi="Times New Roman" w:cs="Times New Roman"/>
              <w:u w:val="single"/>
            </w:rPr>
            <w:t>__</w:t>
          </w:r>
        </w:sdtContent>
      </w:sdt>
      <w:r w:rsidR="00A61EAA" w:rsidRPr="00E04691">
        <w:rPr>
          <w:rFonts w:ascii="Times New Roman" w:hAnsi="Times New Roman" w:cs="Times New Roman"/>
        </w:rPr>
        <w:t xml:space="preserve"> mL/</w:t>
      </w:r>
      <w:proofErr w:type="spellStart"/>
      <w:proofErr w:type="gramStart"/>
      <w:r w:rsidR="00A61EAA" w:rsidRPr="00E04691">
        <w:rPr>
          <w:rFonts w:ascii="Times New Roman" w:hAnsi="Times New Roman" w:cs="Times New Roman"/>
        </w:rPr>
        <w:t>hr</w:t>
      </w:r>
      <w:proofErr w:type="spellEnd"/>
      <w:r w:rsidR="00A61EAA" w:rsidRPr="00E04691">
        <w:rPr>
          <w:rFonts w:ascii="Times New Roman" w:hAnsi="Times New Roman" w:cs="Times New Roman"/>
        </w:rPr>
        <w:t xml:space="preserve">  Saline</w:t>
      </w:r>
      <w:proofErr w:type="gramEnd"/>
      <w:r w:rsidR="00A61EAA" w:rsidRPr="00E04691">
        <w:rPr>
          <w:rFonts w:ascii="Times New Roman" w:hAnsi="Times New Roman" w:cs="Times New Roman"/>
        </w:rPr>
        <w:t xml:space="preserve"> Lock? </w:t>
      </w:r>
      <w:sdt>
        <w:sdtPr>
          <w:rPr>
            <w:rFonts w:ascii="Times New Roman" w:hAnsi="Times New Roman" w:cs="Times New Roman"/>
          </w:rPr>
          <w:id w:val="988830684"/>
          <w:placeholder>
            <w:docPart w:val="03EBC52E94E9924D9B84179E24E79FB7"/>
          </w:placeholder>
        </w:sdtPr>
        <w:sdtEndPr/>
        <w:sdtContent>
          <w:r w:rsidR="00A61EAA" w:rsidRPr="00E04691">
            <w:rPr>
              <w:rFonts w:ascii="Times New Roman" w:hAnsi="Times New Roman" w:cs="Times New Roman"/>
              <w:u w:val="single"/>
            </w:rPr>
            <w:t>__</w:t>
          </w:r>
        </w:sdtContent>
      </w:sdt>
      <w:r w:rsidR="00A61EAA" w:rsidRPr="00E04691">
        <w:rPr>
          <w:rFonts w:ascii="Times New Roman" w:hAnsi="Times New Roman" w:cs="Times New Roman"/>
        </w:rPr>
        <w:t xml:space="preserve"> TPN? </w:t>
      </w:r>
      <w:sdt>
        <w:sdtPr>
          <w:rPr>
            <w:rFonts w:ascii="Times New Roman" w:hAnsi="Times New Roman" w:cs="Times New Roman"/>
          </w:rPr>
          <w:id w:val="420145526"/>
          <w:placeholder>
            <w:docPart w:val="0B8EBE2E7A7B6A478CE592CD0A24A5EA"/>
          </w:placeholder>
        </w:sdtPr>
        <w:sdtEndPr/>
        <w:sdtContent>
          <w:r w:rsidR="00A61EAA" w:rsidRPr="00E04691">
            <w:rPr>
              <w:rFonts w:ascii="Times New Roman" w:hAnsi="Times New Roman" w:cs="Times New Roman"/>
              <w:u w:val="single"/>
            </w:rPr>
            <w:t>__</w:t>
          </w:r>
        </w:sdtContent>
      </w:sdt>
    </w:p>
    <w:p w14:paraId="0F47224B" w14:textId="1BE9F109"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Frequency of vital signs (including pulse oximetry): </w:t>
      </w:r>
      <w:sdt>
        <w:sdtPr>
          <w:rPr>
            <w:rFonts w:ascii="Times New Roman" w:hAnsi="Times New Roman" w:cs="Times New Roman"/>
          </w:rPr>
          <w:id w:val="-2044586109"/>
          <w:placeholder>
            <w:docPart w:val="8F8524AB2D39794197A07E7285C0B0C6"/>
          </w:placeholder>
        </w:sdtPr>
        <w:sdtEndPr/>
        <w:sdtContent>
          <w:r w:rsidRPr="00E04691">
            <w:rPr>
              <w:rFonts w:ascii="Times New Roman" w:hAnsi="Times New Roman" w:cs="Times New Roman"/>
              <w:u w:val="single"/>
            </w:rPr>
            <w:t>_</w:t>
          </w:r>
          <w:r w:rsidR="000E3AD2">
            <w:rPr>
              <w:rFonts w:ascii="Times New Roman" w:hAnsi="Times New Roman" w:cs="Times New Roman"/>
              <w:u w:val="single"/>
            </w:rPr>
            <w:t>not listed</w:t>
          </w:r>
          <w:r w:rsidRPr="00E04691">
            <w:rPr>
              <w:rFonts w:ascii="Times New Roman" w:hAnsi="Times New Roman" w:cs="Times New Roman"/>
              <w:u w:val="single"/>
            </w:rPr>
            <w:t>_</w:t>
          </w:r>
        </w:sdtContent>
      </w:sdt>
    </w:p>
    <w:p w14:paraId="36FB6014" w14:textId="0B4A9A31"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Frequency of Glucometer: </w:t>
      </w:r>
      <w:sdt>
        <w:sdtPr>
          <w:rPr>
            <w:rFonts w:ascii="Times New Roman" w:hAnsi="Times New Roman" w:cs="Times New Roman"/>
          </w:rPr>
          <w:id w:val="858085303"/>
          <w:placeholder>
            <w:docPart w:val="3AC59A78BF78A944BC73912BAEEBC2E1"/>
          </w:placeholder>
        </w:sdtPr>
        <w:sdtEndPr/>
        <w:sdtContent>
          <w:r w:rsidRPr="00E04691">
            <w:rPr>
              <w:rFonts w:ascii="Times New Roman" w:hAnsi="Times New Roman" w:cs="Times New Roman"/>
              <w:u w:val="single"/>
            </w:rPr>
            <w:t>_</w:t>
          </w:r>
          <w:r w:rsidR="003F0EA5">
            <w:rPr>
              <w:rFonts w:ascii="Times New Roman" w:hAnsi="Times New Roman" w:cs="Times New Roman"/>
              <w:u w:val="single"/>
            </w:rPr>
            <w:t>not listed</w:t>
          </w:r>
          <w:r w:rsidRPr="00E04691">
            <w:rPr>
              <w:rFonts w:ascii="Times New Roman" w:hAnsi="Times New Roman" w:cs="Times New Roman"/>
              <w:u w:val="single"/>
            </w:rPr>
            <w:t>_</w:t>
          </w:r>
        </w:sdtContent>
      </w:sdt>
      <w:r w:rsidRPr="00E04691">
        <w:rPr>
          <w:rFonts w:ascii="Times New Roman" w:hAnsi="Times New Roman" w:cs="Times New Roman"/>
        </w:rPr>
        <w:t xml:space="preserve"> </w:t>
      </w:r>
      <w:r w:rsidR="003F0EA5">
        <w:rPr>
          <w:rFonts w:ascii="Times New Roman" w:hAnsi="Times New Roman" w:cs="Times New Roman"/>
        </w:rPr>
        <w:t xml:space="preserve">  </w:t>
      </w:r>
      <w:r w:rsidRPr="00E04691">
        <w:rPr>
          <w:rFonts w:ascii="Times New Roman" w:hAnsi="Times New Roman" w:cs="Times New Roman"/>
        </w:rPr>
        <w:t xml:space="preserve">Supplemental oxygen: </w:t>
      </w:r>
      <w:sdt>
        <w:sdtPr>
          <w:rPr>
            <w:rFonts w:ascii="Times New Roman" w:hAnsi="Times New Roman" w:cs="Times New Roman"/>
          </w:rPr>
          <w:id w:val="1648088596"/>
          <w:placeholder>
            <w:docPart w:val="0EBD3ECCAF2D524A8E4CE4D433EAC66A"/>
          </w:placeholder>
        </w:sdtPr>
        <w:sdtEndPr/>
        <w:sdtContent>
          <w:r w:rsidRPr="00E04691">
            <w:rPr>
              <w:rFonts w:ascii="Times New Roman" w:hAnsi="Times New Roman" w:cs="Times New Roman"/>
              <w:u w:val="single"/>
            </w:rPr>
            <w:t>_</w:t>
          </w:r>
          <w:r w:rsidR="003F0EA5">
            <w:rPr>
              <w:rFonts w:ascii="Times New Roman" w:hAnsi="Times New Roman" w:cs="Times New Roman"/>
              <w:u w:val="single"/>
            </w:rPr>
            <w:t>room air</w:t>
          </w:r>
          <w:r w:rsidRPr="00E04691">
            <w:rPr>
              <w:rFonts w:ascii="Times New Roman" w:hAnsi="Times New Roman" w:cs="Times New Roman"/>
              <w:u w:val="single"/>
            </w:rPr>
            <w:t>_</w:t>
          </w:r>
        </w:sdtContent>
      </w:sdt>
      <w:r w:rsidRPr="00E04691">
        <w:rPr>
          <w:rFonts w:ascii="Times New Roman" w:hAnsi="Times New Roman" w:cs="Times New Roman"/>
        </w:rPr>
        <w:t xml:space="preserve"> OSA </w:t>
      </w:r>
      <w:sdt>
        <w:sdtPr>
          <w:rPr>
            <w:rFonts w:ascii="Times New Roman" w:hAnsi="Times New Roman" w:cs="Times New Roman"/>
          </w:rPr>
          <w:id w:val="1887748021"/>
          <w:placeholder>
            <w:docPart w:val="4E8846C9144BDE419A7E440E0F60A2C5"/>
          </w:placeholder>
        </w:sdtPr>
        <w:sdtEndPr/>
        <w:sdtContent>
          <w:r w:rsidRPr="00E04691">
            <w:rPr>
              <w:rFonts w:ascii="Times New Roman" w:hAnsi="Times New Roman" w:cs="Times New Roman"/>
              <w:u w:val="single"/>
            </w:rPr>
            <w:t>_</w:t>
          </w:r>
          <w:r w:rsidR="003F0EA5">
            <w:rPr>
              <w:rFonts w:ascii="Times New Roman" w:hAnsi="Times New Roman" w:cs="Times New Roman"/>
              <w:u w:val="single"/>
            </w:rPr>
            <w:t xml:space="preserve"> yes</w:t>
          </w:r>
          <w:r w:rsidRPr="00E04691">
            <w:rPr>
              <w:rFonts w:ascii="Times New Roman" w:hAnsi="Times New Roman" w:cs="Times New Roman"/>
              <w:u w:val="single"/>
            </w:rPr>
            <w:t>_</w:t>
          </w:r>
        </w:sdtContent>
      </w:sdt>
    </w:p>
    <w:p w14:paraId="64A1A805" w14:textId="0928248F"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lastRenderedPageBreak/>
        <w:t xml:space="preserve">Falls Risk </w:t>
      </w:r>
      <w:sdt>
        <w:sdtPr>
          <w:rPr>
            <w:rFonts w:ascii="Times New Roman" w:hAnsi="Times New Roman" w:cs="Times New Roman"/>
          </w:rPr>
          <w:id w:val="1917117533"/>
          <w:placeholder>
            <w:docPart w:val="C9380DF292AD94468B6B76461A21CBDE"/>
          </w:placeholder>
        </w:sdtPr>
        <w:sdtEndPr/>
        <w:sdtContent>
          <w:r w:rsidRPr="00E04691">
            <w:rPr>
              <w:rFonts w:ascii="Times New Roman" w:hAnsi="Times New Roman" w:cs="Times New Roman"/>
              <w:u w:val="single"/>
            </w:rPr>
            <w:t>_</w:t>
          </w:r>
          <w:r w:rsidR="000C40A8">
            <w:rPr>
              <w:rFonts w:ascii="Times New Roman" w:hAnsi="Times New Roman" w:cs="Times New Roman"/>
              <w:u w:val="single"/>
            </w:rPr>
            <w:t>high</w:t>
          </w:r>
          <w:r w:rsidRPr="00E04691">
            <w:rPr>
              <w:rFonts w:ascii="Times New Roman" w:hAnsi="Times New Roman" w:cs="Times New Roman"/>
              <w:u w:val="single"/>
            </w:rPr>
            <w:t>_</w:t>
          </w:r>
        </w:sdtContent>
      </w:sdt>
    </w:p>
    <w:p w14:paraId="28B7AFF8" w14:textId="6D67AFFC" w:rsidR="00A61EAA" w:rsidRPr="00E04691" w:rsidRDefault="00A61EAA" w:rsidP="00A61EAA">
      <w:pPr>
        <w:pBdr>
          <w:top w:val="single" w:sz="4" w:space="1" w:color="auto"/>
          <w:left w:val="single" w:sz="4" w:space="4" w:color="auto"/>
          <w:bottom w:val="single" w:sz="4" w:space="1" w:color="auto"/>
          <w:right w:val="single" w:sz="4" w:space="4" w:color="auto"/>
        </w:pBdr>
        <w:spacing w:line="480" w:lineRule="auto"/>
        <w:rPr>
          <w:rFonts w:ascii="Times New Roman" w:hAnsi="Times New Roman" w:cs="Times New Roman"/>
        </w:rPr>
      </w:pPr>
      <w:r w:rsidRPr="00E04691">
        <w:rPr>
          <w:rFonts w:ascii="Times New Roman" w:hAnsi="Times New Roman" w:cs="Times New Roman"/>
        </w:rPr>
        <w:t xml:space="preserve">Precautions: </w:t>
      </w:r>
      <w:sdt>
        <w:sdtPr>
          <w:rPr>
            <w:rFonts w:ascii="Times New Roman" w:hAnsi="Times New Roman" w:cs="Times New Roman"/>
          </w:rPr>
          <w:id w:val="-1168240843"/>
          <w:placeholder>
            <w:docPart w:val="E91E18905DE34F4B9639DE720A21BD9E"/>
          </w:placeholder>
        </w:sdtPr>
        <w:sdtEndPr/>
        <w:sdtContent>
          <w:r w:rsidRPr="00E04691">
            <w:rPr>
              <w:rFonts w:ascii="Times New Roman" w:hAnsi="Times New Roman" w:cs="Times New Roman"/>
              <w:u w:val="single"/>
            </w:rPr>
            <w:t>_</w:t>
          </w:r>
          <w:r w:rsidR="000C40A8">
            <w:rPr>
              <w:rFonts w:ascii="Times New Roman" w:hAnsi="Times New Roman" w:cs="Times New Roman"/>
              <w:u w:val="single"/>
            </w:rPr>
            <w:t>standard</w:t>
          </w:r>
          <w:r w:rsidRPr="00E04691">
            <w:rPr>
              <w:rFonts w:ascii="Times New Roman" w:hAnsi="Times New Roman" w:cs="Times New Roman"/>
              <w:u w:val="single"/>
            </w:rPr>
            <w:t>_</w:t>
          </w:r>
        </w:sdtContent>
      </w:sdt>
    </w:p>
    <w:p w14:paraId="29E68301" w14:textId="77777777" w:rsidR="009E0C13" w:rsidRPr="00E04691" w:rsidRDefault="00A61EAA" w:rsidP="00F3422E">
      <w:pPr>
        <w:jc w:val="center"/>
        <w:rPr>
          <w:rFonts w:ascii="Times New Roman" w:hAnsi="Times New Roman" w:cs="Times New Roman"/>
          <w:b/>
          <w:bCs/>
        </w:rPr>
      </w:pPr>
      <w:r w:rsidRPr="00E04691">
        <w:rPr>
          <w:rFonts w:ascii="Times New Roman" w:hAnsi="Times New Roman" w:cs="Times New Roman"/>
          <w:b/>
          <w:bCs/>
        </w:rPr>
        <w:br w:type="page"/>
      </w:r>
      <w:r w:rsidR="009E0C13" w:rsidRPr="00E04691">
        <w:rPr>
          <w:rFonts w:ascii="Times New Roman" w:hAnsi="Times New Roman" w:cs="Times New Roman"/>
          <w:b/>
          <w:bCs/>
        </w:rPr>
        <w:lastRenderedPageBreak/>
        <w:t>Most Recent Labs</w:t>
      </w:r>
    </w:p>
    <w:p w14:paraId="0B3C82E6" w14:textId="77777777" w:rsidR="009E0C13" w:rsidRPr="00E04691" w:rsidRDefault="009E0C13" w:rsidP="00A61EAA">
      <w:pPr>
        <w:rPr>
          <w:rFonts w:ascii="Times New Roman" w:eastAsia="Calibri" w:hAnsi="Times New Roman" w:cs="Times New Roman"/>
          <w:b/>
        </w:rPr>
      </w:pP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724"/>
        <w:gridCol w:w="1673"/>
        <w:gridCol w:w="1470"/>
        <w:gridCol w:w="1271"/>
        <w:gridCol w:w="1280"/>
        <w:gridCol w:w="1635"/>
      </w:tblGrid>
      <w:tr w:rsidR="0036498B" w:rsidRPr="00E04691" w14:paraId="20EDEC3B" w14:textId="465E58E1" w:rsidTr="003E5C6D">
        <w:trPr>
          <w:trHeight w:val="1741"/>
        </w:trPr>
        <w:tc>
          <w:tcPr>
            <w:tcW w:w="1724" w:type="dxa"/>
            <w:tcBorders>
              <w:top w:val="single" w:sz="4" w:space="0" w:color="auto"/>
              <w:left w:val="single" w:sz="4" w:space="0" w:color="auto"/>
              <w:bottom w:val="single" w:sz="4" w:space="0" w:color="auto"/>
              <w:right w:val="single" w:sz="4" w:space="0" w:color="auto"/>
            </w:tcBorders>
            <w:hideMark/>
          </w:tcPr>
          <w:p w14:paraId="2B767A9D" w14:textId="77777777" w:rsidR="0036498B" w:rsidRPr="00E04691" w:rsidRDefault="0036498B" w:rsidP="00C84717">
            <w:pPr>
              <w:spacing w:line="276" w:lineRule="auto"/>
              <w:jc w:val="center"/>
              <w:rPr>
                <w:rFonts w:ascii="Times New Roman" w:eastAsia="Calibri" w:hAnsi="Times New Roman" w:cs="Times New Roman"/>
                <w:b/>
                <w:sz w:val="22"/>
                <w:szCs w:val="22"/>
              </w:rPr>
            </w:pPr>
            <w:r w:rsidRPr="00E04691">
              <w:rPr>
                <w:rFonts w:ascii="Times New Roman" w:eastAsia="Calibri" w:hAnsi="Times New Roman" w:cs="Times New Roman"/>
                <w:b/>
                <w:sz w:val="22"/>
                <w:szCs w:val="22"/>
              </w:rPr>
              <w:t>Lab</w:t>
            </w:r>
          </w:p>
        </w:tc>
        <w:tc>
          <w:tcPr>
            <w:tcW w:w="1673" w:type="dxa"/>
            <w:tcBorders>
              <w:top w:val="single" w:sz="4" w:space="0" w:color="auto"/>
              <w:left w:val="single" w:sz="4" w:space="0" w:color="auto"/>
              <w:bottom w:val="single" w:sz="4" w:space="0" w:color="auto"/>
              <w:right w:val="single" w:sz="4" w:space="0" w:color="auto"/>
            </w:tcBorders>
            <w:hideMark/>
          </w:tcPr>
          <w:p w14:paraId="7B4A9054" w14:textId="77777777" w:rsidR="0036498B" w:rsidRPr="00E04691" w:rsidRDefault="0036498B" w:rsidP="00C84717">
            <w:pPr>
              <w:spacing w:line="276" w:lineRule="auto"/>
              <w:jc w:val="center"/>
              <w:rPr>
                <w:rFonts w:ascii="Times New Roman" w:eastAsia="Calibri" w:hAnsi="Times New Roman" w:cs="Times New Roman"/>
                <w:b/>
                <w:sz w:val="22"/>
                <w:szCs w:val="22"/>
              </w:rPr>
            </w:pPr>
            <w:r w:rsidRPr="00E04691">
              <w:rPr>
                <w:rFonts w:ascii="Times New Roman" w:eastAsia="Calibri" w:hAnsi="Times New Roman" w:cs="Times New Roman"/>
                <w:b/>
                <w:sz w:val="22"/>
                <w:szCs w:val="22"/>
              </w:rPr>
              <w:t>Normal range</w:t>
            </w:r>
          </w:p>
        </w:tc>
        <w:tc>
          <w:tcPr>
            <w:tcW w:w="1470" w:type="dxa"/>
            <w:tcBorders>
              <w:top w:val="single" w:sz="4" w:space="0" w:color="auto"/>
              <w:left w:val="single" w:sz="4" w:space="0" w:color="auto"/>
              <w:bottom w:val="single" w:sz="4" w:space="0" w:color="auto"/>
              <w:right w:val="single" w:sz="4" w:space="0" w:color="auto"/>
            </w:tcBorders>
          </w:tcPr>
          <w:p w14:paraId="768FE8AA" w14:textId="16FDE235" w:rsidR="0036498B" w:rsidRPr="00E04691" w:rsidRDefault="003E5C6D" w:rsidP="00C84717">
            <w:pPr>
              <w:spacing w:line="276" w:lineRule="auto"/>
              <w:jc w:val="center"/>
              <w:rPr>
                <w:rFonts w:ascii="Times New Roman" w:eastAsia="Calibri" w:hAnsi="Times New Roman" w:cs="Times New Roman"/>
                <w:b/>
                <w:sz w:val="22"/>
                <w:szCs w:val="22"/>
              </w:rPr>
            </w:pPr>
            <w:r>
              <w:rPr>
                <w:rFonts w:ascii="Times New Roman" w:eastAsia="Calibri" w:hAnsi="Times New Roman" w:cs="Times New Roman"/>
                <w:b/>
                <w:sz w:val="22"/>
                <w:szCs w:val="22"/>
              </w:rPr>
              <w:t>Patient value</w:t>
            </w:r>
          </w:p>
        </w:tc>
        <w:tc>
          <w:tcPr>
            <w:tcW w:w="1271" w:type="dxa"/>
            <w:tcBorders>
              <w:top w:val="single" w:sz="4" w:space="0" w:color="auto"/>
              <w:left w:val="single" w:sz="4" w:space="0" w:color="auto"/>
              <w:bottom w:val="single" w:sz="4" w:space="0" w:color="auto"/>
              <w:right w:val="single" w:sz="4" w:space="0" w:color="auto"/>
            </w:tcBorders>
          </w:tcPr>
          <w:p w14:paraId="0774140B" w14:textId="5A40F10D" w:rsidR="0036498B" w:rsidRPr="00E04691" w:rsidRDefault="003E5C6D" w:rsidP="00C84717">
            <w:pPr>
              <w:spacing w:line="276" w:lineRule="auto"/>
              <w:jc w:val="center"/>
              <w:rPr>
                <w:rFonts w:ascii="Times New Roman" w:eastAsia="Calibri" w:hAnsi="Times New Roman" w:cs="Times New Roman"/>
                <w:b/>
                <w:sz w:val="22"/>
                <w:szCs w:val="22"/>
              </w:rPr>
            </w:pPr>
            <w:r>
              <w:rPr>
                <w:rFonts w:ascii="Times New Roman" w:eastAsia="Calibri" w:hAnsi="Times New Roman" w:cs="Times New Roman"/>
                <w:b/>
                <w:sz w:val="22"/>
                <w:szCs w:val="22"/>
              </w:rPr>
              <w:t>Date/Time</w:t>
            </w:r>
          </w:p>
        </w:tc>
        <w:tc>
          <w:tcPr>
            <w:tcW w:w="1280" w:type="dxa"/>
            <w:tcBorders>
              <w:top w:val="single" w:sz="4" w:space="0" w:color="auto"/>
              <w:left w:val="single" w:sz="4" w:space="0" w:color="auto"/>
              <w:bottom w:val="single" w:sz="4" w:space="0" w:color="auto"/>
              <w:right w:val="single" w:sz="4" w:space="0" w:color="auto"/>
            </w:tcBorders>
            <w:hideMark/>
          </w:tcPr>
          <w:p w14:paraId="18982C73" w14:textId="057134BF" w:rsidR="0036498B" w:rsidRPr="00232305" w:rsidRDefault="0036498B" w:rsidP="00C84717">
            <w:pPr>
              <w:spacing w:line="276" w:lineRule="auto"/>
              <w:jc w:val="center"/>
              <w:rPr>
                <w:rFonts w:ascii="Times New Roman" w:eastAsia="Calibri" w:hAnsi="Times New Roman" w:cs="Times New Roman"/>
                <w:b/>
                <w:sz w:val="22"/>
                <w:szCs w:val="22"/>
              </w:rPr>
            </w:pPr>
            <w:r w:rsidRPr="00232305">
              <w:rPr>
                <w:rFonts w:ascii="Times New Roman" w:eastAsia="Calibri" w:hAnsi="Times New Roman" w:cs="Times New Roman"/>
                <w:b/>
                <w:sz w:val="22"/>
                <w:szCs w:val="22"/>
              </w:rPr>
              <w:t>High, Low, or Within Normal Limits (WNL)?</w:t>
            </w:r>
          </w:p>
        </w:tc>
        <w:tc>
          <w:tcPr>
            <w:tcW w:w="1635" w:type="dxa"/>
            <w:tcBorders>
              <w:top w:val="single" w:sz="4" w:space="0" w:color="auto"/>
              <w:left w:val="single" w:sz="4" w:space="0" w:color="auto"/>
              <w:bottom w:val="single" w:sz="4" w:space="0" w:color="auto"/>
              <w:right w:val="single" w:sz="4" w:space="0" w:color="auto"/>
            </w:tcBorders>
          </w:tcPr>
          <w:p w14:paraId="2C8493EB" w14:textId="3E8EA3F4" w:rsidR="0036498B" w:rsidRPr="00E04691" w:rsidRDefault="0036498B" w:rsidP="00C84717">
            <w:pPr>
              <w:spacing w:line="276" w:lineRule="auto"/>
              <w:jc w:val="center"/>
              <w:rPr>
                <w:rFonts w:ascii="Times New Roman" w:eastAsia="Calibri" w:hAnsi="Times New Roman" w:cs="Times New Roman"/>
                <w:b/>
                <w:color w:val="FF0000"/>
                <w:sz w:val="22"/>
                <w:szCs w:val="22"/>
              </w:rPr>
            </w:pPr>
            <w:r w:rsidRPr="00E04691">
              <w:rPr>
                <w:rFonts w:ascii="Times New Roman" w:eastAsia="Calibri" w:hAnsi="Times New Roman" w:cs="Times New Roman"/>
                <w:b/>
                <w:color w:val="FF0000"/>
                <w:sz w:val="22"/>
                <w:szCs w:val="22"/>
              </w:rPr>
              <w:t xml:space="preserve">If </w:t>
            </w:r>
            <w:proofErr w:type="gramStart"/>
            <w:r w:rsidRPr="00E04691">
              <w:rPr>
                <w:rFonts w:ascii="Times New Roman" w:eastAsia="Calibri" w:hAnsi="Times New Roman" w:cs="Times New Roman"/>
                <w:b/>
                <w:color w:val="FF0000"/>
                <w:sz w:val="22"/>
                <w:szCs w:val="22"/>
              </w:rPr>
              <w:t>High</w:t>
            </w:r>
            <w:proofErr w:type="gramEnd"/>
            <w:r w:rsidRPr="00E04691">
              <w:rPr>
                <w:rFonts w:ascii="Times New Roman" w:eastAsia="Calibri" w:hAnsi="Times New Roman" w:cs="Times New Roman"/>
                <w:b/>
                <w:color w:val="FF0000"/>
                <w:sz w:val="22"/>
                <w:szCs w:val="22"/>
              </w:rPr>
              <w:t xml:space="preserve"> or Low</w:t>
            </w:r>
            <w:r>
              <w:rPr>
                <w:rFonts w:ascii="Times New Roman" w:eastAsia="Calibri" w:hAnsi="Times New Roman" w:cs="Times New Roman"/>
                <w:b/>
                <w:color w:val="FF0000"/>
                <w:sz w:val="22"/>
                <w:szCs w:val="22"/>
              </w:rPr>
              <w:t>,</w:t>
            </w:r>
            <w:r w:rsidRPr="00E04691">
              <w:rPr>
                <w:rFonts w:ascii="Times New Roman" w:eastAsia="Calibri" w:hAnsi="Times New Roman" w:cs="Times New Roman"/>
                <w:b/>
                <w:color w:val="FF0000"/>
                <w:sz w:val="22"/>
                <w:szCs w:val="22"/>
              </w:rPr>
              <w:t xml:space="preserve"> Explain why</w:t>
            </w:r>
            <w:r>
              <w:rPr>
                <w:rFonts w:ascii="Times New Roman" w:eastAsia="Calibri" w:hAnsi="Times New Roman" w:cs="Times New Roman"/>
                <w:b/>
                <w:color w:val="FF0000"/>
                <w:sz w:val="22"/>
                <w:szCs w:val="22"/>
              </w:rPr>
              <w:t>:</w:t>
            </w:r>
          </w:p>
        </w:tc>
      </w:tr>
      <w:tr w:rsidR="0036498B" w:rsidRPr="00E04691" w14:paraId="77069399" w14:textId="752B7296"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628C4C9A" w14:textId="77777777" w:rsidR="0036498B" w:rsidRPr="00E04691" w:rsidRDefault="0036498B" w:rsidP="00C84717">
            <w:pPr>
              <w:spacing w:line="276" w:lineRule="auto"/>
              <w:jc w:val="center"/>
              <w:rPr>
                <w:rFonts w:ascii="Times New Roman" w:eastAsia="Calibri" w:hAnsi="Times New Roman" w:cs="Times New Roman"/>
                <w:b/>
              </w:rPr>
            </w:pPr>
            <w:r w:rsidRPr="00E04691">
              <w:rPr>
                <w:rFonts w:ascii="Times New Roman" w:eastAsia="Calibri" w:hAnsi="Times New Roman" w:cs="Times New Roman"/>
                <w:b/>
              </w:rPr>
              <w:t>CBC</w:t>
            </w:r>
          </w:p>
        </w:tc>
        <w:tc>
          <w:tcPr>
            <w:tcW w:w="167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B63A07D" w14:textId="77777777" w:rsidR="0036498B" w:rsidRPr="00E04691" w:rsidRDefault="0036498B" w:rsidP="00C84717">
            <w:pPr>
              <w:spacing w:line="276" w:lineRule="auto"/>
              <w:jc w:val="center"/>
              <w:rPr>
                <w:rFonts w:ascii="Times New Roman" w:eastAsia="Calibri" w:hAnsi="Times New Roman" w:cs="Times New Roman"/>
                <w:b/>
                <w:sz w:val="22"/>
                <w:szCs w:val="22"/>
              </w:rPr>
            </w:pPr>
          </w:p>
        </w:tc>
        <w:tc>
          <w:tcPr>
            <w:tcW w:w="147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810AE81" w14:textId="77777777" w:rsidR="0036498B" w:rsidRPr="00E04691" w:rsidRDefault="0036498B" w:rsidP="00C84717">
            <w:pPr>
              <w:spacing w:line="276" w:lineRule="auto"/>
              <w:jc w:val="center"/>
              <w:rPr>
                <w:rFonts w:ascii="Times New Roman" w:eastAsia="Calibri" w:hAnsi="Times New Roman" w:cs="Times New Roman"/>
                <w:b/>
                <w:sz w:val="22"/>
                <w:szCs w:val="22"/>
              </w:rPr>
            </w:pPr>
          </w:p>
        </w:tc>
        <w:tc>
          <w:tcPr>
            <w:tcW w:w="127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833EAFD" w14:textId="77777777" w:rsidR="0036498B" w:rsidRPr="00E04691" w:rsidRDefault="0036498B" w:rsidP="00C84717">
            <w:pPr>
              <w:spacing w:line="276" w:lineRule="auto"/>
              <w:jc w:val="center"/>
              <w:rPr>
                <w:rFonts w:ascii="Times New Roman" w:eastAsia="Calibri" w:hAnsi="Times New Roman" w:cs="Times New Roman"/>
                <w:b/>
                <w:sz w:val="22"/>
                <w:szCs w:val="22"/>
              </w:rPr>
            </w:pPr>
          </w:p>
        </w:tc>
        <w:tc>
          <w:tcPr>
            <w:tcW w:w="128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6C1E1F7" w14:textId="77777777" w:rsidR="0036498B" w:rsidRPr="00E04691" w:rsidRDefault="0036498B" w:rsidP="00C84717">
            <w:pPr>
              <w:spacing w:line="276" w:lineRule="auto"/>
              <w:jc w:val="center"/>
              <w:rPr>
                <w:rFonts w:ascii="Times New Roman" w:eastAsia="Calibri" w:hAnsi="Times New Roman" w:cs="Times New Roman"/>
                <w:b/>
                <w:sz w:val="22"/>
                <w:szCs w:val="22"/>
              </w:rPr>
            </w:pPr>
          </w:p>
        </w:tc>
        <w:tc>
          <w:tcPr>
            <w:tcW w:w="16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ED7EAFE" w14:textId="77777777" w:rsidR="0036498B" w:rsidRPr="00E04691" w:rsidRDefault="0036498B" w:rsidP="00C84717">
            <w:pPr>
              <w:spacing w:line="276" w:lineRule="auto"/>
              <w:jc w:val="center"/>
              <w:rPr>
                <w:rFonts w:ascii="Times New Roman" w:eastAsia="Calibri" w:hAnsi="Times New Roman" w:cs="Times New Roman"/>
                <w:b/>
                <w:sz w:val="22"/>
                <w:szCs w:val="22"/>
              </w:rPr>
            </w:pPr>
          </w:p>
        </w:tc>
      </w:tr>
      <w:tr w:rsidR="0036498B" w:rsidRPr="00E04691" w14:paraId="1EFFC983" w14:textId="5C5EC78C" w:rsidTr="00BB616B">
        <w:trPr>
          <w:trHeight w:val="589"/>
        </w:trPr>
        <w:tc>
          <w:tcPr>
            <w:tcW w:w="1724" w:type="dxa"/>
            <w:tcBorders>
              <w:top w:val="single" w:sz="4" w:space="0" w:color="auto"/>
              <w:left w:val="single" w:sz="4" w:space="0" w:color="auto"/>
              <w:bottom w:val="single" w:sz="4" w:space="0" w:color="auto"/>
              <w:right w:val="single" w:sz="4" w:space="0" w:color="auto"/>
            </w:tcBorders>
          </w:tcPr>
          <w:p w14:paraId="525950BD"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WBC</w:t>
            </w:r>
          </w:p>
        </w:tc>
        <w:tc>
          <w:tcPr>
            <w:tcW w:w="1673" w:type="dxa"/>
            <w:tcBorders>
              <w:top w:val="single" w:sz="4" w:space="0" w:color="auto"/>
              <w:left w:val="single" w:sz="4" w:space="0" w:color="auto"/>
              <w:bottom w:val="single" w:sz="4" w:space="0" w:color="auto"/>
              <w:right w:val="single" w:sz="4" w:space="0" w:color="auto"/>
            </w:tcBorders>
          </w:tcPr>
          <w:p w14:paraId="477B3BC0"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4.5-11.1 x10</w:t>
            </w:r>
            <w:r w:rsidRPr="00E04691">
              <w:rPr>
                <w:rFonts w:ascii="Times New Roman" w:eastAsia="Calibri" w:hAnsi="Times New Roman" w:cs="Times New Roman"/>
                <w:sz w:val="22"/>
                <w:szCs w:val="22"/>
                <w:vertAlign w:val="superscript"/>
              </w:rPr>
              <w:t>3</w:t>
            </w:r>
            <w:r w:rsidRPr="00E04691">
              <w:rPr>
                <w:rFonts w:ascii="Times New Roman" w:eastAsia="Calibri" w:hAnsi="Times New Roman" w:cs="Times New Roman"/>
                <w:sz w:val="22"/>
                <w:szCs w:val="22"/>
              </w:rPr>
              <w:t>µL</w:t>
            </w:r>
          </w:p>
        </w:tc>
        <w:tc>
          <w:tcPr>
            <w:tcW w:w="1470" w:type="dxa"/>
            <w:tcBorders>
              <w:top w:val="single" w:sz="4" w:space="0" w:color="auto"/>
              <w:left w:val="single" w:sz="4" w:space="0" w:color="auto"/>
              <w:bottom w:val="single" w:sz="4" w:space="0" w:color="auto"/>
              <w:right w:val="single" w:sz="4" w:space="0" w:color="auto"/>
            </w:tcBorders>
          </w:tcPr>
          <w:p w14:paraId="5DB00D77" w14:textId="60AF6300" w:rsidR="002E6AE4" w:rsidRPr="00E04691" w:rsidRDefault="00BB38DF" w:rsidP="002E6AE4">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9.0 </w:t>
            </w:r>
            <w:r w:rsidRPr="00E04691">
              <w:rPr>
                <w:rFonts w:ascii="Times New Roman" w:eastAsia="Calibri" w:hAnsi="Times New Roman" w:cs="Times New Roman"/>
                <w:sz w:val="22"/>
                <w:szCs w:val="22"/>
              </w:rPr>
              <w:t>x10</w:t>
            </w:r>
            <w:r w:rsidRPr="00E04691">
              <w:rPr>
                <w:rFonts w:ascii="Times New Roman" w:eastAsia="Calibri" w:hAnsi="Times New Roman" w:cs="Times New Roman"/>
                <w:sz w:val="22"/>
                <w:szCs w:val="22"/>
                <w:vertAlign w:val="superscript"/>
              </w:rPr>
              <w:t>3</w:t>
            </w:r>
            <w:r w:rsidRPr="00E04691">
              <w:rPr>
                <w:rFonts w:ascii="Times New Roman" w:eastAsia="Calibri" w:hAnsi="Times New Roman" w:cs="Times New Roman"/>
                <w:sz w:val="22"/>
                <w:szCs w:val="22"/>
              </w:rPr>
              <w:t>µL</w:t>
            </w:r>
          </w:p>
        </w:tc>
        <w:tc>
          <w:tcPr>
            <w:tcW w:w="1271" w:type="dxa"/>
            <w:tcBorders>
              <w:top w:val="single" w:sz="4" w:space="0" w:color="auto"/>
              <w:left w:val="single" w:sz="4" w:space="0" w:color="auto"/>
              <w:bottom w:val="single" w:sz="4" w:space="0" w:color="auto"/>
              <w:right w:val="single" w:sz="4" w:space="0" w:color="auto"/>
            </w:tcBorders>
          </w:tcPr>
          <w:p w14:paraId="73426AD0" w14:textId="77777777" w:rsidR="0036498B" w:rsidRDefault="008C68FE"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59D01075" w14:textId="309E4EDA" w:rsidR="008C68FE" w:rsidRPr="00E04691" w:rsidRDefault="00461C76"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3F5E4813" w14:textId="1E38951A" w:rsidR="0036498B" w:rsidRPr="00E04691" w:rsidRDefault="00CB16A4"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3B1A2552"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0C9B2147" w14:textId="75167DFF"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55E25A70"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RBC</w:t>
            </w:r>
          </w:p>
        </w:tc>
        <w:tc>
          <w:tcPr>
            <w:tcW w:w="1673" w:type="dxa"/>
            <w:tcBorders>
              <w:top w:val="single" w:sz="4" w:space="0" w:color="auto"/>
              <w:left w:val="single" w:sz="4" w:space="0" w:color="auto"/>
              <w:bottom w:val="single" w:sz="4" w:space="0" w:color="auto"/>
              <w:right w:val="single" w:sz="4" w:space="0" w:color="auto"/>
            </w:tcBorders>
          </w:tcPr>
          <w:p w14:paraId="67B46F33"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3.71-5.81 CU</w:t>
            </w:r>
          </w:p>
        </w:tc>
        <w:tc>
          <w:tcPr>
            <w:tcW w:w="1470" w:type="dxa"/>
            <w:tcBorders>
              <w:top w:val="single" w:sz="4" w:space="0" w:color="auto"/>
              <w:left w:val="single" w:sz="4" w:space="0" w:color="auto"/>
              <w:bottom w:val="single" w:sz="4" w:space="0" w:color="auto"/>
              <w:right w:val="single" w:sz="4" w:space="0" w:color="auto"/>
            </w:tcBorders>
          </w:tcPr>
          <w:p w14:paraId="101AE2AE" w14:textId="37396208" w:rsidR="0036498B" w:rsidRPr="00E04691" w:rsidRDefault="00BB38DF"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4.29 CU</w:t>
            </w:r>
          </w:p>
        </w:tc>
        <w:tc>
          <w:tcPr>
            <w:tcW w:w="1271" w:type="dxa"/>
            <w:tcBorders>
              <w:top w:val="single" w:sz="4" w:space="0" w:color="auto"/>
              <w:left w:val="single" w:sz="4" w:space="0" w:color="auto"/>
              <w:bottom w:val="single" w:sz="4" w:space="0" w:color="auto"/>
              <w:right w:val="single" w:sz="4" w:space="0" w:color="auto"/>
            </w:tcBorders>
          </w:tcPr>
          <w:p w14:paraId="48EC1FFF"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06D6976A" w14:textId="78C9AA5D"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5420E26C" w14:textId="481240E6" w:rsidR="0036498B" w:rsidRPr="00E04691" w:rsidRDefault="00CB16A4"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7AEC9D37"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4665E18B" w14:textId="6258314D" w:rsidTr="00BB616B">
        <w:trPr>
          <w:trHeight w:val="576"/>
        </w:trPr>
        <w:tc>
          <w:tcPr>
            <w:tcW w:w="1724" w:type="dxa"/>
            <w:tcBorders>
              <w:top w:val="single" w:sz="4" w:space="0" w:color="auto"/>
              <w:left w:val="single" w:sz="4" w:space="0" w:color="auto"/>
              <w:bottom w:val="single" w:sz="4" w:space="0" w:color="auto"/>
              <w:right w:val="single" w:sz="4" w:space="0" w:color="auto"/>
            </w:tcBorders>
            <w:hideMark/>
          </w:tcPr>
          <w:p w14:paraId="365864AE"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Hb</w:t>
            </w:r>
          </w:p>
        </w:tc>
        <w:tc>
          <w:tcPr>
            <w:tcW w:w="1673" w:type="dxa"/>
            <w:tcBorders>
              <w:top w:val="single" w:sz="4" w:space="0" w:color="auto"/>
              <w:left w:val="single" w:sz="4" w:space="0" w:color="auto"/>
              <w:bottom w:val="single" w:sz="4" w:space="0" w:color="auto"/>
              <w:right w:val="single" w:sz="4" w:space="0" w:color="auto"/>
            </w:tcBorders>
          </w:tcPr>
          <w:p w14:paraId="781B306A"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11.7-17.4 g/dL</w:t>
            </w:r>
          </w:p>
        </w:tc>
        <w:tc>
          <w:tcPr>
            <w:tcW w:w="1470" w:type="dxa"/>
            <w:tcBorders>
              <w:top w:val="single" w:sz="4" w:space="0" w:color="auto"/>
              <w:left w:val="single" w:sz="4" w:space="0" w:color="auto"/>
              <w:bottom w:val="single" w:sz="4" w:space="0" w:color="auto"/>
              <w:right w:val="single" w:sz="4" w:space="0" w:color="auto"/>
            </w:tcBorders>
          </w:tcPr>
          <w:p w14:paraId="461D3E1B" w14:textId="3705088E" w:rsidR="0036498B" w:rsidRPr="00E04691" w:rsidRDefault="00BB38DF"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12.1 g/dL</w:t>
            </w:r>
          </w:p>
        </w:tc>
        <w:tc>
          <w:tcPr>
            <w:tcW w:w="1271" w:type="dxa"/>
            <w:tcBorders>
              <w:top w:val="single" w:sz="4" w:space="0" w:color="auto"/>
              <w:left w:val="single" w:sz="4" w:space="0" w:color="auto"/>
              <w:bottom w:val="single" w:sz="4" w:space="0" w:color="auto"/>
              <w:right w:val="single" w:sz="4" w:space="0" w:color="auto"/>
            </w:tcBorders>
          </w:tcPr>
          <w:p w14:paraId="4347B92B"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264E74DE" w14:textId="002EC12E"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57111BD7" w14:textId="0F9B6CAC" w:rsidR="0036498B" w:rsidRPr="00E04691" w:rsidRDefault="00CB16A4"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6C684D95"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60EAA11D" w14:textId="78753B92" w:rsidTr="00BB616B">
        <w:trPr>
          <w:trHeight w:val="313"/>
        </w:trPr>
        <w:tc>
          <w:tcPr>
            <w:tcW w:w="1724" w:type="dxa"/>
            <w:tcBorders>
              <w:top w:val="single" w:sz="4" w:space="0" w:color="auto"/>
              <w:left w:val="single" w:sz="4" w:space="0" w:color="auto"/>
              <w:bottom w:val="single" w:sz="4" w:space="0" w:color="auto"/>
              <w:right w:val="single" w:sz="4" w:space="0" w:color="auto"/>
            </w:tcBorders>
            <w:hideMark/>
          </w:tcPr>
          <w:p w14:paraId="4D8A748D"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Hct</w:t>
            </w:r>
          </w:p>
        </w:tc>
        <w:tc>
          <w:tcPr>
            <w:tcW w:w="1673" w:type="dxa"/>
            <w:tcBorders>
              <w:top w:val="single" w:sz="4" w:space="0" w:color="auto"/>
              <w:left w:val="single" w:sz="4" w:space="0" w:color="auto"/>
              <w:bottom w:val="single" w:sz="4" w:space="0" w:color="auto"/>
              <w:right w:val="single" w:sz="4" w:space="0" w:color="auto"/>
            </w:tcBorders>
          </w:tcPr>
          <w:p w14:paraId="53A62402"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33-52%</w:t>
            </w:r>
          </w:p>
        </w:tc>
        <w:tc>
          <w:tcPr>
            <w:tcW w:w="1470" w:type="dxa"/>
            <w:tcBorders>
              <w:top w:val="single" w:sz="4" w:space="0" w:color="auto"/>
              <w:left w:val="single" w:sz="4" w:space="0" w:color="auto"/>
              <w:bottom w:val="single" w:sz="4" w:space="0" w:color="auto"/>
              <w:right w:val="single" w:sz="4" w:space="0" w:color="auto"/>
            </w:tcBorders>
          </w:tcPr>
          <w:p w14:paraId="27C031F3" w14:textId="2DB7398F" w:rsidR="0036498B" w:rsidRPr="00E04691" w:rsidRDefault="00F43C01"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37.35</w:t>
            </w:r>
          </w:p>
        </w:tc>
        <w:tc>
          <w:tcPr>
            <w:tcW w:w="1271" w:type="dxa"/>
            <w:tcBorders>
              <w:top w:val="single" w:sz="4" w:space="0" w:color="auto"/>
              <w:left w:val="single" w:sz="4" w:space="0" w:color="auto"/>
              <w:bottom w:val="single" w:sz="4" w:space="0" w:color="auto"/>
              <w:right w:val="single" w:sz="4" w:space="0" w:color="auto"/>
            </w:tcBorders>
          </w:tcPr>
          <w:p w14:paraId="3D6090BA"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5E8047DB" w14:textId="7FFADADE"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748D044B" w14:textId="78D3774E" w:rsidR="0036498B" w:rsidRPr="00E04691" w:rsidRDefault="00CB16A4"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447B465A"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0EABD79B" w14:textId="4846BD57"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2433B6B8"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MCV</w:t>
            </w:r>
          </w:p>
        </w:tc>
        <w:tc>
          <w:tcPr>
            <w:tcW w:w="1673" w:type="dxa"/>
            <w:tcBorders>
              <w:top w:val="single" w:sz="4" w:space="0" w:color="auto"/>
              <w:left w:val="single" w:sz="4" w:space="0" w:color="auto"/>
              <w:bottom w:val="single" w:sz="4" w:space="0" w:color="auto"/>
              <w:right w:val="single" w:sz="4" w:space="0" w:color="auto"/>
            </w:tcBorders>
          </w:tcPr>
          <w:p w14:paraId="6EF57ADF"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 xml:space="preserve">77-103 </w:t>
            </w:r>
            <w:proofErr w:type="spellStart"/>
            <w:r w:rsidRPr="00E04691">
              <w:rPr>
                <w:rFonts w:ascii="Times New Roman" w:eastAsia="Calibri" w:hAnsi="Times New Roman" w:cs="Times New Roman"/>
                <w:sz w:val="22"/>
                <w:szCs w:val="22"/>
              </w:rPr>
              <w:t>fL</w:t>
            </w:r>
            <w:proofErr w:type="spellEnd"/>
          </w:p>
        </w:tc>
        <w:tc>
          <w:tcPr>
            <w:tcW w:w="1470" w:type="dxa"/>
            <w:tcBorders>
              <w:top w:val="single" w:sz="4" w:space="0" w:color="auto"/>
              <w:left w:val="single" w:sz="4" w:space="0" w:color="auto"/>
              <w:bottom w:val="single" w:sz="4" w:space="0" w:color="auto"/>
              <w:right w:val="single" w:sz="4" w:space="0" w:color="auto"/>
            </w:tcBorders>
          </w:tcPr>
          <w:p w14:paraId="5A77A888" w14:textId="25AB9856" w:rsidR="0036498B" w:rsidRPr="00E04691" w:rsidRDefault="00F43C01"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87 </w:t>
            </w:r>
            <w:proofErr w:type="spellStart"/>
            <w:r>
              <w:rPr>
                <w:rFonts w:ascii="Times New Roman" w:eastAsia="Calibri" w:hAnsi="Times New Roman" w:cs="Times New Roman"/>
                <w:sz w:val="22"/>
                <w:szCs w:val="22"/>
              </w:rPr>
              <w:t>fL</w:t>
            </w:r>
            <w:proofErr w:type="spellEnd"/>
          </w:p>
        </w:tc>
        <w:tc>
          <w:tcPr>
            <w:tcW w:w="1271" w:type="dxa"/>
            <w:tcBorders>
              <w:top w:val="single" w:sz="4" w:space="0" w:color="auto"/>
              <w:left w:val="single" w:sz="4" w:space="0" w:color="auto"/>
              <w:bottom w:val="single" w:sz="4" w:space="0" w:color="auto"/>
              <w:right w:val="single" w:sz="4" w:space="0" w:color="auto"/>
            </w:tcBorders>
          </w:tcPr>
          <w:p w14:paraId="3E073916"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25DB4ED4" w14:textId="2F880919"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1FAB6E1B" w14:textId="6D790890" w:rsidR="0036498B" w:rsidRPr="00E04691" w:rsidRDefault="00CB16A4"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5CDA99DB"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2F3C3A53" w14:textId="494D4BF0"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717B07F5"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MCH</w:t>
            </w:r>
          </w:p>
        </w:tc>
        <w:tc>
          <w:tcPr>
            <w:tcW w:w="1673" w:type="dxa"/>
            <w:tcBorders>
              <w:top w:val="single" w:sz="4" w:space="0" w:color="auto"/>
              <w:left w:val="single" w:sz="4" w:space="0" w:color="auto"/>
              <w:bottom w:val="single" w:sz="4" w:space="0" w:color="auto"/>
              <w:right w:val="single" w:sz="4" w:space="0" w:color="auto"/>
            </w:tcBorders>
          </w:tcPr>
          <w:p w14:paraId="17ED3A1E"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 xml:space="preserve">26-35 </w:t>
            </w:r>
            <w:proofErr w:type="spellStart"/>
            <w:r w:rsidRPr="00E04691">
              <w:rPr>
                <w:rFonts w:ascii="Times New Roman" w:eastAsia="Calibri" w:hAnsi="Times New Roman" w:cs="Times New Roman"/>
                <w:sz w:val="22"/>
                <w:szCs w:val="22"/>
              </w:rPr>
              <w:t>pg</w:t>
            </w:r>
            <w:proofErr w:type="spellEnd"/>
            <w:r w:rsidRPr="00E04691">
              <w:rPr>
                <w:rFonts w:ascii="Times New Roman" w:eastAsia="Calibri" w:hAnsi="Times New Roman" w:cs="Times New Roman"/>
                <w:sz w:val="22"/>
                <w:szCs w:val="22"/>
              </w:rPr>
              <w:t>/cell</w:t>
            </w:r>
          </w:p>
        </w:tc>
        <w:tc>
          <w:tcPr>
            <w:tcW w:w="1470" w:type="dxa"/>
            <w:tcBorders>
              <w:top w:val="single" w:sz="4" w:space="0" w:color="auto"/>
              <w:left w:val="single" w:sz="4" w:space="0" w:color="auto"/>
              <w:bottom w:val="single" w:sz="4" w:space="0" w:color="auto"/>
              <w:right w:val="single" w:sz="4" w:space="0" w:color="auto"/>
            </w:tcBorders>
          </w:tcPr>
          <w:p w14:paraId="02DB4AF9" w14:textId="1D16B3C4" w:rsidR="0036498B" w:rsidRPr="00E04691" w:rsidRDefault="00F43C01"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28 </w:t>
            </w:r>
            <w:proofErr w:type="spellStart"/>
            <w:r>
              <w:rPr>
                <w:rFonts w:ascii="Times New Roman" w:eastAsia="Calibri" w:hAnsi="Times New Roman" w:cs="Times New Roman"/>
                <w:sz w:val="22"/>
                <w:szCs w:val="22"/>
              </w:rPr>
              <w:t>pg</w:t>
            </w:r>
            <w:proofErr w:type="spellEnd"/>
            <w:r>
              <w:rPr>
                <w:rFonts w:ascii="Times New Roman" w:eastAsia="Calibri" w:hAnsi="Times New Roman" w:cs="Times New Roman"/>
                <w:sz w:val="22"/>
                <w:szCs w:val="22"/>
              </w:rPr>
              <w:t>/cell</w:t>
            </w:r>
          </w:p>
        </w:tc>
        <w:tc>
          <w:tcPr>
            <w:tcW w:w="1271" w:type="dxa"/>
            <w:tcBorders>
              <w:top w:val="single" w:sz="4" w:space="0" w:color="auto"/>
              <w:left w:val="single" w:sz="4" w:space="0" w:color="auto"/>
              <w:bottom w:val="single" w:sz="4" w:space="0" w:color="auto"/>
              <w:right w:val="single" w:sz="4" w:space="0" w:color="auto"/>
            </w:tcBorders>
          </w:tcPr>
          <w:p w14:paraId="32ABE0C9"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68F17D07" w14:textId="5A7883BB"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414C82A1" w14:textId="093ABBB2" w:rsidR="0036498B" w:rsidRPr="00E04691" w:rsidRDefault="00CB16A4"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356706D0"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495870CE" w14:textId="4C7D1E1F" w:rsidTr="00BB616B">
        <w:trPr>
          <w:trHeight w:val="326"/>
        </w:trPr>
        <w:tc>
          <w:tcPr>
            <w:tcW w:w="1724" w:type="dxa"/>
            <w:tcBorders>
              <w:top w:val="single" w:sz="4" w:space="0" w:color="auto"/>
              <w:left w:val="single" w:sz="4" w:space="0" w:color="auto"/>
              <w:bottom w:val="single" w:sz="4" w:space="0" w:color="auto"/>
              <w:right w:val="single" w:sz="4" w:space="0" w:color="auto"/>
            </w:tcBorders>
          </w:tcPr>
          <w:p w14:paraId="349641D8"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MCHC</w:t>
            </w:r>
          </w:p>
        </w:tc>
        <w:tc>
          <w:tcPr>
            <w:tcW w:w="1673" w:type="dxa"/>
            <w:tcBorders>
              <w:top w:val="single" w:sz="4" w:space="0" w:color="auto"/>
              <w:left w:val="single" w:sz="4" w:space="0" w:color="auto"/>
              <w:bottom w:val="single" w:sz="4" w:space="0" w:color="auto"/>
              <w:right w:val="single" w:sz="4" w:space="0" w:color="auto"/>
            </w:tcBorders>
          </w:tcPr>
          <w:p w14:paraId="0368BE16"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32-36 g/dL</w:t>
            </w:r>
          </w:p>
        </w:tc>
        <w:tc>
          <w:tcPr>
            <w:tcW w:w="1470" w:type="dxa"/>
            <w:tcBorders>
              <w:top w:val="single" w:sz="4" w:space="0" w:color="auto"/>
              <w:left w:val="single" w:sz="4" w:space="0" w:color="auto"/>
              <w:bottom w:val="single" w:sz="4" w:space="0" w:color="auto"/>
              <w:right w:val="single" w:sz="4" w:space="0" w:color="auto"/>
            </w:tcBorders>
          </w:tcPr>
          <w:p w14:paraId="6450F176" w14:textId="5FF8ABA0" w:rsidR="0036498B" w:rsidRPr="00E04691" w:rsidRDefault="00315CBB"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32 </w:t>
            </w:r>
            <w:r w:rsidR="00ED577F">
              <w:rPr>
                <w:rFonts w:ascii="Times New Roman" w:eastAsia="Calibri" w:hAnsi="Times New Roman" w:cs="Times New Roman"/>
                <w:sz w:val="22"/>
                <w:szCs w:val="22"/>
              </w:rPr>
              <w:t>g/dL</w:t>
            </w:r>
          </w:p>
        </w:tc>
        <w:tc>
          <w:tcPr>
            <w:tcW w:w="1271" w:type="dxa"/>
            <w:tcBorders>
              <w:top w:val="single" w:sz="4" w:space="0" w:color="auto"/>
              <w:left w:val="single" w:sz="4" w:space="0" w:color="auto"/>
              <w:bottom w:val="single" w:sz="4" w:space="0" w:color="auto"/>
              <w:right w:val="single" w:sz="4" w:space="0" w:color="auto"/>
            </w:tcBorders>
          </w:tcPr>
          <w:p w14:paraId="1CDE0C7D"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7512C786" w14:textId="484DFD48"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5392FF49" w14:textId="131ED971" w:rsidR="0036498B" w:rsidRPr="00E04691" w:rsidRDefault="00315CBB"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76F96CD1"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6CD6FD55" w14:textId="59D07ACC" w:rsidTr="00BB616B">
        <w:trPr>
          <w:trHeight w:val="576"/>
        </w:trPr>
        <w:tc>
          <w:tcPr>
            <w:tcW w:w="1724" w:type="dxa"/>
            <w:tcBorders>
              <w:top w:val="single" w:sz="4" w:space="0" w:color="auto"/>
              <w:left w:val="single" w:sz="4" w:space="0" w:color="auto"/>
              <w:bottom w:val="single" w:sz="4" w:space="0" w:color="auto"/>
              <w:right w:val="single" w:sz="4" w:space="0" w:color="auto"/>
            </w:tcBorders>
          </w:tcPr>
          <w:p w14:paraId="60EC6E25" w14:textId="77777777" w:rsidR="0036498B" w:rsidRPr="00E04691" w:rsidRDefault="0036498B" w:rsidP="00C84717">
            <w:pPr>
              <w:spacing w:line="276" w:lineRule="auto"/>
              <w:jc w:val="center"/>
              <w:rPr>
                <w:rFonts w:ascii="Times New Roman" w:eastAsia="Calibri" w:hAnsi="Times New Roman" w:cs="Times New Roman"/>
              </w:rPr>
            </w:pPr>
            <w:proofErr w:type="spellStart"/>
            <w:r w:rsidRPr="00E04691">
              <w:rPr>
                <w:rFonts w:ascii="Times New Roman" w:eastAsia="Calibri" w:hAnsi="Times New Roman" w:cs="Times New Roman"/>
              </w:rPr>
              <w:t>Plts</w:t>
            </w:r>
            <w:proofErr w:type="spellEnd"/>
          </w:p>
        </w:tc>
        <w:tc>
          <w:tcPr>
            <w:tcW w:w="1673" w:type="dxa"/>
            <w:tcBorders>
              <w:top w:val="single" w:sz="4" w:space="0" w:color="auto"/>
              <w:left w:val="single" w:sz="4" w:space="0" w:color="auto"/>
              <w:bottom w:val="single" w:sz="4" w:space="0" w:color="auto"/>
              <w:right w:val="single" w:sz="4" w:space="0" w:color="auto"/>
            </w:tcBorders>
          </w:tcPr>
          <w:p w14:paraId="694A5D14"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165-450 x10</w:t>
            </w:r>
            <w:r w:rsidRPr="00E04691">
              <w:rPr>
                <w:rFonts w:ascii="Times New Roman" w:eastAsia="Calibri" w:hAnsi="Times New Roman" w:cs="Times New Roman"/>
                <w:sz w:val="22"/>
                <w:szCs w:val="22"/>
                <w:vertAlign w:val="superscript"/>
              </w:rPr>
              <w:t>3</w:t>
            </w:r>
            <w:r w:rsidRPr="00E04691">
              <w:rPr>
                <w:rFonts w:ascii="Times New Roman" w:eastAsia="Calibri" w:hAnsi="Times New Roman" w:cs="Times New Roman"/>
                <w:sz w:val="22"/>
                <w:szCs w:val="22"/>
              </w:rPr>
              <w:t>µL</w:t>
            </w:r>
          </w:p>
        </w:tc>
        <w:tc>
          <w:tcPr>
            <w:tcW w:w="1470" w:type="dxa"/>
            <w:tcBorders>
              <w:top w:val="single" w:sz="4" w:space="0" w:color="auto"/>
              <w:left w:val="single" w:sz="4" w:space="0" w:color="auto"/>
              <w:bottom w:val="single" w:sz="4" w:space="0" w:color="auto"/>
              <w:right w:val="single" w:sz="4" w:space="0" w:color="auto"/>
            </w:tcBorders>
          </w:tcPr>
          <w:p w14:paraId="64E1A7B9" w14:textId="3C640CE6" w:rsidR="0036498B" w:rsidRPr="00E04691" w:rsidRDefault="00ED577F"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240 </w:t>
            </w:r>
            <w:r w:rsidRPr="00E04691">
              <w:rPr>
                <w:rFonts w:ascii="Times New Roman" w:eastAsia="Calibri" w:hAnsi="Times New Roman" w:cs="Times New Roman"/>
                <w:sz w:val="22"/>
                <w:szCs w:val="22"/>
              </w:rPr>
              <w:t>x10</w:t>
            </w:r>
            <w:r w:rsidRPr="00E04691">
              <w:rPr>
                <w:rFonts w:ascii="Times New Roman" w:eastAsia="Calibri" w:hAnsi="Times New Roman" w:cs="Times New Roman"/>
                <w:sz w:val="22"/>
                <w:szCs w:val="22"/>
                <w:vertAlign w:val="superscript"/>
              </w:rPr>
              <w:t>3</w:t>
            </w:r>
            <w:r w:rsidRPr="00E04691">
              <w:rPr>
                <w:rFonts w:ascii="Times New Roman" w:eastAsia="Calibri" w:hAnsi="Times New Roman" w:cs="Times New Roman"/>
                <w:sz w:val="22"/>
                <w:szCs w:val="22"/>
              </w:rPr>
              <w:t>µL</w:t>
            </w:r>
          </w:p>
        </w:tc>
        <w:tc>
          <w:tcPr>
            <w:tcW w:w="1271" w:type="dxa"/>
            <w:tcBorders>
              <w:top w:val="single" w:sz="4" w:space="0" w:color="auto"/>
              <w:left w:val="single" w:sz="4" w:space="0" w:color="auto"/>
              <w:bottom w:val="single" w:sz="4" w:space="0" w:color="auto"/>
              <w:right w:val="single" w:sz="4" w:space="0" w:color="auto"/>
            </w:tcBorders>
          </w:tcPr>
          <w:p w14:paraId="5B6970FB"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1FCBBEC0" w14:textId="13362AD6"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6770C8DF" w14:textId="5DED6A83" w:rsidR="0036498B" w:rsidRPr="00E04691" w:rsidRDefault="00CB16A4"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2E03BB1A"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41C48B79" w14:textId="1E9AE1A5"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03EE0230" w14:textId="77777777" w:rsidR="0036498B" w:rsidRPr="00E04691" w:rsidRDefault="0036498B" w:rsidP="00C84717">
            <w:pPr>
              <w:spacing w:line="276" w:lineRule="auto"/>
              <w:jc w:val="center"/>
              <w:rPr>
                <w:rFonts w:ascii="Times New Roman" w:eastAsia="Calibri" w:hAnsi="Times New Roman" w:cs="Times New Roman"/>
                <w:b/>
              </w:rPr>
            </w:pPr>
            <w:r w:rsidRPr="00E04691">
              <w:rPr>
                <w:rFonts w:ascii="Times New Roman" w:eastAsia="Calibri" w:hAnsi="Times New Roman" w:cs="Times New Roman"/>
                <w:b/>
              </w:rPr>
              <w:t>CHEM 12</w:t>
            </w:r>
          </w:p>
        </w:tc>
        <w:tc>
          <w:tcPr>
            <w:tcW w:w="167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D6A55B"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47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1927D8F"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27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5AB221F"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28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106179B"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6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6CF2F10"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523F511F" w14:textId="454D5486" w:rsidTr="00BB616B">
        <w:trPr>
          <w:trHeight w:val="576"/>
        </w:trPr>
        <w:tc>
          <w:tcPr>
            <w:tcW w:w="1724" w:type="dxa"/>
            <w:tcBorders>
              <w:top w:val="single" w:sz="4" w:space="0" w:color="auto"/>
              <w:left w:val="single" w:sz="4" w:space="0" w:color="auto"/>
              <w:bottom w:val="single" w:sz="4" w:space="0" w:color="auto"/>
              <w:right w:val="single" w:sz="4" w:space="0" w:color="auto"/>
            </w:tcBorders>
            <w:hideMark/>
          </w:tcPr>
          <w:p w14:paraId="2C276598"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Na+</w:t>
            </w:r>
          </w:p>
        </w:tc>
        <w:tc>
          <w:tcPr>
            <w:tcW w:w="1673" w:type="dxa"/>
            <w:tcBorders>
              <w:top w:val="single" w:sz="4" w:space="0" w:color="auto"/>
              <w:left w:val="single" w:sz="4" w:space="0" w:color="auto"/>
              <w:bottom w:val="single" w:sz="4" w:space="0" w:color="auto"/>
              <w:right w:val="single" w:sz="4" w:space="0" w:color="auto"/>
            </w:tcBorders>
          </w:tcPr>
          <w:p w14:paraId="7E713A60"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 xml:space="preserve">135-145 </w:t>
            </w:r>
            <w:proofErr w:type="spellStart"/>
            <w:r w:rsidRPr="00E04691">
              <w:rPr>
                <w:rFonts w:ascii="Times New Roman" w:eastAsia="Calibri" w:hAnsi="Times New Roman" w:cs="Times New Roman"/>
                <w:sz w:val="22"/>
                <w:szCs w:val="22"/>
              </w:rPr>
              <w:t>mEq</w:t>
            </w:r>
            <w:proofErr w:type="spellEnd"/>
            <w:r w:rsidRPr="00E04691">
              <w:rPr>
                <w:rFonts w:ascii="Times New Roman" w:eastAsia="Calibri" w:hAnsi="Times New Roman" w:cs="Times New Roman"/>
                <w:sz w:val="22"/>
                <w:szCs w:val="22"/>
              </w:rPr>
              <w:t>/L</w:t>
            </w:r>
          </w:p>
        </w:tc>
        <w:tc>
          <w:tcPr>
            <w:tcW w:w="1470" w:type="dxa"/>
            <w:tcBorders>
              <w:top w:val="single" w:sz="4" w:space="0" w:color="auto"/>
              <w:left w:val="single" w:sz="4" w:space="0" w:color="auto"/>
              <w:bottom w:val="single" w:sz="4" w:space="0" w:color="auto"/>
              <w:right w:val="single" w:sz="4" w:space="0" w:color="auto"/>
            </w:tcBorders>
          </w:tcPr>
          <w:p w14:paraId="58D983FD" w14:textId="4C18A7AD" w:rsidR="0036498B" w:rsidRPr="00E04691" w:rsidRDefault="00ED577F"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135 </w:t>
            </w:r>
            <w:proofErr w:type="spellStart"/>
            <w:r>
              <w:rPr>
                <w:rFonts w:ascii="Times New Roman" w:eastAsia="Calibri" w:hAnsi="Times New Roman" w:cs="Times New Roman"/>
                <w:sz w:val="22"/>
                <w:szCs w:val="22"/>
              </w:rPr>
              <w:t>mEq</w:t>
            </w:r>
            <w:proofErr w:type="spellEnd"/>
            <w:r>
              <w:rPr>
                <w:rFonts w:ascii="Times New Roman" w:eastAsia="Calibri" w:hAnsi="Times New Roman" w:cs="Times New Roman"/>
                <w:sz w:val="22"/>
                <w:szCs w:val="22"/>
              </w:rPr>
              <w:t>/L</w:t>
            </w:r>
          </w:p>
        </w:tc>
        <w:tc>
          <w:tcPr>
            <w:tcW w:w="1271" w:type="dxa"/>
            <w:tcBorders>
              <w:top w:val="single" w:sz="4" w:space="0" w:color="auto"/>
              <w:left w:val="single" w:sz="4" w:space="0" w:color="auto"/>
              <w:bottom w:val="single" w:sz="4" w:space="0" w:color="auto"/>
              <w:right w:val="single" w:sz="4" w:space="0" w:color="auto"/>
            </w:tcBorders>
          </w:tcPr>
          <w:p w14:paraId="369CCD0F"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72A0CD68" w14:textId="0722CC66"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1AAF4D90" w14:textId="0120F3C7" w:rsidR="0036498B" w:rsidRPr="00E04691" w:rsidRDefault="00CB16A4"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42B07F1B"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09421DA6" w14:textId="08091444" w:rsidTr="00BB616B">
        <w:trPr>
          <w:trHeight w:val="313"/>
        </w:trPr>
        <w:tc>
          <w:tcPr>
            <w:tcW w:w="1724" w:type="dxa"/>
            <w:tcBorders>
              <w:top w:val="single" w:sz="4" w:space="0" w:color="auto"/>
              <w:left w:val="single" w:sz="4" w:space="0" w:color="auto"/>
              <w:bottom w:val="single" w:sz="4" w:space="0" w:color="auto"/>
              <w:right w:val="single" w:sz="4" w:space="0" w:color="auto"/>
            </w:tcBorders>
            <w:hideMark/>
          </w:tcPr>
          <w:p w14:paraId="6217FADC"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K+</w:t>
            </w:r>
          </w:p>
        </w:tc>
        <w:tc>
          <w:tcPr>
            <w:tcW w:w="1673" w:type="dxa"/>
            <w:tcBorders>
              <w:top w:val="single" w:sz="4" w:space="0" w:color="auto"/>
              <w:left w:val="single" w:sz="4" w:space="0" w:color="auto"/>
              <w:bottom w:val="single" w:sz="4" w:space="0" w:color="auto"/>
              <w:right w:val="single" w:sz="4" w:space="0" w:color="auto"/>
            </w:tcBorders>
          </w:tcPr>
          <w:p w14:paraId="4CFFB9A4"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3.5-5.3mEq/L</w:t>
            </w:r>
          </w:p>
        </w:tc>
        <w:tc>
          <w:tcPr>
            <w:tcW w:w="1470" w:type="dxa"/>
            <w:tcBorders>
              <w:top w:val="single" w:sz="4" w:space="0" w:color="auto"/>
              <w:left w:val="single" w:sz="4" w:space="0" w:color="auto"/>
              <w:bottom w:val="single" w:sz="4" w:space="0" w:color="auto"/>
              <w:right w:val="single" w:sz="4" w:space="0" w:color="auto"/>
            </w:tcBorders>
          </w:tcPr>
          <w:p w14:paraId="09819BC1" w14:textId="32C6CA00" w:rsidR="0036498B" w:rsidRPr="00E04691" w:rsidRDefault="00ED577F"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3.7 </w:t>
            </w:r>
            <w:proofErr w:type="spellStart"/>
            <w:r>
              <w:rPr>
                <w:rFonts w:ascii="Times New Roman" w:eastAsia="Calibri" w:hAnsi="Times New Roman" w:cs="Times New Roman"/>
                <w:sz w:val="22"/>
                <w:szCs w:val="22"/>
              </w:rPr>
              <w:t>mEq</w:t>
            </w:r>
            <w:proofErr w:type="spellEnd"/>
            <w:r>
              <w:rPr>
                <w:rFonts w:ascii="Times New Roman" w:eastAsia="Calibri" w:hAnsi="Times New Roman" w:cs="Times New Roman"/>
                <w:sz w:val="22"/>
                <w:szCs w:val="22"/>
              </w:rPr>
              <w:t>/L</w:t>
            </w:r>
          </w:p>
        </w:tc>
        <w:tc>
          <w:tcPr>
            <w:tcW w:w="1271" w:type="dxa"/>
            <w:tcBorders>
              <w:top w:val="single" w:sz="4" w:space="0" w:color="auto"/>
              <w:left w:val="single" w:sz="4" w:space="0" w:color="auto"/>
              <w:bottom w:val="single" w:sz="4" w:space="0" w:color="auto"/>
              <w:right w:val="single" w:sz="4" w:space="0" w:color="auto"/>
            </w:tcBorders>
          </w:tcPr>
          <w:p w14:paraId="45B6E70C"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5DA8A727" w14:textId="1D2B8DDA"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6FE0419D" w14:textId="568EBE9D" w:rsidR="0036498B" w:rsidRPr="00E04691" w:rsidRDefault="00CB16A4"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5F5B25EE"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39AF5784" w14:textId="46CB0243" w:rsidTr="00BB616B">
        <w:trPr>
          <w:trHeight w:val="589"/>
        </w:trPr>
        <w:tc>
          <w:tcPr>
            <w:tcW w:w="1724" w:type="dxa"/>
            <w:tcBorders>
              <w:top w:val="single" w:sz="4" w:space="0" w:color="auto"/>
              <w:left w:val="single" w:sz="4" w:space="0" w:color="auto"/>
              <w:bottom w:val="single" w:sz="4" w:space="0" w:color="auto"/>
              <w:right w:val="single" w:sz="4" w:space="0" w:color="auto"/>
            </w:tcBorders>
            <w:hideMark/>
          </w:tcPr>
          <w:p w14:paraId="4878154A"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Cl-</w:t>
            </w:r>
          </w:p>
        </w:tc>
        <w:tc>
          <w:tcPr>
            <w:tcW w:w="1673" w:type="dxa"/>
            <w:tcBorders>
              <w:top w:val="single" w:sz="4" w:space="0" w:color="auto"/>
              <w:left w:val="single" w:sz="4" w:space="0" w:color="auto"/>
              <w:bottom w:val="single" w:sz="4" w:space="0" w:color="auto"/>
              <w:right w:val="single" w:sz="4" w:space="0" w:color="auto"/>
            </w:tcBorders>
          </w:tcPr>
          <w:p w14:paraId="41D58343"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 xml:space="preserve">97-107 </w:t>
            </w:r>
            <w:proofErr w:type="spellStart"/>
            <w:r w:rsidRPr="00E04691">
              <w:rPr>
                <w:rFonts w:ascii="Times New Roman" w:eastAsia="Calibri" w:hAnsi="Times New Roman" w:cs="Times New Roman"/>
                <w:sz w:val="22"/>
                <w:szCs w:val="22"/>
              </w:rPr>
              <w:t>mEq</w:t>
            </w:r>
            <w:proofErr w:type="spellEnd"/>
            <w:r w:rsidRPr="00E04691">
              <w:rPr>
                <w:rFonts w:ascii="Times New Roman" w:eastAsia="Calibri" w:hAnsi="Times New Roman" w:cs="Times New Roman"/>
                <w:sz w:val="22"/>
                <w:szCs w:val="22"/>
              </w:rPr>
              <w:t>/L</w:t>
            </w:r>
          </w:p>
        </w:tc>
        <w:tc>
          <w:tcPr>
            <w:tcW w:w="1470" w:type="dxa"/>
            <w:tcBorders>
              <w:top w:val="single" w:sz="4" w:space="0" w:color="auto"/>
              <w:left w:val="single" w:sz="4" w:space="0" w:color="auto"/>
              <w:bottom w:val="single" w:sz="4" w:space="0" w:color="auto"/>
              <w:right w:val="single" w:sz="4" w:space="0" w:color="auto"/>
            </w:tcBorders>
          </w:tcPr>
          <w:p w14:paraId="371970D7" w14:textId="53EF9CCE" w:rsidR="0036498B" w:rsidRPr="00E04691" w:rsidRDefault="007B052B"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104 </w:t>
            </w:r>
            <w:proofErr w:type="spellStart"/>
            <w:r>
              <w:rPr>
                <w:rFonts w:ascii="Times New Roman" w:eastAsia="Calibri" w:hAnsi="Times New Roman" w:cs="Times New Roman"/>
                <w:sz w:val="22"/>
                <w:szCs w:val="22"/>
              </w:rPr>
              <w:t>mEq</w:t>
            </w:r>
            <w:proofErr w:type="spellEnd"/>
            <w:r>
              <w:rPr>
                <w:rFonts w:ascii="Times New Roman" w:eastAsia="Calibri" w:hAnsi="Times New Roman" w:cs="Times New Roman"/>
                <w:sz w:val="22"/>
                <w:szCs w:val="22"/>
              </w:rPr>
              <w:t>/L</w:t>
            </w:r>
          </w:p>
        </w:tc>
        <w:tc>
          <w:tcPr>
            <w:tcW w:w="1271" w:type="dxa"/>
            <w:tcBorders>
              <w:top w:val="single" w:sz="4" w:space="0" w:color="auto"/>
              <w:left w:val="single" w:sz="4" w:space="0" w:color="auto"/>
              <w:bottom w:val="single" w:sz="4" w:space="0" w:color="auto"/>
              <w:right w:val="single" w:sz="4" w:space="0" w:color="auto"/>
            </w:tcBorders>
          </w:tcPr>
          <w:p w14:paraId="2490037A"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612FD6E6" w14:textId="7BF6C414"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44242514" w14:textId="263F5476" w:rsidR="0036498B" w:rsidRPr="00E04691" w:rsidRDefault="00CB16A4"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7522A645"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3BF6FA6C" w14:textId="4D518E6A" w:rsidTr="00BB616B">
        <w:trPr>
          <w:trHeight w:val="313"/>
        </w:trPr>
        <w:tc>
          <w:tcPr>
            <w:tcW w:w="1724" w:type="dxa"/>
            <w:tcBorders>
              <w:top w:val="single" w:sz="4" w:space="0" w:color="auto"/>
              <w:left w:val="single" w:sz="4" w:space="0" w:color="auto"/>
              <w:bottom w:val="single" w:sz="4" w:space="0" w:color="auto"/>
              <w:right w:val="single" w:sz="4" w:space="0" w:color="auto"/>
            </w:tcBorders>
            <w:hideMark/>
          </w:tcPr>
          <w:p w14:paraId="16BD4855"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CO2</w:t>
            </w:r>
          </w:p>
        </w:tc>
        <w:tc>
          <w:tcPr>
            <w:tcW w:w="1673" w:type="dxa"/>
            <w:tcBorders>
              <w:top w:val="single" w:sz="4" w:space="0" w:color="auto"/>
              <w:left w:val="single" w:sz="4" w:space="0" w:color="auto"/>
              <w:bottom w:val="single" w:sz="4" w:space="0" w:color="auto"/>
              <w:right w:val="single" w:sz="4" w:space="0" w:color="auto"/>
            </w:tcBorders>
          </w:tcPr>
          <w:p w14:paraId="768CB580"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 xml:space="preserve">22-26 </w:t>
            </w:r>
            <w:proofErr w:type="spellStart"/>
            <w:r w:rsidRPr="00E04691">
              <w:rPr>
                <w:rFonts w:ascii="Times New Roman" w:eastAsia="Calibri" w:hAnsi="Times New Roman" w:cs="Times New Roman"/>
                <w:sz w:val="22"/>
                <w:szCs w:val="22"/>
              </w:rPr>
              <w:t>mEq</w:t>
            </w:r>
            <w:proofErr w:type="spellEnd"/>
            <w:r w:rsidRPr="00E04691">
              <w:rPr>
                <w:rFonts w:ascii="Times New Roman" w:eastAsia="Calibri" w:hAnsi="Times New Roman" w:cs="Times New Roman"/>
                <w:sz w:val="22"/>
                <w:szCs w:val="22"/>
              </w:rPr>
              <w:t>/L</w:t>
            </w:r>
          </w:p>
        </w:tc>
        <w:tc>
          <w:tcPr>
            <w:tcW w:w="1470" w:type="dxa"/>
            <w:tcBorders>
              <w:top w:val="single" w:sz="4" w:space="0" w:color="auto"/>
              <w:left w:val="single" w:sz="4" w:space="0" w:color="auto"/>
              <w:bottom w:val="single" w:sz="4" w:space="0" w:color="auto"/>
              <w:right w:val="single" w:sz="4" w:space="0" w:color="auto"/>
            </w:tcBorders>
          </w:tcPr>
          <w:p w14:paraId="0F1BDA6D" w14:textId="3AEA9685" w:rsidR="0036498B" w:rsidRPr="00E04691" w:rsidRDefault="007B052B"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21 </w:t>
            </w:r>
            <w:proofErr w:type="spellStart"/>
            <w:r>
              <w:rPr>
                <w:rFonts w:ascii="Times New Roman" w:eastAsia="Calibri" w:hAnsi="Times New Roman" w:cs="Times New Roman"/>
                <w:sz w:val="22"/>
                <w:szCs w:val="22"/>
              </w:rPr>
              <w:t>mEq</w:t>
            </w:r>
            <w:proofErr w:type="spellEnd"/>
            <w:r>
              <w:rPr>
                <w:rFonts w:ascii="Times New Roman" w:eastAsia="Calibri" w:hAnsi="Times New Roman" w:cs="Times New Roman"/>
                <w:sz w:val="22"/>
                <w:szCs w:val="22"/>
              </w:rPr>
              <w:t>/L</w:t>
            </w:r>
          </w:p>
        </w:tc>
        <w:tc>
          <w:tcPr>
            <w:tcW w:w="1271" w:type="dxa"/>
            <w:tcBorders>
              <w:top w:val="single" w:sz="4" w:space="0" w:color="auto"/>
              <w:left w:val="single" w:sz="4" w:space="0" w:color="auto"/>
              <w:bottom w:val="single" w:sz="4" w:space="0" w:color="auto"/>
              <w:right w:val="single" w:sz="4" w:space="0" w:color="auto"/>
            </w:tcBorders>
          </w:tcPr>
          <w:p w14:paraId="3659D60C"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4EED18AD" w14:textId="0E959BD8"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57ED0C20" w14:textId="6697EC56" w:rsidR="0036498B" w:rsidRPr="00E04691" w:rsidRDefault="00CB16A4"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L</w:t>
            </w:r>
          </w:p>
        </w:tc>
        <w:tc>
          <w:tcPr>
            <w:tcW w:w="1635" w:type="dxa"/>
            <w:tcBorders>
              <w:top w:val="single" w:sz="4" w:space="0" w:color="auto"/>
              <w:left w:val="single" w:sz="4" w:space="0" w:color="auto"/>
              <w:bottom w:val="single" w:sz="4" w:space="0" w:color="auto"/>
              <w:right w:val="single" w:sz="4" w:space="0" w:color="auto"/>
            </w:tcBorders>
          </w:tcPr>
          <w:p w14:paraId="4CD16155" w14:textId="7E072A4A" w:rsidR="0036498B" w:rsidRPr="00E04691" w:rsidRDefault="000D6429"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Due to the patient’s</w:t>
            </w:r>
            <w:r w:rsidR="00545C8B">
              <w:rPr>
                <w:rFonts w:ascii="Times New Roman" w:eastAsia="Calibri" w:hAnsi="Times New Roman" w:cs="Times New Roman"/>
                <w:sz w:val="22"/>
                <w:szCs w:val="22"/>
              </w:rPr>
              <w:t xml:space="preserve"> dehydration from vomiting.</w:t>
            </w:r>
          </w:p>
        </w:tc>
      </w:tr>
      <w:tr w:rsidR="0036498B" w:rsidRPr="00E04691" w14:paraId="1D574E5A" w14:textId="178FD824"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0CF1D010"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Anion Gap</w:t>
            </w:r>
          </w:p>
        </w:tc>
        <w:tc>
          <w:tcPr>
            <w:tcW w:w="1673" w:type="dxa"/>
            <w:tcBorders>
              <w:top w:val="single" w:sz="4" w:space="0" w:color="auto"/>
              <w:left w:val="single" w:sz="4" w:space="0" w:color="auto"/>
              <w:bottom w:val="single" w:sz="4" w:space="0" w:color="auto"/>
              <w:right w:val="single" w:sz="4" w:space="0" w:color="auto"/>
            </w:tcBorders>
          </w:tcPr>
          <w:p w14:paraId="33C7AC96"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8-16 mmol/L</w:t>
            </w:r>
          </w:p>
        </w:tc>
        <w:tc>
          <w:tcPr>
            <w:tcW w:w="1470" w:type="dxa"/>
            <w:tcBorders>
              <w:top w:val="single" w:sz="4" w:space="0" w:color="auto"/>
              <w:left w:val="single" w:sz="4" w:space="0" w:color="auto"/>
              <w:bottom w:val="single" w:sz="4" w:space="0" w:color="auto"/>
              <w:right w:val="single" w:sz="4" w:space="0" w:color="auto"/>
            </w:tcBorders>
          </w:tcPr>
          <w:p w14:paraId="0E34C7DE" w14:textId="699ADF1E" w:rsidR="0036498B" w:rsidRPr="00E04691" w:rsidRDefault="007B052B"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10 mmol/L</w:t>
            </w:r>
          </w:p>
        </w:tc>
        <w:tc>
          <w:tcPr>
            <w:tcW w:w="1271" w:type="dxa"/>
            <w:tcBorders>
              <w:top w:val="single" w:sz="4" w:space="0" w:color="auto"/>
              <w:left w:val="single" w:sz="4" w:space="0" w:color="auto"/>
              <w:bottom w:val="single" w:sz="4" w:space="0" w:color="auto"/>
              <w:right w:val="single" w:sz="4" w:space="0" w:color="auto"/>
            </w:tcBorders>
          </w:tcPr>
          <w:p w14:paraId="7534B113"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25B4A0C7" w14:textId="39493B13"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667122F7" w14:textId="057A8B9E" w:rsidR="0036498B" w:rsidRPr="00E04691" w:rsidRDefault="00CB16A4"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0463A3E4"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45FC449C" w14:textId="7D9307E3" w:rsidTr="00BB616B">
        <w:trPr>
          <w:trHeight w:val="313"/>
        </w:trPr>
        <w:tc>
          <w:tcPr>
            <w:tcW w:w="1724" w:type="dxa"/>
            <w:tcBorders>
              <w:top w:val="single" w:sz="4" w:space="0" w:color="auto"/>
              <w:left w:val="single" w:sz="4" w:space="0" w:color="auto"/>
              <w:bottom w:val="single" w:sz="4" w:space="0" w:color="auto"/>
              <w:right w:val="single" w:sz="4" w:space="0" w:color="auto"/>
            </w:tcBorders>
          </w:tcPr>
          <w:p w14:paraId="39658666" w14:textId="7A03EC4F"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Glucose</w:t>
            </w:r>
          </w:p>
        </w:tc>
        <w:tc>
          <w:tcPr>
            <w:tcW w:w="1673" w:type="dxa"/>
            <w:tcBorders>
              <w:top w:val="single" w:sz="4" w:space="0" w:color="auto"/>
              <w:left w:val="single" w:sz="4" w:space="0" w:color="auto"/>
              <w:bottom w:val="single" w:sz="4" w:space="0" w:color="auto"/>
              <w:right w:val="single" w:sz="4" w:space="0" w:color="auto"/>
            </w:tcBorders>
          </w:tcPr>
          <w:p w14:paraId="06E1B746" w14:textId="28864B83"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70-100mg/dL</w:t>
            </w:r>
          </w:p>
        </w:tc>
        <w:tc>
          <w:tcPr>
            <w:tcW w:w="1470" w:type="dxa"/>
            <w:tcBorders>
              <w:top w:val="single" w:sz="4" w:space="0" w:color="auto"/>
              <w:left w:val="single" w:sz="4" w:space="0" w:color="auto"/>
              <w:bottom w:val="single" w:sz="4" w:space="0" w:color="auto"/>
              <w:right w:val="single" w:sz="4" w:space="0" w:color="auto"/>
            </w:tcBorders>
          </w:tcPr>
          <w:p w14:paraId="1C409F18" w14:textId="7692F802" w:rsidR="0036498B" w:rsidRPr="00E04691" w:rsidRDefault="007B052B"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161 mg/dL</w:t>
            </w:r>
          </w:p>
        </w:tc>
        <w:tc>
          <w:tcPr>
            <w:tcW w:w="1271" w:type="dxa"/>
            <w:tcBorders>
              <w:top w:val="single" w:sz="4" w:space="0" w:color="auto"/>
              <w:left w:val="single" w:sz="4" w:space="0" w:color="auto"/>
              <w:bottom w:val="single" w:sz="4" w:space="0" w:color="auto"/>
              <w:right w:val="single" w:sz="4" w:space="0" w:color="auto"/>
            </w:tcBorders>
          </w:tcPr>
          <w:p w14:paraId="28293CDE"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1FC7B72B" w14:textId="542669E5"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649512BA" w14:textId="494AF1EF" w:rsidR="0036498B" w:rsidRPr="00E04691" w:rsidRDefault="00CB16A4"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H</w:t>
            </w:r>
          </w:p>
        </w:tc>
        <w:tc>
          <w:tcPr>
            <w:tcW w:w="1635" w:type="dxa"/>
            <w:tcBorders>
              <w:top w:val="single" w:sz="4" w:space="0" w:color="auto"/>
              <w:left w:val="single" w:sz="4" w:space="0" w:color="auto"/>
              <w:bottom w:val="single" w:sz="4" w:space="0" w:color="auto"/>
              <w:right w:val="single" w:sz="4" w:space="0" w:color="auto"/>
            </w:tcBorders>
          </w:tcPr>
          <w:p w14:paraId="0CA29A29" w14:textId="26021FFE" w:rsidR="0036498B" w:rsidRPr="00E04691" w:rsidRDefault="00545C8B"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 xml:space="preserve">Due to the </w:t>
            </w:r>
            <w:r w:rsidR="0025042C">
              <w:rPr>
                <w:rFonts w:ascii="Times New Roman" w:eastAsia="Calibri" w:hAnsi="Times New Roman" w:cs="Times New Roman"/>
                <w:sz w:val="22"/>
                <w:szCs w:val="22"/>
              </w:rPr>
              <w:t>stress that the patient</w:t>
            </w:r>
            <w:r w:rsidR="00B702EB">
              <w:rPr>
                <w:rFonts w:ascii="Times New Roman" w:eastAsia="Calibri" w:hAnsi="Times New Roman" w:cs="Times New Roman"/>
                <w:sz w:val="22"/>
                <w:szCs w:val="22"/>
              </w:rPr>
              <w:t xml:space="preserve"> is currently under.</w:t>
            </w:r>
          </w:p>
        </w:tc>
      </w:tr>
      <w:tr w:rsidR="0036498B" w:rsidRPr="00E04691" w14:paraId="5E60402C" w14:textId="5500D2C3" w:rsidTr="00BB616B">
        <w:trPr>
          <w:trHeight w:val="313"/>
        </w:trPr>
        <w:tc>
          <w:tcPr>
            <w:tcW w:w="1724" w:type="dxa"/>
            <w:tcBorders>
              <w:top w:val="single" w:sz="4" w:space="0" w:color="auto"/>
              <w:left w:val="single" w:sz="4" w:space="0" w:color="auto"/>
              <w:bottom w:val="single" w:sz="4" w:space="0" w:color="auto"/>
              <w:right w:val="single" w:sz="4" w:space="0" w:color="auto"/>
            </w:tcBorders>
            <w:hideMark/>
          </w:tcPr>
          <w:p w14:paraId="79E0E2BE"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lastRenderedPageBreak/>
              <w:t>BUN</w:t>
            </w:r>
          </w:p>
        </w:tc>
        <w:tc>
          <w:tcPr>
            <w:tcW w:w="1673" w:type="dxa"/>
            <w:tcBorders>
              <w:top w:val="single" w:sz="4" w:space="0" w:color="auto"/>
              <w:left w:val="single" w:sz="4" w:space="0" w:color="auto"/>
              <w:bottom w:val="single" w:sz="4" w:space="0" w:color="auto"/>
              <w:right w:val="single" w:sz="4" w:space="0" w:color="auto"/>
            </w:tcBorders>
          </w:tcPr>
          <w:p w14:paraId="43679D91"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8-21 mg/dL</w:t>
            </w:r>
          </w:p>
        </w:tc>
        <w:tc>
          <w:tcPr>
            <w:tcW w:w="1470" w:type="dxa"/>
            <w:tcBorders>
              <w:top w:val="single" w:sz="4" w:space="0" w:color="auto"/>
              <w:left w:val="single" w:sz="4" w:space="0" w:color="auto"/>
              <w:bottom w:val="single" w:sz="4" w:space="0" w:color="auto"/>
              <w:right w:val="single" w:sz="4" w:space="0" w:color="auto"/>
            </w:tcBorders>
          </w:tcPr>
          <w:p w14:paraId="791497F8" w14:textId="00B6D9F0" w:rsidR="0036498B" w:rsidRPr="00E04691" w:rsidRDefault="00DF24F8"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7 mg/dL</w:t>
            </w:r>
          </w:p>
        </w:tc>
        <w:tc>
          <w:tcPr>
            <w:tcW w:w="1271" w:type="dxa"/>
            <w:tcBorders>
              <w:top w:val="single" w:sz="4" w:space="0" w:color="auto"/>
              <w:left w:val="single" w:sz="4" w:space="0" w:color="auto"/>
              <w:bottom w:val="single" w:sz="4" w:space="0" w:color="auto"/>
              <w:right w:val="single" w:sz="4" w:space="0" w:color="auto"/>
            </w:tcBorders>
          </w:tcPr>
          <w:p w14:paraId="15E48688"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3C12BB37" w14:textId="3F2F00DD"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5870119B" w14:textId="55BDC0A8" w:rsidR="0036498B" w:rsidRPr="00E04691" w:rsidRDefault="00C56E22"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L</w:t>
            </w:r>
          </w:p>
        </w:tc>
        <w:tc>
          <w:tcPr>
            <w:tcW w:w="1635" w:type="dxa"/>
            <w:tcBorders>
              <w:top w:val="single" w:sz="4" w:space="0" w:color="auto"/>
              <w:left w:val="single" w:sz="4" w:space="0" w:color="auto"/>
              <w:bottom w:val="single" w:sz="4" w:space="0" w:color="auto"/>
              <w:right w:val="single" w:sz="4" w:space="0" w:color="auto"/>
            </w:tcBorders>
          </w:tcPr>
          <w:p w14:paraId="1BA261B4" w14:textId="1C1C202D" w:rsidR="0036498B" w:rsidRPr="00E04691" w:rsidRDefault="00225719"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May be due to the patient’s vomiting</w:t>
            </w:r>
            <w:r w:rsidR="00D50A4F">
              <w:rPr>
                <w:rFonts w:ascii="Times New Roman" w:eastAsia="Calibri" w:hAnsi="Times New Roman" w:cs="Times New Roman"/>
                <w:sz w:val="22"/>
                <w:szCs w:val="22"/>
              </w:rPr>
              <w:t>, dehydration, and decreased protein intake.</w:t>
            </w:r>
          </w:p>
        </w:tc>
      </w:tr>
      <w:tr w:rsidR="0036498B" w:rsidRPr="00E04691" w14:paraId="78D882F2" w14:textId="3F8AE838" w:rsidTr="00BB616B">
        <w:trPr>
          <w:trHeight w:val="589"/>
        </w:trPr>
        <w:tc>
          <w:tcPr>
            <w:tcW w:w="1724" w:type="dxa"/>
            <w:tcBorders>
              <w:top w:val="single" w:sz="4" w:space="0" w:color="auto"/>
              <w:left w:val="single" w:sz="4" w:space="0" w:color="auto"/>
              <w:bottom w:val="single" w:sz="4" w:space="0" w:color="auto"/>
              <w:right w:val="single" w:sz="4" w:space="0" w:color="auto"/>
            </w:tcBorders>
            <w:hideMark/>
          </w:tcPr>
          <w:p w14:paraId="2D8AC229"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Creatinine</w:t>
            </w:r>
          </w:p>
        </w:tc>
        <w:tc>
          <w:tcPr>
            <w:tcW w:w="1673" w:type="dxa"/>
            <w:tcBorders>
              <w:top w:val="single" w:sz="4" w:space="0" w:color="auto"/>
              <w:left w:val="single" w:sz="4" w:space="0" w:color="auto"/>
              <w:bottom w:val="single" w:sz="4" w:space="0" w:color="auto"/>
              <w:right w:val="single" w:sz="4" w:space="0" w:color="auto"/>
            </w:tcBorders>
          </w:tcPr>
          <w:p w14:paraId="3F476122"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0.51-1.21 mg/dL</w:t>
            </w:r>
          </w:p>
        </w:tc>
        <w:tc>
          <w:tcPr>
            <w:tcW w:w="1470" w:type="dxa"/>
            <w:tcBorders>
              <w:top w:val="single" w:sz="4" w:space="0" w:color="auto"/>
              <w:left w:val="single" w:sz="4" w:space="0" w:color="auto"/>
              <w:bottom w:val="single" w:sz="4" w:space="0" w:color="auto"/>
              <w:right w:val="single" w:sz="4" w:space="0" w:color="auto"/>
            </w:tcBorders>
          </w:tcPr>
          <w:p w14:paraId="30661EB5" w14:textId="41BE3EA7" w:rsidR="0036498B" w:rsidRPr="00E04691" w:rsidRDefault="00DF24F8"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0.8 mg/dL</w:t>
            </w:r>
          </w:p>
        </w:tc>
        <w:tc>
          <w:tcPr>
            <w:tcW w:w="1271" w:type="dxa"/>
            <w:tcBorders>
              <w:top w:val="single" w:sz="4" w:space="0" w:color="auto"/>
              <w:left w:val="single" w:sz="4" w:space="0" w:color="auto"/>
              <w:bottom w:val="single" w:sz="4" w:space="0" w:color="auto"/>
              <w:right w:val="single" w:sz="4" w:space="0" w:color="auto"/>
            </w:tcBorders>
          </w:tcPr>
          <w:p w14:paraId="1D927193"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143A9809" w14:textId="1D98487F"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2CF2C767" w14:textId="45727F9E" w:rsidR="0036498B" w:rsidRPr="00E04691" w:rsidRDefault="00F948BC"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4EFB7E2A"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0A130EAE" w14:textId="2123F896" w:rsidTr="00BB616B">
        <w:trPr>
          <w:trHeight w:val="314"/>
        </w:trPr>
        <w:tc>
          <w:tcPr>
            <w:tcW w:w="1724" w:type="dxa"/>
            <w:tcBorders>
              <w:top w:val="single" w:sz="4" w:space="0" w:color="auto"/>
              <w:left w:val="single" w:sz="4" w:space="0" w:color="auto"/>
              <w:bottom w:val="single" w:sz="4" w:space="0" w:color="auto"/>
              <w:right w:val="single" w:sz="4" w:space="0" w:color="auto"/>
            </w:tcBorders>
            <w:hideMark/>
          </w:tcPr>
          <w:p w14:paraId="25247786"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Calcium</w:t>
            </w:r>
          </w:p>
        </w:tc>
        <w:tc>
          <w:tcPr>
            <w:tcW w:w="1673" w:type="dxa"/>
            <w:tcBorders>
              <w:top w:val="single" w:sz="4" w:space="0" w:color="auto"/>
              <w:left w:val="single" w:sz="4" w:space="0" w:color="auto"/>
              <w:bottom w:val="single" w:sz="4" w:space="0" w:color="auto"/>
              <w:right w:val="single" w:sz="4" w:space="0" w:color="auto"/>
            </w:tcBorders>
          </w:tcPr>
          <w:p w14:paraId="030A2208"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8.2-10.2 mg/dL</w:t>
            </w:r>
          </w:p>
        </w:tc>
        <w:tc>
          <w:tcPr>
            <w:tcW w:w="1470" w:type="dxa"/>
            <w:tcBorders>
              <w:top w:val="single" w:sz="4" w:space="0" w:color="auto"/>
              <w:left w:val="single" w:sz="4" w:space="0" w:color="auto"/>
              <w:bottom w:val="single" w:sz="4" w:space="0" w:color="auto"/>
              <w:right w:val="single" w:sz="4" w:space="0" w:color="auto"/>
            </w:tcBorders>
          </w:tcPr>
          <w:p w14:paraId="36C831EC" w14:textId="7BF66053" w:rsidR="0036498B" w:rsidRPr="00E04691" w:rsidRDefault="00DF24F8"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9.1 mg/dL</w:t>
            </w:r>
          </w:p>
        </w:tc>
        <w:tc>
          <w:tcPr>
            <w:tcW w:w="1271" w:type="dxa"/>
            <w:tcBorders>
              <w:top w:val="single" w:sz="4" w:space="0" w:color="auto"/>
              <w:left w:val="single" w:sz="4" w:space="0" w:color="auto"/>
              <w:bottom w:val="single" w:sz="4" w:space="0" w:color="auto"/>
              <w:right w:val="single" w:sz="4" w:space="0" w:color="auto"/>
            </w:tcBorders>
          </w:tcPr>
          <w:p w14:paraId="75409D47"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14E2BB6B" w14:textId="0F2E184D"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009FB5EE" w14:textId="6D9706C7" w:rsidR="0036498B" w:rsidRPr="00E04691" w:rsidRDefault="00F948BC"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7C045879"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285FBF3E" w14:textId="4DC30CD2"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1826EAED"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Total protein</w:t>
            </w:r>
          </w:p>
        </w:tc>
        <w:tc>
          <w:tcPr>
            <w:tcW w:w="1673" w:type="dxa"/>
            <w:tcBorders>
              <w:top w:val="single" w:sz="4" w:space="0" w:color="auto"/>
              <w:left w:val="single" w:sz="4" w:space="0" w:color="auto"/>
              <w:bottom w:val="single" w:sz="4" w:space="0" w:color="auto"/>
              <w:right w:val="single" w:sz="4" w:space="0" w:color="auto"/>
            </w:tcBorders>
          </w:tcPr>
          <w:p w14:paraId="280F508A"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6-8 g/dL</w:t>
            </w:r>
          </w:p>
        </w:tc>
        <w:tc>
          <w:tcPr>
            <w:tcW w:w="1470" w:type="dxa"/>
            <w:tcBorders>
              <w:top w:val="single" w:sz="4" w:space="0" w:color="auto"/>
              <w:left w:val="single" w:sz="4" w:space="0" w:color="auto"/>
              <w:bottom w:val="single" w:sz="4" w:space="0" w:color="auto"/>
              <w:right w:val="single" w:sz="4" w:space="0" w:color="auto"/>
            </w:tcBorders>
          </w:tcPr>
          <w:p w14:paraId="6E91966F" w14:textId="12590857" w:rsidR="0036498B" w:rsidRPr="00E04691" w:rsidRDefault="00DF24F8"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7.2 g/dL</w:t>
            </w:r>
          </w:p>
        </w:tc>
        <w:tc>
          <w:tcPr>
            <w:tcW w:w="1271" w:type="dxa"/>
            <w:tcBorders>
              <w:top w:val="single" w:sz="4" w:space="0" w:color="auto"/>
              <w:left w:val="single" w:sz="4" w:space="0" w:color="auto"/>
              <w:bottom w:val="single" w:sz="4" w:space="0" w:color="auto"/>
              <w:right w:val="single" w:sz="4" w:space="0" w:color="auto"/>
            </w:tcBorders>
          </w:tcPr>
          <w:p w14:paraId="5BDBF0AF"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09D0ACA0" w14:textId="6A07EA3C"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0E7B39A9" w14:textId="4B57E5C3" w:rsidR="0036498B" w:rsidRPr="00E04691" w:rsidRDefault="00F948BC"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4ECFBFA9"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5DEAF861" w14:textId="12F89B67"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7C3885DC"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Albumin</w:t>
            </w:r>
          </w:p>
        </w:tc>
        <w:tc>
          <w:tcPr>
            <w:tcW w:w="1673" w:type="dxa"/>
            <w:tcBorders>
              <w:top w:val="single" w:sz="4" w:space="0" w:color="auto"/>
              <w:left w:val="single" w:sz="4" w:space="0" w:color="auto"/>
              <w:bottom w:val="single" w:sz="4" w:space="0" w:color="auto"/>
              <w:right w:val="single" w:sz="4" w:space="0" w:color="auto"/>
            </w:tcBorders>
          </w:tcPr>
          <w:p w14:paraId="1F744F0C"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3.7-5.1 g/dL</w:t>
            </w:r>
          </w:p>
        </w:tc>
        <w:tc>
          <w:tcPr>
            <w:tcW w:w="1470" w:type="dxa"/>
            <w:tcBorders>
              <w:top w:val="single" w:sz="4" w:space="0" w:color="auto"/>
              <w:left w:val="single" w:sz="4" w:space="0" w:color="auto"/>
              <w:bottom w:val="single" w:sz="4" w:space="0" w:color="auto"/>
              <w:right w:val="single" w:sz="4" w:space="0" w:color="auto"/>
            </w:tcBorders>
          </w:tcPr>
          <w:p w14:paraId="4C09383B" w14:textId="64A547F5" w:rsidR="0036498B" w:rsidRPr="00E04691" w:rsidRDefault="00DF24F8"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4.0 g/dL</w:t>
            </w:r>
          </w:p>
        </w:tc>
        <w:tc>
          <w:tcPr>
            <w:tcW w:w="1271" w:type="dxa"/>
            <w:tcBorders>
              <w:top w:val="single" w:sz="4" w:space="0" w:color="auto"/>
              <w:left w:val="single" w:sz="4" w:space="0" w:color="auto"/>
              <w:bottom w:val="single" w:sz="4" w:space="0" w:color="auto"/>
              <w:right w:val="single" w:sz="4" w:space="0" w:color="auto"/>
            </w:tcBorders>
          </w:tcPr>
          <w:p w14:paraId="1701E0B6"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016505B5" w14:textId="6338575C"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730D3D06" w14:textId="03756549" w:rsidR="0036498B" w:rsidRPr="00E04691" w:rsidRDefault="00F948BC"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666E6C32"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504EB966" w14:textId="3539B9B1"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1A477BFB"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AST</w:t>
            </w:r>
          </w:p>
        </w:tc>
        <w:tc>
          <w:tcPr>
            <w:tcW w:w="1673" w:type="dxa"/>
            <w:tcBorders>
              <w:top w:val="single" w:sz="4" w:space="0" w:color="auto"/>
              <w:left w:val="single" w:sz="4" w:space="0" w:color="auto"/>
              <w:bottom w:val="single" w:sz="4" w:space="0" w:color="auto"/>
              <w:right w:val="single" w:sz="4" w:space="0" w:color="auto"/>
            </w:tcBorders>
          </w:tcPr>
          <w:p w14:paraId="436BFE63"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10-40 units/L</w:t>
            </w:r>
          </w:p>
        </w:tc>
        <w:tc>
          <w:tcPr>
            <w:tcW w:w="1470" w:type="dxa"/>
            <w:tcBorders>
              <w:top w:val="single" w:sz="4" w:space="0" w:color="auto"/>
              <w:left w:val="single" w:sz="4" w:space="0" w:color="auto"/>
              <w:bottom w:val="single" w:sz="4" w:space="0" w:color="auto"/>
              <w:right w:val="single" w:sz="4" w:space="0" w:color="auto"/>
            </w:tcBorders>
          </w:tcPr>
          <w:p w14:paraId="210AEA44" w14:textId="1F1A4DB6" w:rsidR="0036498B" w:rsidRPr="00E04691" w:rsidRDefault="00BA3A38"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19 units/L</w:t>
            </w:r>
          </w:p>
        </w:tc>
        <w:tc>
          <w:tcPr>
            <w:tcW w:w="1271" w:type="dxa"/>
            <w:tcBorders>
              <w:top w:val="single" w:sz="4" w:space="0" w:color="auto"/>
              <w:left w:val="single" w:sz="4" w:space="0" w:color="auto"/>
              <w:bottom w:val="single" w:sz="4" w:space="0" w:color="auto"/>
              <w:right w:val="single" w:sz="4" w:space="0" w:color="auto"/>
            </w:tcBorders>
          </w:tcPr>
          <w:p w14:paraId="4D5790CA"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49574350" w14:textId="548972AD"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733EEE73" w14:textId="656F18F0" w:rsidR="0036498B" w:rsidRPr="00E04691" w:rsidRDefault="00F948BC"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02959AFD"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1FF68F03" w14:textId="40678DAA"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772B4F33" w14:textId="77777777"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rPr>
              <w:t>Total bilirubin</w:t>
            </w:r>
          </w:p>
        </w:tc>
        <w:tc>
          <w:tcPr>
            <w:tcW w:w="1673" w:type="dxa"/>
            <w:tcBorders>
              <w:top w:val="single" w:sz="4" w:space="0" w:color="auto"/>
              <w:left w:val="single" w:sz="4" w:space="0" w:color="auto"/>
              <w:bottom w:val="single" w:sz="4" w:space="0" w:color="auto"/>
              <w:right w:val="single" w:sz="4" w:space="0" w:color="auto"/>
            </w:tcBorders>
          </w:tcPr>
          <w:p w14:paraId="538A4CDD" w14:textId="77777777" w:rsidR="0036498B" w:rsidRPr="00E04691" w:rsidRDefault="0036498B" w:rsidP="00C84717">
            <w:pPr>
              <w:spacing w:line="276" w:lineRule="auto"/>
              <w:jc w:val="center"/>
              <w:rPr>
                <w:rFonts w:ascii="Times New Roman" w:eastAsia="Calibri" w:hAnsi="Times New Roman" w:cs="Times New Roman"/>
                <w:sz w:val="22"/>
                <w:szCs w:val="22"/>
              </w:rPr>
            </w:pPr>
            <w:r w:rsidRPr="00E04691">
              <w:rPr>
                <w:rFonts w:ascii="Times New Roman" w:eastAsia="Calibri" w:hAnsi="Times New Roman" w:cs="Times New Roman"/>
                <w:sz w:val="22"/>
                <w:szCs w:val="22"/>
              </w:rPr>
              <w:t>&lt;1.2 mg/dL</w:t>
            </w:r>
          </w:p>
        </w:tc>
        <w:tc>
          <w:tcPr>
            <w:tcW w:w="1470" w:type="dxa"/>
            <w:tcBorders>
              <w:top w:val="single" w:sz="4" w:space="0" w:color="auto"/>
              <w:left w:val="single" w:sz="4" w:space="0" w:color="auto"/>
              <w:bottom w:val="single" w:sz="4" w:space="0" w:color="auto"/>
              <w:right w:val="single" w:sz="4" w:space="0" w:color="auto"/>
            </w:tcBorders>
          </w:tcPr>
          <w:p w14:paraId="7BB3A581" w14:textId="3906EFDA" w:rsidR="0036498B" w:rsidRPr="00E04691" w:rsidRDefault="00BA3A38"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0.3 mg/dL</w:t>
            </w:r>
          </w:p>
        </w:tc>
        <w:tc>
          <w:tcPr>
            <w:tcW w:w="1271" w:type="dxa"/>
            <w:tcBorders>
              <w:top w:val="single" w:sz="4" w:space="0" w:color="auto"/>
              <w:left w:val="single" w:sz="4" w:space="0" w:color="auto"/>
              <w:bottom w:val="single" w:sz="4" w:space="0" w:color="auto"/>
              <w:right w:val="single" w:sz="4" w:space="0" w:color="auto"/>
            </w:tcBorders>
          </w:tcPr>
          <w:p w14:paraId="5D3500B0" w14:textId="77777777" w:rsidR="00DE6BAB" w:rsidRDefault="00DE6BAB"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3/8/2026</w:t>
            </w:r>
          </w:p>
          <w:p w14:paraId="2481BB35" w14:textId="24927520" w:rsidR="0036498B" w:rsidRPr="00E04691" w:rsidRDefault="00461C76" w:rsidP="00DE6BAB">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06:58</w:t>
            </w:r>
          </w:p>
        </w:tc>
        <w:tc>
          <w:tcPr>
            <w:tcW w:w="1280" w:type="dxa"/>
            <w:tcBorders>
              <w:top w:val="single" w:sz="4" w:space="0" w:color="auto"/>
              <w:left w:val="single" w:sz="4" w:space="0" w:color="auto"/>
              <w:bottom w:val="single" w:sz="4" w:space="0" w:color="auto"/>
              <w:right w:val="single" w:sz="4" w:space="0" w:color="auto"/>
            </w:tcBorders>
          </w:tcPr>
          <w:p w14:paraId="1DDF70C9" w14:textId="04BEC155" w:rsidR="0036498B" w:rsidRPr="00E04691" w:rsidRDefault="000D6429" w:rsidP="00C84717">
            <w:pPr>
              <w:spacing w:line="276"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WNL</w:t>
            </w:r>
          </w:p>
        </w:tc>
        <w:tc>
          <w:tcPr>
            <w:tcW w:w="1635" w:type="dxa"/>
            <w:tcBorders>
              <w:top w:val="single" w:sz="4" w:space="0" w:color="auto"/>
              <w:left w:val="single" w:sz="4" w:space="0" w:color="auto"/>
              <w:bottom w:val="single" w:sz="4" w:space="0" w:color="auto"/>
              <w:right w:val="single" w:sz="4" w:space="0" w:color="auto"/>
            </w:tcBorders>
          </w:tcPr>
          <w:p w14:paraId="5FB27D9D"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44A369FA" w14:textId="6B6ED677"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1927E0FC" w14:textId="72FDE2B6" w:rsidR="0036498B" w:rsidRPr="00E04691" w:rsidRDefault="0036498B" w:rsidP="00C84717">
            <w:pPr>
              <w:spacing w:line="276" w:lineRule="auto"/>
              <w:jc w:val="center"/>
              <w:rPr>
                <w:rFonts w:ascii="Times New Roman" w:eastAsia="Calibri" w:hAnsi="Times New Roman" w:cs="Times New Roman"/>
              </w:rPr>
            </w:pPr>
            <w:r w:rsidRPr="00E04691">
              <w:rPr>
                <w:rFonts w:ascii="Times New Roman" w:eastAsia="Calibri" w:hAnsi="Times New Roman" w:cs="Times New Roman"/>
                <w:b/>
              </w:rPr>
              <w:t xml:space="preserve">OTHER </w:t>
            </w:r>
            <w:r w:rsidR="00013F3E">
              <w:rPr>
                <w:rFonts w:ascii="Times New Roman" w:eastAsia="Calibri" w:hAnsi="Times New Roman" w:cs="Times New Roman"/>
                <w:b/>
              </w:rPr>
              <w:t xml:space="preserve">PERTINENT </w:t>
            </w:r>
            <w:r w:rsidRPr="00E04691">
              <w:rPr>
                <w:rFonts w:ascii="Times New Roman" w:eastAsia="Calibri" w:hAnsi="Times New Roman" w:cs="Times New Roman"/>
                <w:b/>
              </w:rPr>
              <w:t>LABS</w:t>
            </w:r>
          </w:p>
        </w:tc>
        <w:tc>
          <w:tcPr>
            <w:tcW w:w="167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9EEE689"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47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D0ED815"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27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B9A142F"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28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C7AF8B0"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6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6269310"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7E95AC61" w14:textId="60E47BCA"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4C258758" w14:textId="77777777" w:rsidR="0036498B" w:rsidRPr="00E04691" w:rsidRDefault="0036498B" w:rsidP="00C84717">
            <w:pPr>
              <w:spacing w:line="276" w:lineRule="auto"/>
              <w:jc w:val="center"/>
              <w:rPr>
                <w:rFonts w:ascii="Times New Roman" w:eastAsia="Calibri" w:hAnsi="Times New Roman" w:cs="Times New Roman"/>
              </w:rPr>
            </w:pPr>
          </w:p>
        </w:tc>
        <w:tc>
          <w:tcPr>
            <w:tcW w:w="1673" w:type="dxa"/>
            <w:tcBorders>
              <w:top w:val="single" w:sz="4" w:space="0" w:color="auto"/>
              <w:left w:val="single" w:sz="4" w:space="0" w:color="auto"/>
              <w:bottom w:val="single" w:sz="4" w:space="0" w:color="auto"/>
              <w:right w:val="single" w:sz="4" w:space="0" w:color="auto"/>
            </w:tcBorders>
          </w:tcPr>
          <w:p w14:paraId="56C6078B"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470" w:type="dxa"/>
            <w:tcBorders>
              <w:top w:val="single" w:sz="4" w:space="0" w:color="auto"/>
              <w:left w:val="single" w:sz="4" w:space="0" w:color="auto"/>
              <w:bottom w:val="single" w:sz="4" w:space="0" w:color="auto"/>
              <w:right w:val="single" w:sz="4" w:space="0" w:color="auto"/>
            </w:tcBorders>
          </w:tcPr>
          <w:p w14:paraId="061C51C4"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271" w:type="dxa"/>
            <w:tcBorders>
              <w:top w:val="single" w:sz="4" w:space="0" w:color="auto"/>
              <w:left w:val="single" w:sz="4" w:space="0" w:color="auto"/>
              <w:bottom w:val="single" w:sz="4" w:space="0" w:color="auto"/>
              <w:right w:val="single" w:sz="4" w:space="0" w:color="auto"/>
            </w:tcBorders>
          </w:tcPr>
          <w:p w14:paraId="2254F8D6"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280" w:type="dxa"/>
            <w:tcBorders>
              <w:top w:val="single" w:sz="4" w:space="0" w:color="auto"/>
              <w:left w:val="single" w:sz="4" w:space="0" w:color="auto"/>
              <w:bottom w:val="single" w:sz="4" w:space="0" w:color="auto"/>
              <w:right w:val="single" w:sz="4" w:space="0" w:color="auto"/>
            </w:tcBorders>
          </w:tcPr>
          <w:p w14:paraId="5B26E7C1"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635" w:type="dxa"/>
            <w:tcBorders>
              <w:top w:val="single" w:sz="4" w:space="0" w:color="auto"/>
              <w:left w:val="single" w:sz="4" w:space="0" w:color="auto"/>
              <w:bottom w:val="single" w:sz="4" w:space="0" w:color="auto"/>
              <w:right w:val="single" w:sz="4" w:space="0" w:color="auto"/>
            </w:tcBorders>
          </w:tcPr>
          <w:p w14:paraId="386DF051"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39AA9E06" w14:textId="6CA91788"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4F02FA33" w14:textId="77777777" w:rsidR="0036498B" w:rsidRPr="00E04691" w:rsidRDefault="0036498B" w:rsidP="00C84717">
            <w:pPr>
              <w:spacing w:line="276" w:lineRule="auto"/>
              <w:jc w:val="center"/>
              <w:rPr>
                <w:rFonts w:ascii="Times New Roman" w:eastAsia="Calibri" w:hAnsi="Times New Roman" w:cs="Times New Roman"/>
              </w:rPr>
            </w:pPr>
          </w:p>
        </w:tc>
        <w:tc>
          <w:tcPr>
            <w:tcW w:w="1673" w:type="dxa"/>
            <w:tcBorders>
              <w:top w:val="single" w:sz="4" w:space="0" w:color="auto"/>
              <w:left w:val="single" w:sz="4" w:space="0" w:color="auto"/>
              <w:bottom w:val="single" w:sz="4" w:space="0" w:color="auto"/>
              <w:right w:val="single" w:sz="4" w:space="0" w:color="auto"/>
            </w:tcBorders>
          </w:tcPr>
          <w:p w14:paraId="40456532"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470" w:type="dxa"/>
            <w:tcBorders>
              <w:top w:val="single" w:sz="4" w:space="0" w:color="auto"/>
              <w:left w:val="single" w:sz="4" w:space="0" w:color="auto"/>
              <w:bottom w:val="single" w:sz="4" w:space="0" w:color="auto"/>
              <w:right w:val="single" w:sz="4" w:space="0" w:color="auto"/>
            </w:tcBorders>
          </w:tcPr>
          <w:p w14:paraId="414813DE"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271" w:type="dxa"/>
            <w:tcBorders>
              <w:top w:val="single" w:sz="4" w:space="0" w:color="auto"/>
              <w:left w:val="single" w:sz="4" w:space="0" w:color="auto"/>
              <w:bottom w:val="single" w:sz="4" w:space="0" w:color="auto"/>
              <w:right w:val="single" w:sz="4" w:space="0" w:color="auto"/>
            </w:tcBorders>
          </w:tcPr>
          <w:p w14:paraId="5B733054"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280" w:type="dxa"/>
            <w:tcBorders>
              <w:top w:val="single" w:sz="4" w:space="0" w:color="auto"/>
              <w:left w:val="single" w:sz="4" w:space="0" w:color="auto"/>
              <w:bottom w:val="single" w:sz="4" w:space="0" w:color="auto"/>
              <w:right w:val="single" w:sz="4" w:space="0" w:color="auto"/>
            </w:tcBorders>
          </w:tcPr>
          <w:p w14:paraId="78AA55CD" w14:textId="77777777" w:rsidR="0036498B" w:rsidRPr="00E04691" w:rsidRDefault="0036498B" w:rsidP="00C84717">
            <w:pPr>
              <w:spacing w:line="276" w:lineRule="auto"/>
              <w:jc w:val="center"/>
              <w:rPr>
                <w:rFonts w:ascii="Times New Roman" w:eastAsia="Calibri" w:hAnsi="Times New Roman" w:cs="Times New Roman"/>
                <w:sz w:val="22"/>
                <w:szCs w:val="22"/>
              </w:rPr>
            </w:pPr>
          </w:p>
        </w:tc>
        <w:tc>
          <w:tcPr>
            <w:tcW w:w="1635" w:type="dxa"/>
            <w:tcBorders>
              <w:top w:val="single" w:sz="4" w:space="0" w:color="auto"/>
              <w:left w:val="single" w:sz="4" w:space="0" w:color="auto"/>
              <w:bottom w:val="single" w:sz="4" w:space="0" w:color="auto"/>
              <w:right w:val="single" w:sz="4" w:space="0" w:color="auto"/>
            </w:tcBorders>
          </w:tcPr>
          <w:p w14:paraId="2DF8C0E2" w14:textId="77777777" w:rsidR="0036498B" w:rsidRPr="00E04691" w:rsidRDefault="0036498B" w:rsidP="00C84717">
            <w:pPr>
              <w:spacing w:line="276" w:lineRule="auto"/>
              <w:jc w:val="center"/>
              <w:rPr>
                <w:rFonts w:ascii="Times New Roman" w:eastAsia="Calibri" w:hAnsi="Times New Roman" w:cs="Times New Roman"/>
                <w:sz w:val="22"/>
                <w:szCs w:val="22"/>
              </w:rPr>
            </w:pPr>
          </w:p>
        </w:tc>
      </w:tr>
      <w:tr w:rsidR="0036498B" w:rsidRPr="00E04691" w14:paraId="48536601" w14:textId="3B0C56F9" w:rsidTr="00BB616B">
        <w:trPr>
          <w:trHeight w:val="314"/>
        </w:trPr>
        <w:tc>
          <w:tcPr>
            <w:tcW w:w="1724" w:type="dxa"/>
            <w:tcBorders>
              <w:top w:val="single" w:sz="4" w:space="0" w:color="auto"/>
              <w:left w:val="single" w:sz="4" w:space="0" w:color="auto"/>
              <w:bottom w:val="single" w:sz="4" w:space="0" w:color="auto"/>
              <w:right w:val="single" w:sz="4" w:space="0" w:color="auto"/>
            </w:tcBorders>
          </w:tcPr>
          <w:p w14:paraId="617D0C18" w14:textId="77777777" w:rsidR="0036498B" w:rsidRPr="00E04691" w:rsidRDefault="0036498B" w:rsidP="00C84717">
            <w:pPr>
              <w:spacing w:line="276" w:lineRule="auto"/>
              <w:jc w:val="center"/>
              <w:rPr>
                <w:rFonts w:ascii="Times New Roman" w:eastAsia="Calibri" w:hAnsi="Times New Roman" w:cs="Times New Roman"/>
              </w:rPr>
            </w:pPr>
          </w:p>
        </w:tc>
        <w:tc>
          <w:tcPr>
            <w:tcW w:w="1673" w:type="dxa"/>
            <w:tcBorders>
              <w:top w:val="single" w:sz="4" w:space="0" w:color="auto"/>
              <w:left w:val="single" w:sz="4" w:space="0" w:color="auto"/>
              <w:bottom w:val="single" w:sz="4" w:space="0" w:color="auto"/>
              <w:right w:val="single" w:sz="4" w:space="0" w:color="auto"/>
            </w:tcBorders>
          </w:tcPr>
          <w:p w14:paraId="1545CC3D" w14:textId="77777777" w:rsidR="0036498B" w:rsidRPr="00E04691" w:rsidRDefault="0036498B" w:rsidP="00C84717">
            <w:pPr>
              <w:spacing w:line="276" w:lineRule="auto"/>
              <w:jc w:val="center"/>
              <w:rPr>
                <w:rFonts w:ascii="Times New Roman" w:eastAsia="Calibri" w:hAnsi="Times New Roman" w:cs="Times New Roman"/>
                <w:b/>
                <w:sz w:val="22"/>
                <w:szCs w:val="22"/>
              </w:rPr>
            </w:pPr>
          </w:p>
        </w:tc>
        <w:tc>
          <w:tcPr>
            <w:tcW w:w="1470" w:type="dxa"/>
            <w:tcBorders>
              <w:top w:val="single" w:sz="4" w:space="0" w:color="auto"/>
              <w:left w:val="single" w:sz="4" w:space="0" w:color="auto"/>
              <w:bottom w:val="single" w:sz="4" w:space="0" w:color="auto"/>
              <w:right w:val="single" w:sz="4" w:space="0" w:color="auto"/>
            </w:tcBorders>
          </w:tcPr>
          <w:p w14:paraId="31B8F9A2" w14:textId="77777777" w:rsidR="0036498B" w:rsidRPr="00E04691" w:rsidRDefault="0036498B" w:rsidP="00C84717">
            <w:pPr>
              <w:spacing w:line="276" w:lineRule="auto"/>
              <w:jc w:val="center"/>
              <w:rPr>
                <w:rFonts w:ascii="Times New Roman" w:eastAsia="Calibri" w:hAnsi="Times New Roman" w:cs="Times New Roman"/>
                <w:b/>
                <w:sz w:val="22"/>
                <w:szCs w:val="22"/>
              </w:rPr>
            </w:pPr>
          </w:p>
        </w:tc>
        <w:tc>
          <w:tcPr>
            <w:tcW w:w="1271" w:type="dxa"/>
            <w:tcBorders>
              <w:top w:val="single" w:sz="4" w:space="0" w:color="auto"/>
              <w:left w:val="single" w:sz="4" w:space="0" w:color="auto"/>
              <w:bottom w:val="single" w:sz="4" w:space="0" w:color="auto"/>
              <w:right w:val="single" w:sz="4" w:space="0" w:color="auto"/>
            </w:tcBorders>
          </w:tcPr>
          <w:p w14:paraId="630C66E4" w14:textId="77777777" w:rsidR="0036498B" w:rsidRPr="00E04691" w:rsidRDefault="0036498B" w:rsidP="00C84717">
            <w:pPr>
              <w:spacing w:line="276" w:lineRule="auto"/>
              <w:jc w:val="center"/>
              <w:rPr>
                <w:rFonts w:ascii="Times New Roman" w:eastAsia="Calibri" w:hAnsi="Times New Roman" w:cs="Times New Roman"/>
                <w:b/>
                <w:sz w:val="22"/>
                <w:szCs w:val="22"/>
              </w:rPr>
            </w:pPr>
          </w:p>
        </w:tc>
        <w:tc>
          <w:tcPr>
            <w:tcW w:w="1280" w:type="dxa"/>
            <w:tcBorders>
              <w:top w:val="single" w:sz="4" w:space="0" w:color="auto"/>
              <w:left w:val="single" w:sz="4" w:space="0" w:color="auto"/>
              <w:bottom w:val="single" w:sz="4" w:space="0" w:color="auto"/>
              <w:right w:val="single" w:sz="4" w:space="0" w:color="auto"/>
            </w:tcBorders>
          </w:tcPr>
          <w:p w14:paraId="5789461B" w14:textId="77777777" w:rsidR="0036498B" w:rsidRPr="00E04691" w:rsidRDefault="0036498B" w:rsidP="00C84717">
            <w:pPr>
              <w:spacing w:line="276" w:lineRule="auto"/>
              <w:jc w:val="center"/>
              <w:rPr>
                <w:rFonts w:ascii="Times New Roman" w:eastAsia="Calibri" w:hAnsi="Times New Roman" w:cs="Times New Roman"/>
                <w:b/>
                <w:sz w:val="22"/>
                <w:szCs w:val="22"/>
              </w:rPr>
            </w:pPr>
          </w:p>
        </w:tc>
        <w:tc>
          <w:tcPr>
            <w:tcW w:w="1635" w:type="dxa"/>
            <w:tcBorders>
              <w:top w:val="single" w:sz="4" w:space="0" w:color="auto"/>
              <w:left w:val="single" w:sz="4" w:space="0" w:color="auto"/>
              <w:bottom w:val="single" w:sz="4" w:space="0" w:color="auto"/>
              <w:right w:val="single" w:sz="4" w:space="0" w:color="auto"/>
            </w:tcBorders>
          </w:tcPr>
          <w:p w14:paraId="63716320" w14:textId="77777777" w:rsidR="0036498B" w:rsidRPr="00E04691" w:rsidRDefault="0036498B" w:rsidP="00C84717">
            <w:pPr>
              <w:spacing w:line="276" w:lineRule="auto"/>
              <w:jc w:val="center"/>
              <w:rPr>
                <w:rFonts w:ascii="Times New Roman" w:eastAsia="Calibri" w:hAnsi="Times New Roman" w:cs="Times New Roman"/>
                <w:b/>
                <w:sz w:val="22"/>
                <w:szCs w:val="22"/>
              </w:rPr>
            </w:pPr>
          </w:p>
        </w:tc>
      </w:tr>
    </w:tbl>
    <w:p w14:paraId="7E0CCCAD" w14:textId="13B735B7" w:rsidR="00751E24" w:rsidRPr="00E04691" w:rsidRDefault="006B63DA" w:rsidP="00751E24">
      <w:pPr>
        <w:jc w:val="right"/>
        <w:rPr>
          <w:rFonts w:ascii="Times New Roman" w:hAnsi="Times New Roman" w:cs="Times New Roman"/>
          <w:b/>
          <w:bCs/>
          <w:sz w:val="28"/>
          <w:szCs w:val="28"/>
        </w:rPr>
      </w:pPr>
      <w:r w:rsidRPr="00E04691">
        <w:rPr>
          <w:rFonts w:ascii="Times New Roman" w:hAnsi="Times New Roman" w:cs="Times New Roman"/>
        </w:rPr>
        <w:t xml:space="preserve"> </w:t>
      </w:r>
      <w:r w:rsidR="00A61EAA" w:rsidRPr="00E04691">
        <w:rPr>
          <w:rFonts w:ascii="Times New Roman" w:hAnsi="Times New Roman" w:cs="Times New Roman"/>
        </w:rPr>
        <w:t>(</w:t>
      </w:r>
      <w:r w:rsidR="002428E6" w:rsidRPr="00E04691">
        <w:rPr>
          <w:rFonts w:ascii="Times New Roman" w:hAnsi="Times New Roman" w:cs="Times New Roman"/>
        </w:rPr>
        <w:t xml:space="preserve">Van </w:t>
      </w:r>
      <w:r w:rsidR="00A94BEE" w:rsidRPr="00E04691">
        <w:rPr>
          <w:rFonts w:ascii="Times New Roman" w:hAnsi="Times New Roman" w:cs="Times New Roman"/>
        </w:rPr>
        <w:t>Leeuwen &amp; Bladh, 201</w:t>
      </w:r>
      <w:r w:rsidR="000D40C9">
        <w:rPr>
          <w:rFonts w:ascii="Times New Roman" w:hAnsi="Times New Roman" w:cs="Times New Roman"/>
        </w:rPr>
        <w:t>9</w:t>
      </w:r>
      <w:r w:rsidR="00A61EAA" w:rsidRPr="00E04691">
        <w:rPr>
          <w:rFonts w:ascii="Times New Roman" w:hAnsi="Times New Roman" w:cs="Times New Roman"/>
        </w:rPr>
        <w:t>)</w:t>
      </w:r>
      <w:r w:rsidR="00751E24" w:rsidRPr="00E04691">
        <w:rPr>
          <w:rFonts w:ascii="Times New Roman" w:hAnsi="Times New Roman" w:cs="Times New Roman"/>
          <w:b/>
          <w:bCs/>
          <w:sz w:val="28"/>
          <w:szCs w:val="28"/>
        </w:rPr>
        <w:t xml:space="preserve"> </w:t>
      </w:r>
    </w:p>
    <w:p w14:paraId="4C1507B3" w14:textId="77777777" w:rsidR="00751E24" w:rsidRPr="00E04691" w:rsidRDefault="00751E24" w:rsidP="00751E24">
      <w:pPr>
        <w:rPr>
          <w:rFonts w:ascii="Times New Roman" w:hAnsi="Times New Roman" w:cs="Times New Roman"/>
          <w:b/>
          <w:bCs/>
          <w:sz w:val="28"/>
          <w:szCs w:val="28"/>
        </w:rPr>
      </w:pPr>
    </w:p>
    <w:p w14:paraId="5DD54BCC" w14:textId="7DCE3C0E" w:rsidR="00751E24" w:rsidRPr="00E04691" w:rsidRDefault="00751E24" w:rsidP="00751E24">
      <w:pPr>
        <w:rPr>
          <w:rFonts w:ascii="Times New Roman" w:hAnsi="Times New Roman" w:cs="Times New Roman"/>
          <w:b/>
          <w:bCs/>
          <w:sz w:val="28"/>
          <w:szCs w:val="28"/>
        </w:rPr>
      </w:pPr>
      <w:r w:rsidRPr="00E04691">
        <w:rPr>
          <w:rFonts w:ascii="Times New Roman" w:hAnsi="Times New Roman" w:cs="Times New Roman"/>
          <w:b/>
          <w:bCs/>
          <w:sz w:val="28"/>
          <w:szCs w:val="28"/>
        </w:rPr>
        <w:t>Diagnostic Tests</w:t>
      </w:r>
      <w:r w:rsidR="00BD4355">
        <w:rPr>
          <w:rFonts w:ascii="Times New Roman" w:hAnsi="Times New Roman" w:cs="Times New Roman"/>
          <w:b/>
          <w:bCs/>
          <w:sz w:val="28"/>
          <w:szCs w:val="28"/>
        </w:rPr>
        <w:t xml:space="preserve"> or Procedures</w:t>
      </w:r>
    </w:p>
    <w:p w14:paraId="5AC9AEEB" w14:textId="77777777" w:rsidR="00751E24" w:rsidRPr="00E04691" w:rsidRDefault="00751E24" w:rsidP="00751E24">
      <w:pPr>
        <w:jc w:val="center"/>
        <w:rPr>
          <w:rFonts w:ascii="Times New Roman" w:hAnsi="Times New Roman" w:cs="Times New Roman"/>
          <w:b/>
          <w:bCs/>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7"/>
        <w:gridCol w:w="3108"/>
        <w:gridCol w:w="3115"/>
      </w:tblGrid>
      <w:tr w:rsidR="00751E24" w:rsidRPr="00E04691" w14:paraId="61ED3AA4" w14:textId="77777777" w:rsidTr="00FB7F96">
        <w:tc>
          <w:tcPr>
            <w:tcW w:w="3127" w:type="dxa"/>
            <w:shd w:val="clear" w:color="auto" w:fill="BFBFBF" w:themeFill="background1" w:themeFillShade="BF"/>
          </w:tcPr>
          <w:p w14:paraId="06485719" w14:textId="74E69175" w:rsidR="00751E24" w:rsidRPr="00E04691" w:rsidRDefault="004343AE" w:rsidP="000A1828">
            <w:pPr>
              <w:jc w:val="center"/>
              <w:rPr>
                <w:rFonts w:ascii="Times New Roman" w:hAnsi="Times New Roman" w:cs="Times New Roman"/>
                <w:b/>
                <w:bCs/>
                <w:sz w:val="22"/>
                <w:szCs w:val="22"/>
              </w:rPr>
            </w:pPr>
            <w:r>
              <w:rPr>
                <w:rFonts w:ascii="Times New Roman" w:hAnsi="Times New Roman" w:cs="Times New Roman"/>
                <w:b/>
                <w:bCs/>
                <w:sz w:val="22"/>
                <w:szCs w:val="22"/>
              </w:rPr>
              <w:t xml:space="preserve">Completed </w:t>
            </w:r>
            <w:r w:rsidR="00751E24" w:rsidRPr="00E04691">
              <w:rPr>
                <w:rFonts w:ascii="Times New Roman" w:hAnsi="Times New Roman" w:cs="Times New Roman"/>
                <w:b/>
                <w:bCs/>
                <w:sz w:val="22"/>
                <w:szCs w:val="22"/>
              </w:rPr>
              <w:t xml:space="preserve">Diagnostic </w:t>
            </w:r>
            <w:r w:rsidR="00092003">
              <w:rPr>
                <w:rFonts w:ascii="Times New Roman" w:hAnsi="Times New Roman" w:cs="Times New Roman"/>
                <w:b/>
                <w:bCs/>
                <w:sz w:val="22"/>
                <w:szCs w:val="22"/>
              </w:rPr>
              <w:t>Tests</w:t>
            </w:r>
            <w:r w:rsidR="00BD4355">
              <w:rPr>
                <w:rFonts w:ascii="Times New Roman" w:hAnsi="Times New Roman" w:cs="Times New Roman"/>
                <w:b/>
                <w:bCs/>
                <w:sz w:val="22"/>
                <w:szCs w:val="22"/>
              </w:rPr>
              <w:t xml:space="preserve"> or Procedures</w:t>
            </w:r>
          </w:p>
        </w:tc>
        <w:tc>
          <w:tcPr>
            <w:tcW w:w="3108" w:type="dxa"/>
            <w:shd w:val="clear" w:color="auto" w:fill="BFBFBF" w:themeFill="background1" w:themeFillShade="BF"/>
          </w:tcPr>
          <w:p w14:paraId="204218E0" w14:textId="77777777" w:rsidR="00751E24" w:rsidRPr="00E04691" w:rsidRDefault="00751E24" w:rsidP="000A1828">
            <w:pPr>
              <w:jc w:val="center"/>
              <w:rPr>
                <w:rFonts w:ascii="Times New Roman" w:hAnsi="Times New Roman" w:cs="Times New Roman"/>
                <w:b/>
                <w:bCs/>
                <w:sz w:val="22"/>
                <w:szCs w:val="22"/>
              </w:rPr>
            </w:pPr>
            <w:r w:rsidRPr="00E04691">
              <w:rPr>
                <w:rFonts w:ascii="Times New Roman" w:hAnsi="Times New Roman" w:cs="Times New Roman"/>
                <w:b/>
                <w:bCs/>
                <w:sz w:val="22"/>
                <w:szCs w:val="22"/>
              </w:rPr>
              <w:t>Date &amp; Time</w:t>
            </w:r>
          </w:p>
        </w:tc>
        <w:tc>
          <w:tcPr>
            <w:tcW w:w="3115" w:type="dxa"/>
            <w:shd w:val="clear" w:color="auto" w:fill="BFBFBF" w:themeFill="background1" w:themeFillShade="BF"/>
          </w:tcPr>
          <w:p w14:paraId="22C10518" w14:textId="77777777" w:rsidR="00751E24" w:rsidRPr="00E04691" w:rsidRDefault="00751E24" w:rsidP="000A1828">
            <w:pPr>
              <w:jc w:val="center"/>
              <w:rPr>
                <w:rFonts w:ascii="Times New Roman" w:hAnsi="Times New Roman" w:cs="Times New Roman"/>
                <w:b/>
                <w:bCs/>
                <w:sz w:val="22"/>
                <w:szCs w:val="22"/>
              </w:rPr>
            </w:pPr>
            <w:r w:rsidRPr="00E04691">
              <w:rPr>
                <w:rFonts w:ascii="Times New Roman" w:hAnsi="Times New Roman" w:cs="Times New Roman"/>
                <w:b/>
                <w:bCs/>
                <w:sz w:val="22"/>
                <w:szCs w:val="22"/>
              </w:rPr>
              <w:t>Results</w:t>
            </w:r>
          </w:p>
        </w:tc>
      </w:tr>
      <w:tr w:rsidR="00751E24" w:rsidRPr="00E04691" w14:paraId="15D2E289" w14:textId="77777777" w:rsidTr="00FB7F96">
        <w:tc>
          <w:tcPr>
            <w:tcW w:w="3127" w:type="dxa"/>
          </w:tcPr>
          <w:p w14:paraId="64EF8602" w14:textId="07A03473" w:rsidR="00751E24" w:rsidRPr="00E04691" w:rsidRDefault="0064357F" w:rsidP="000A1828">
            <w:pPr>
              <w:jc w:val="center"/>
              <w:rPr>
                <w:rFonts w:ascii="Times New Roman" w:hAnsi="Times New Roman" w:cs="Times New Roman"/>
                <w:b/>
                <w:bCs/>
              </w:rPr>
            </w:pPr>
            <w:r>
              <w:rPr>
                <w:rFonts w:ascii="Times New Roman" w:hAnsi="Times New Roman" w:cs="Times New Roman"/>
                <w:b/>
                <w:bCs/>
              </w:rPr>
              <w:t>CT brain/head w/o contrast</w:t>
            </w:r>
          </w:p>
        </w:tc>
        <w:tc>
          <w:tcPr>
            <w:tcW w:w="3108" w:type="dxa"/>
          </w:tcPr>
          <w:p w14:paraId="53F4F229" w14:textId="0B0F9E2C" w:rsidR="00751E24" w:rsidRPr="00E04691" w:rsidRDefault="00D42C91" w:rsidP="000A1828">
            <w:pPr>
              <w:rPr>
                <w:rFonts w:ascii="Times New Roman" w:hAnsi="Times New Roman" w:cs="Times New Roman"/>
                <w:bCs/>
              </w:rPr>
            </w:pPr>
            <w:r>
              <w:rPr>
                <w:rFonts w:ascii="Times New Roman" w:hAnsi="Times New Roman" w:cs="Times New Roman"/>
                <w:bCs/>
              </w:rPr>
              <w:t>3/8/2026 06:48</w:t>
            </w:r>
          </w:p>
        </w:tc>
        <w:tc>
          <w:tcPr>
            <w:tcW w:w="3115" w:type="dxa"/>
          </w:tcPr>
          <w:p w14:paraId="76FAFD43" w14:textId="11320FBF" w:rsidR="00751E24" w:rsidRPr="00E04691" w:rsidRDefault="00586EE2" w:rsidP="000A1828">
            <w:pPr>
              <w:rPr>
                <w:rFonts w:ascii="Times New Roman" w:hAnsi="Times New Roman" w:cs="Times New Roman"/>
                <w:bCs/>
              </w:rPr>
            </w:pPr>
            <w:r>
              <w:rPr>
                <w:rFonts w:ascii="Times New Roman" w:hAnsi="Times New Roman" w:cs="Times New Roman"/>
                <w:bCs/>
              </w:rPr>
              <w:t>In progress</w:t>
            </w:r>
          </w:p>
        </w:tc>
      </w:tr>
      <w:tr w:rsidR="00D42C91" w:rsidRPr="00E04691" w14:paraId="2FCB176B" w14:textId="77777777" w:rsidTr="00FB7F96">
        <w:tc>
          <w:tcPr>
            <w:tcW w:w="3127" w:type="dxa"/>
          </w:tcPr>
          <w:p w14:paraId="56496A86" w14:textId="46A36B4B" w:rsidR="00D42C91" w:rsidRPr="00E04691" w:rsidRDefault="00586EE2" w:rsidP="00D42C91">
            <w:pPr>
              <w:jc w:val="center"/>
              <w:rPr>
                <w:rFonts w:ascii="Times New Roman" w:hAnsi="Times New Roman" w:cs="Times New Roman"/>
                <w:b/>
                <w:bCs/>
              </w:rPr>
            </w:pPr>
            <w:r>
              <w:rPr>
                <w:rFonts w:ascii="Times New Roman" w:hAnsi="Times New Roman" w:cs="Times New Roman"/>
                <w:b/>
                <w:bCs/>
              </w:rPr>
              <w:t>CT spine</w:t>
            </w:r>
            <w:r w:rsidR="00CD324D">
              <w:rPr>
                <w:rFonts w:ascii="Times New Roman" w:hAnsi="Times New Roman" w:cs="Times New Roman"/>
                <w:b/>
                <w:bCs/>
              </w:rPr>
              <w:t xml:space="preserve"> cervical w/o contrast</w:t>
            </w:r>
          </w:p>
        </w:tc>
        <w:tc>
          <w:tcPr>
            <w:tcW w:w="3108" w:type="dxa"/>
          </w:tcPr>
          <w:p w14:paraId="59887ED4" w14:textId="6C131CCA" w:rsidR="00D42C91" w:rsidRPr="00E04691" w:rsidRDefault="00D42C91" w:rsidP="00D42C91">
            <w:pPr>
              <w:rPr>
                <w:rFonts w:ascii="Times New Roman" w:hAnsi="Times New Roman" w:cs="Times New Roman"/>
                <w:bCs/>
              </w:rPr>
            </w:pPr>
            <w:r>
              <w:rPr>
                <w:rFonts w:ascii="Times New Roman" w:hAnsi="Times New Roman" w:cs="Times New Roman"/>
                <w:bCs/>
              </w:rPr>
              <w:t>3/8/2026 06:48</w:t>
            </w:r>
          </w:p>
        </w:tc>
        <w:tc>
          <w:tcPr>
            <w:tcW w:w="3115" w:type="dxa"/>
          </w:tcPr>
          <w:p w14:paraId="64767749" w14:textId="61F3EECD" w:rsidR="00D42C91" w:rsidRPr="00E04691" w:rsidRDefault="00586EE2" w:rsidP="00D42C91">
            <w:pPr>
              <w:rPr>
                <w:rFonts w:ascii="Times New Roman" w:hAnsi="Times New Roman" w:cs="Times New Roman"/>
                <w:bCs/>
              </w:rPr>
            </w:pPr>
            <w:r>
              <w:rPr>
                <w:rFonts w:ascii="Times New Roman" w:hAnsi="Times New Roman" w:cs="Times New Roman"/>
                <w:bCs/>
              </w:rPr>
              <w:t>Normal</w:t>
            </w:r>
          </w:p>
        </w:tc>
      </w:tr>
      <w:tr w:rsidR="00D42C91" w:rsidRPr="00E04691" w14:paraId="0B2672BD" w14:textId="77777777" w:rsidTr="00FB7F96">
        <w:tc>
          <w:tcPr>
            <w:tcW w:w="3127" w:type="dxa"/>
          </w:tcPr>
          <w:p w14:paraId="1D4E2CEE" w14:textId="7239C644" w:rsidR="00D42C91" w:rsidRPr="00E04691" w:rsidRDefault="00CD324D" w:rsidP="00D42C91">
            <w:pPr>
              <w:jc w:val="center"/>
              <w:rPr>
                <w:rFonts w:ascii="Times New Roman" w:hAnsi="Times New Roman" w:cs="Times New Roman"/>
                <w:b/>
                <w:bCs/>
              </w:rPr>
            </w:pPr>
            <w:r>
              <w:rPr>
                <w:rFonts w:ascii="Times New Roman" w:hAnsi="Times New Roman" w:cs="Times New Roman"/>
                <w:b/>
                <w:bCs/>
              </w:rPr>
              <w:t>XR chest 1 view frontal</w:t>
            </w:r>
          </w:p>
        </w:tc>
        <w:tc>
          <w:tcPr>
            <w:tcW w:w="3108" w:type="dxa"/>
          </w:tcPr>
          <w:p w14:paraId="5B1E5DC2" w14:textId="40001C1B" w:rsidR="00D42C91" w:rsidRPr="00E04691" w:rsidRDefault="00CD324D" w:rsidP="00D42C91">
            <w:pPr>
              <w:rPr>
                <w:rFonts w:ascii="Times New Roman" w:hAnsi="Times New Roman" w:cs="Times New Roman"/>
                <w:bCs/>
              </w:rPr>
            </w:pPr>
            <w:r>
              <w:rPr>
                <w:rFonts w:ascii="Times New Roman" w:hAnsi="Times New Roman" w:cs="Times New Roman"/>
                <w:bCs/>
              </w:rPr>
              <w:t>3/8/2026 07:27</w:t>
            </w:r>
          </w:p>
        </w:tc>
        <w:tc>
          <w:tcPr>
            <w:tcW w:w="3115" w:type="dxa"/>
          </w:tcPr>
          <w:p w14:paraId="36FFB744" w14:textId="305459E2" w:rsidR="00D42C91" w:rsidRPr="00E04691" w:rsidRDefault="007E568E" w:rsidP="00D42C91">
            <w:pPr>
              <w:rPr>
                <w:rFonts w:ascii="Times New Roman" w:hAnsi="Times New Roman" w:cs="Times New Roman"/>
                <w:bCs/>
              </w:rPr>
            </w:pPr>
            <w:r>
              <w:rPr>
                <w:rFonts w:ascii="Times New Roman" w:hAnsi="Times New Roman" w:cs="Times New Roman"/>
                <w:bCs/>
              </w:rPr>
              <w:t>In progress</w:t>
            </w:r>
          </w:p>
        </w:tc>
      </w:tr>
      <w:tr w:rsidR="00D42C91" w:rsidRPr="00E04691" w14:paraId="36DD9CFE" w14:textId="77777777" w:rsidTr="00FB7F96">
        <w:tc>
          <w:tcPr>
            <w:tcW w:w="3127" w:type="dxa"/>
            <w:shd w:val="clear" w:color="auto" w:fill="BFBFBF" w:themeFill="background1" w:themeFillShade="BF"/>
          </w:tcPr>
          <w:p w14:paraId="3D1AE195" w14:textId="46C2498A" w:rsidR="00D42C91" w:rsidRPr="004343AE" w:rsidRDefault="00D42C91" w:rsidP="00D42C91">
            <w:pPr>
              <w:jc w:val="center"/>
              <w:rPr>
                <w:rFonts w:ascii="Times New Roman" w:hAnsi="Times New Roman" w:cs="Times New Roman"/>
                <w:b/>
                <w:bCs/>
                <w:sz w:val="22"/>
                <w:szCs w:val="22"/>
              </w:rPr>
            </w:pPr>
            <w:r w:rsidRPr="004343AE">
              <w:rPr>
                <w:rFonts w:ascii="Times New Roman" w:hAnsi="Times New Roman" w:cs="Times New Roman"/>
                <w:b/>
                <w:bCs/>
                <w:sz w:val="22"/>
                <w:szCs w:val="22"/>
              </w:rPr>
              <w:t xml:space="preserve">Upcoming Diagnostic </w:t>
            </w:r>
            <w:r>
              <w:rPr>
                <w:rFonts w:ascii="Times New Roman" w:hAnsi="Times New Roman" w:cs="Times New Roman"/>
                <w:b/>
                <w:bCs/>
                <w:sz w:val="22"/>
                <w:szCs w:val="22"/>
              </w:rPr>
              <w:t>Tests or Procedures (Find in active orders)</w:t>
            </w:r>
          </w:p>
        </w:tc>
        <w:tc>
          <w:tcPr>
            <w:tcW w:w="3108" w:type="dxa"/>
            <w:shd w:val="clear" w:color="auto" w:fill="BFBFBF" w:themeFill="background1" w:themeFillShade="BF"/>
          </w:tcPr>
          <w:p w14:paraId="4B4CDAEF" w14:textId="065C4C74" w:rsidR="00D42C91" w:rsidRPr="004343AE" w:rsidRDefault="00D42C91" w:rsidP="00D42C91">
            <w:pPr>
              <w:jc w:val="center"/>
              <w:rPr>
                <w:rFonts w:ascii="Times New Roman" w:hAnsi="Times New Roman" w:cs="Times New Roman"/>
                <w:bCs/>
                <w:sz w:val="22"/>
                <w:szCs w:val="22"/>
              </w:rPr>
            </w:pPr>
            <w:r w:rsidRPr="004343AE">
              <w:rPr>
                <w:rFonts w:ascii="Times New Roman" w:hAnsi="Times New Roman" w:cs="Times New Roman"/>
                <w:b/>
                <w:bCs/>
                <w:sz w:val="22"/>
                <w:szCs w:val="22"/>
              </w:rPr>
              <w:t>Date &amp; Time</w:t>
            </w:r>
          </w:p>
        </w:tc>
        <w:tc>
          <w:tcPr>
            <w:tcW w:w="3115" w:type="dxa"/>
            <w:vMerge w:val="restart"/>
            <w:shd w:val="clear" w:color="auto" w:fill="BFBFBF" w:themeFill="background1" w:themeFillShade="BF"/>
          </w:tcPr>
          <w:p w14:paraId="5E77D971" w14:textId="11E46B98" w:rsidR="00D42C91" w:rsidRPr="001F2DC5" w:rsidRDefault="00D42C91" w:rsidP="00D42C91">
            <w:pPr>
              <w:jc w:val="center"/>
              <w:rPr>
                <w:rFonts w:ascii="Times New Roman" w:hAnsi="Times New Roman" w:cs="Times New Roman"/>
                <w:b/>
              </w:rPr>
            </w:pPr>
            <w:r w:rsidRPr="001F2DC5">
              <w:rPr>
                <w:rFonts w:ascii="Times New Roman" w:hAnsi="Times New Roman" w:cs="Times New Roman"/>
                <w:b/>
              </w:rPr>
              <w:t>N/A</w:t>
            </w:r>
          </w:p>
        </w:tc>
      </w:tr>
      <w:tr w:rsidR="00D42C91" w:rsidRPr="00E04691" w14:paraId="523DE4EF" w14:textId="77777777" w:rsidTr="00FB7F96">
        <w:tc>
          <w:tcPr>
            <w:tcW w:w="3127" w:type="dxa"/>
          </w:tcPr>
          <w:p w14:paraId="58C20CB9" w14:textId="77777777" w:rsidR="00D42C91" w:rsidRPr="004343AE" w:rsidRDefault="00D42C91" w:rsidP="00D42C91">
            <w:pPr>
              <w:jc w:val="center"/>
              <w:rPr>
                <w:rFonts w:ascii="Times New Roman" w:hAnsi="Times New Roman" w:cs="Times New Roman"/>
                <w:b/>
                <w:bCs/>
                <w:sz w:val="22"/>
                <w:szCs w:val="22"/>
              </w:rPr>
            </w:pPr>
          </w:p>
        </w:tc>
        <w:tc>
          <w:tcPr>
            <w:tcW w:w="3108" w:type="dxa"/>
          </w:tcPr>
          <w:p w14:paraId="276EEDED" w14:textId="77777777" w:rsidR="00D42C91" w:rsidRPr="004343AE" w:rsidRDefault="00D42C91" w:rsidP="00D42C91">
            <w:pPr>
              <w:jc w:val="center"/>
              <w:rPr>
                <w:rFonts w:ascii="Times New Roman" w:hAnsi="Times New Roman" w:cs="Times New Roman"/>
                <w:b/>
                <w:bCs/>
                <w:sz w:val="22"/>
                <w:szCs w:val="22"/>
              </w:rPr>
            </w:pPr>
          </w:p>
        </w:tc>
        <w:tc>
          <w:tcPr>
            <w:tcW w:w="3115" w:type="dxa"/>
            <w:vMerge/>
            <w:shd w:val="clear" w:color="auto" w:fill="BFBFBF" w:themeFill="background1" w:themeFillShade="BF"/>
          </w:tcPr>
          <w:p w14:paraId="65AA52F8" w14:textId="77777777" w:rsidR="00D42C91" w:rsidRPr="00E04691" w:rsidRDefault="00D42C91" w:rsidP="00D42C91">
            <w:pPr>
              <w:jc w:val="center"/>
              <w:rPr>
                <w:rFonts w:ascii="Times New Roman" w:hAnsi="Times New Roman" w:cs="Times New Roman"/>
                <w:bCs/>
              </w:rPr>
            </w:pPr>
          </w:p>
        </w:tc>
      </w:tr>
      <w:tr w:rsidR="00D42C91" w:rsidRPr="00E04691" w14:paraId="1573CD4D" w14:textId="77777777" w:rsidTr="00FB7F96">
        <w:tc>
          <w:tcPr>
            <w:tcW w:w="3127" w:type="dxa"/>
          </w:tcPr>
          <w:p w14:paraId="0CB47132" w14:textId="77777777" w:rsidR="00D42C91" w:rsidRPr="004343AE" w:rsidRDefault="00D42C91" w:rsidP="00D42C91">
            <w:pPr>
              <w:jc w:val="center"/>
              <w:rPr>
                <w:rFonts w:ascii="Times New Roman" w:hAnsi="Times New Roman" w:cs="Times New Roman"/>
                <w:b/>
                <w:bCs/>
                <w:sz w:val="22"/>
                <w:szCs w:val="22"/>
              </w:rPr>
            </w:pPr>
          </w:p>
        </w:tc>
        <w:tc>
          <w:tcPr>
            <w:tcW w:w="3108" w:type="dxa"/>
          </w:tcPr>
          <w:p w14:paraId="016742FD" w14:textId="77777777" w:rsidR="00D42C91" w:rsidRPr="004343AE" w:rsidRDefault="00D42C91" w:rsidP="00D42C91">
            <w:pPr>
              <w:jc w:val="center"/>
              <w:rPr>
                <w:rFonts w:ascii="Times New Roman" w:hAnsi="Times New Roman" w:cs="Times New Roman"/>
                <w:b/>
                <w:bCs/>
                <w:sz w:val="22"/>
                <w:szCs w:val="22"/>
              </w:rPr>
            </w:pPr>
          </w:p>
        </w:tc>
        <w:tc>
          <w:tcPr>
            <w:tcW w:w="3115" w:type="dxa"/>
            <w:vMerge/>
            <w:shd w:val="clear" w:color="auto" w:fill="BFBFBF" w:themeFill="background1" w:themeFillShade="BF"/>
          </w:tcPr>
          <w:p w14:paraId="7181A3BF" w14:textId="77777777" w:rsidR="00D42C91" w:rsidRPr="00E04691" w:rsidRDefault="00D42C91" w:rsidP="00D42C91">
            <w:pPr>
              <w:jc w:val="center"/>
              <w:rPr>
                <w:rFonts w:ascii="Times New Roman" w:hAnsi="Times New Roman" w:cs="Times New Roman"/>
                <w:bCs/>
              </w:rPr>
            </w:pPr>
          </w:p>
        </w:tc>
      </w:tr>
      <w:tr w:rsidR="00D42C91" w:rsidRPr="00E04691" w14:paraId="7D1B188E" w14:textId="77777777" w:rsidTr="00FB7F96">
        <w:tc>
          <w:tcPr>
            <w:tcW w:w="3127" w:type="dxa"/>
          </w:tcPr>
          <w:p w14:paraId="0FFC5A8A" w14:textId="77777777" w:rsidR="00D42C91" w:rsidRPr="004343AE" w:rsidRDefault="00D42C91" w:rsidP="00D42C91">
            <w:pPr>
              <w:jc w:val="center"/>
              <w:rPr>
                <w:rFonts w:ascii="Times New Roman" w:hAnsi="Times New Roman" w:cs="Times New Roman"/>
                <w:b/>
                <w:bCs/>
                <w:sz w:val="22"/>
                <w:szCs w:val="22"/>
              </w:rPr>
            </w:pPr>
          </w:p>
        </w:tc>
        <w:tc>
          <w:tcPr>
            <w:tcW w:w="3108" w:type="dxa"/>
          </w:tcPr>
          <w:p w14:paraId="5F2A0DFD" w14:textId="77777777" w:rsidR="00D42C91" w:rsidRPr="004343AE" w:rsidRDefault="00D42C91" w:rsidP="00D42C91">
            <w:pPr>
              <w:jc w:val="center"/>
              <w:rPr>
                <w:rFonts w:ascii="Times New Roman" w:hAnsi="Times New Roman" w:cs="Times New Roman"/>
                <w:b/>
                <w:bCs/>
                <w:sz w:val="22"/>
                <w:szCs w:val="22"/>
              </w:rPr>
            </w:pPr>
          </w:p>
        </w:tc>
        <w:tc>
          <w:tcPr>
            <w:tcW w:w="3115" w:type="dxa"/>
            <w:vMerge/>
            <w:shd w:val="clear" w:color="auto" w:fill="BFBFBF" w:themeFill="background1" w:themeFillShade="BF"/>
          </w:tcPr>
          <w:p w14:paraId="6B67830A" w14:textId="77777777" w:rsidR="00D42C91" w:rsidRPr="00E04691" w:rsidRDefault="00D42C91" w:rsidP="00D42C91">
            <w:pPr>
              <w:jc w:val="center"/>
              <w:rPr>
                <w:rFonts w:ascii="Times New Roman" w:hAnsi="Times New Roman" w:cs="Times New Roman"/>
                <w:bCs/>
              </w:rPr>
            </w:pPr>
          </w:p>
        </w:tc>
      </w:tr>
      <w:tr w:rsidR="00D42C91" w:rsidRPr="00E04691" w14:paraId="25B48F85" w14:textId="77777777" w:rsidTr="00FB7F96">
        <w:tc>
          <w:tcPr>
            <w:tcW w:w="3127" w:type="dxa"/>
          </w:tcPr>
          <w:p w14:paraId="643B9E88" w14:textId="77777777" w:rsidR="00D42C91" w:rsidRPr="004343AE" w:rsidRDefault="00D42C91" w:rsidP="00D42C91">
            <w:pPr>
              <w:jc w:val="center"/>
              <w:rPr>
                <w:rFonts w:ascii="Times New Roman" w:hAnsi="Times New Roman" w:cs="Times New Roman"/>
                <w:b/>
                <w:bCs/>
                <w:sz w:val="22"/>
                <w:szCs w:val="22"/>
              </w:rPr>
            </w:pPr>
          </w:p>
        </w:tc>
        <w:tc>
          <w:tcPr>
            <w:tcW w:w="3108" w:type="dxa"/>
          </w:tcPr>
          <w:p w14:paraId="5E3DB241" w14:textId="77777777" w:rsidR="00D42C91" w:rsidRPr="004343AE" w:rsidRDefault="00D42C91" w:rsidP="00D42C91">
            <w:pPr>
              <w:jc w:val="center"/>
              <w:rPr>
                <w:rFonts w:ascii="Times New Roman" w:hAnsi="Times New Roman" w:cs="Times New Roman"/>
                <w:b/>
                <w:bCs/>
                <w:sz w:val="22"/>
                <w:szCs w:val="22"/>
              </w:rPr>
            </w:pPr>
          </w:p>
        </w:tc>
        <w:tc>
          <w:tcPr>
            <w:tcW w:w="3115" w:type="dxa"/>
            <w:vMerge/>
            <w:shd w:val="clear" w:color="auto" w:fill="BFBFBF" w:themeFill="background1" w:themeFillShade="BF"/>
          </w:tcPr>
          <w:p w14:paraId="7FEC4233" w14:textId="77777777" w:rsidR="00D42C91" w:rsidRPr="00E04691" w:rsidRDefault="00D42C91" w:rsidP="00D42C91">
            <w:pPr>
              <w:jc w:val="center"/>
              <w:rPr>
                <w:rFonts w:ascii="Times New Roman" w:hAnsi="Times New Roman" w:cs="Times New Roman"/>
                <w:bCs/>
              </w:rPr>
            </w:pPr>
          </w:p>
        </w:tc>
      </w:tr>
    </w:tbl>
    <w:p w14:paraId="0D4E112D" w14:textId="669A3615" w:rsidR="00751E24" w:rsidRPr="00E04691" w:rsidRDefault="00105445" w:rsidP="00105445">
      <w:pPr>
        <w:jc w:val="right"/>
        <w:rPr>
          <w:rFonts w:ascii="Times New Roman" w:hAnsi="Times New Roman" w:cs="Times New Roman"/>
          <w:bCs/>
          <w:sz w:val="20"/>
          <w:szCs w:val="28"/>
        </w:rPr>
      </w:pPr>
      <w:r w:rsidRPr="00E04691">
        <w:rPr>
          <w:rFonts w:ascii="Times New Roman" w:hAnsi="Times New Roman" w:cs="Times New Roman"/>
          <w:bCs/>
          <w:sz w:val="20"/>
          <w:szCs w:val="28"/>
        </w:rPr>
        <w:t>(</w:t>
      </w:r>
      <w:r w:rsidR="00100468">
        <w:rPr>
          <w:rFonts w:ascii="Times New Roman" w:hAnsi="Times New Roman" w:cs="Times New Roman"/>
          <w:bCs/>
          <w:sz w:val="20"/>
          <w:szCs w:val="28"/>
        </w:rPr>
        <w:t>Chest x-ray, ECHO, colonoscopy, dialysis, etc.</w:t>
      </w:r>
      <w:r w:rsidRPr="00E04691">
        <w:rPr>
          <w:rFonts w:ascii="Times New Roman" w:hAnsi="Times New Roman" w:cs="Times New Roman"/>
          <w:bCs/>
          <w:sz w:val="20"/>
          <w:szCs w:val="28"/>
        </w:rPr>
        <w:t>)</w:t>
      </w:r>
    </w:p>
    <w:p w14:paraId="06F5A9D7" w14:textId="77777777" w:rsidR="00751E24" w:rsidRPr="00E04691" w:rsidRDefault="00751E24" w:rsidP="00751E24">
      <w:pPr>
        <w:rPr>
          <w:rFonts w:ascii="Times New Roman" w:hAnsi="Times New Roman" w:cs="Times New Roman"/>
          <w:b/>
          <w:bCs/>
          <w:sz w:val="28"/>
          <w:szCs w:val="28"/>
        </w:rPr>
      </w:pPr>
      <w:r w:rsidRPr="00E04691">
        <w:rPr>
          <w:rFonts w:ascii="Times New Roman" w:hAnsi="Times New Roman" w:cs="Times New Roman"/>
          <w:b/>
          <w:bCs/>
          <w:sz w:val="28"/>
          <w:szCs w:val="28"/>
        </w:rPr>
        <w:t>Vital Signs</w:t>
      </w:r>
      <w:r w:rsidR="00105445" w:rsidRPr="00E04691">
        <w:rPr>
          <w:rFonts w:ascii="Times New Roman" w:hAnsi="Times New Roman" w:cs="Times New Roman"/>
          <w:b/>
          <w:bCs/>
          <w:sz w:val="28"/>
          <w:szCs w:val="28"/>
        </w:rPr>
        <w:t xml:space="preserve"> – 3 most recent</w:t>
      </w:r>
    </w:p>
    <w:p w14:paraId="19816351" w14:textId="77777777" w:rsidR="00751E24" w:rsidRPr="00E04691" w:rsidRDefault="00751E24" w:rsidP="00751E24">
      <w:pPr>
        <w:rPr>
          <w:rFonts w:ascii="Times New Roman" w:hAnsi="Times New Roman" w:cs="Times New Roman"/>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1197"/>
        <w:gridCol w:w="1197"/>
        <w:gridCol w:w="1197"/>
        <w:gridCol w:w="1197"/>
        <w:gridCol w:w="1197"/>
        <w:gridCol w:w="1197"/>
      </w:tblGrid>
      <w:tr w:rsidR="00105445" w:rsidRPr="00E04691" w14:paraId="712DE3CA" w14:textId="77777777" w:rsidTr="00105445">
        <w:tc>
          <w:tcPr>
            <w:tcW w:w="1420" w:type="dxa"/>
          </w:tcPr>
          <w:p w14:paraId="13CBD579" w14:textId="77777777" w:rsidR="00105445" w:rsidRPr="00E04691" w:rsidRDefault="00105445" w:rsidP="000A1828">
            <w:pPr>
              <w:jc w:val="center"/>
              <w:rPr>
                <w:rFonts w:ascii="Times New Roman" w:hAnsi="Times New Roman" w:cs="Times New Roman"/>
                <w:b/>
                <w:bCs/>
              </w:rPr>
            </w:pPr>
            <w:r w:rsidRPr="00E04691">
              <w:rPr>
                <w:rFonts w:ascii="Times New Roman" w:hAnsi="Times New Roman" w:cs="Times New Roman"/>
                <w:b/>
                <w:bCs/>
              </w:rPr>
              <w:lastRenderedPageBreak/>
              <w:t>Date/Time</w:t>
            </w:r>
          </w:p>
        </w:tc>
        <w:tc>
          <w:tcPr>
            <w:tcW w:w="1197" w:type="dxa"/>
          </w:tcPr>
          <w:p w14:paraId="0DC93B88" w14:textId="77777777" w:rsidR="00105445" w:rsidRPr="00E04691" w:rsidRDefault="00105445" w:rsidP="000A1828">
            <w:pPr>
              <w:jc w:val="center"/>
              <w:rPr>
                <w:rFonts w:ascii="Times New Roman" w:hAnsi="Times New Roman" w:cs="Times New Roman"/>
                <w:b/>
                <w:bCs/>
              </w:rPr>
            </w:pPr>
            <w:r w:rsidRPr="00E04691">
              <w:rPr>
                <w:rFonts w:ascii="Times New Roman" w:hAnsi="Times New Roman" w:cs="Times New Roman"/>
                <w:b/>
                <w:bCs/>
              </w:rPr>
              <w:t>Temp</w:t>
            </w:r>
          </w:p>
        </w:tc>
        <w:tc>
          <w:tcPr>
            <w:tcW w:w="1197" w:type="dxa"/>
          </w:tcPr>
          <w:p w14:paraId="7BFD8933" w14:textId="77777777" w:rsidR="00105445" w:rsidRPr="00E04691" w:rsidRDefault="00105445" w:rsidP="000A1828">
            <w:pPr>
              <w:jc w:val="center"/>
              <w:rPr>
                <w:rFonts w:ascii="Times New Roman" w:hAnsi="Times New Roman" w:cs="Times New Roman"/>
                <w:b/>
                <w:bCs/>
              </w:rPr>
            </w:pPr>
            <w:r w:rsidRPr="00E04691">
              <w:rPr>
                <w:rFonts w:ascii="Times New Roman" w:hAnsi="Times New Roman" w:cs="Times New Roman"/>
                <w:b/>
                <w:bCs/>
              </w:rPr>
              <w:t>HR</w:t>
            </w:r>
          </w:p>
        </w:tc>
        <w:tc>
          <w:tcPr>
            <w:tcW w:w="1197" w:type="dxa"/>
          </w:tcPr>
          <w:p w14:paraId="48855D97" w14:textId="77777777" w:rsidR="00105445" w:rsidRPr="00E04691" w:rsidRDefault="00105445" w:rsidP="000A1828">
            <w:pPr>
              <w:jc w:val="center"/>
              <w:rPr>
                <w:rFonts w:ascii="Times New Roman" w:hAnsi="Times New Roman" w:cs="Times New Roman"/>
                <w:b/>
                <w:bCs/>
              </w:rPr>
            </w:pPr>
            <w:r w:rsidRPr="00E04691">
              <w:rPr>
                <w:rFonts w:ascii="Times New Roman" w:hAnsi="Times New Roman" w:cs="Times New Roman"/>
                <w:b/>
                <w:bCs/>
              </w:rPr>
              <w:t>RR</w:t>
            </w:r>
          </w:p>
        </w:tc>
        <w:tc>
          <w:tcPr>
            <w:tcW w:w="1197" w:type="dxa"/>
          </w:tcPr>
          <w:p w14:paraId="3F6451A2" w14:textId="77777777" w:rsidR="00105445" w:rsidRPr="00E04691" w:rsidRDefault="00105445" w:rsidP="000A1828">
            <w:pPr>
              <w:jc w:val="center"/>
              <w:rPr>
                <w:rFonts w:ascii="Times New Roman" w:hAnsi="Times New Roman" w:cs="Times New Roman"/>
                <w:b/>
                <w:bCs/>
              </w:rPr>
            </w:pPr>
            <w:r w:rsidRPr="00E04691">
              <w:rPr>
                <w:rFonts w:ascii="Times New Roman" w:hAnsi="Times New Roman" w:cs="Times New Roman"/>
                <w:b/>
                <w:bCs/>
              </w:rPr>
              <w:t>BP</w:t>
            </w:r>
          </w:p>
        </w:tc>
        <w:tc>
          <w:tcPr>
            <w:tcW w:w="1197" w:type="dxa"/>
          </w:tcPr>
          <w:p w14:paraId="069C7D49" w14:textId="77777777" w:rsidR="00105445" w:rsidRPr="00E04691" w:rsidRDefault="00105445" w:rsidP="000A1828">
            <w:pPr>
              <w:jc w:val="center"/>
              <w:rPr>
                <w:rFonts w:ascii="Times New Roman" w:hAnsi="Times New Roman" w:cs="Times New Roman"/>
                <w:b/>
                <w:bCs/>
              </w:rPr>
            </w:pPr>
            <w:r w:rsidRPr="00E04691">
              <w:rPr>
                <w:rFonts w:ascii="Times New Roman" w:hAnsi="Times New Roman" w:cs="Times New Roman"/>
                <w:b/>
                <w:bCs/>
              </w:rPr>
              <w:t>SpO2</w:t>
            </w:r>
          </w:p>
        </w:tc>
        <w:tc>
          <w:tcPr>
            <w:tcW w:w="1197" w:type="dxa"/>
          </w:tcPr>
          <w:p w14:paraId="3C7F0D4C" w14:textId="77777777" w:rsidR="00105445" w:rsidRPr="00E04691" w:rsidRDefault="00105445" w:rsidP="000A1828">
            <w:pPr>
              <w:jc w:val="center"/>
              <w:rPr>
                <w:rFonts w:ascii="Times New Roman" w:hAnsi="Times New Roman" w:cs="Times New Roman"/>
                <w:b/>
                <w:bCs/>
              </w:rPr>
            </w:pPr>
            <w:r w:rsidRPr="00E04691">
              <w:rPr>
                <w:rFonts w:ascii="Times New Roman" w:hAnsi="Times New Roman" w:cs="Times New Roman"/>
                <w:b/>
                <w:bCs/>
              </w:rPr>
              <w:t>Pain</w:t>
            </w:r>
          </w:p>
        </w:tc>
      </w:tr>
      <w:tr w:rsidR="00105445" w:rsidRPr="00E04691" w14:paraId="4798073E" w14:textId="77777777" w:rsidTr="00105445">
        <w:tc>
          <w:tcPr>
            <w:tcW w:w="1420" w:type="dxa"/>
          </w:tcPr>
          <w:p w14:paraId="0888ABA8" w14:textId="67FDDBAF" w:rsidR="00105445" w:rsidRPr="00E04691" w:rsidRDefault="007E568E" w:rsidP="000A1828">
            <w:pPr>
              <w:rPr>
                <w:rFonts w:ascii="Times New Roman" w:hAnsi="Times New Roman" w:cs="Times New Roman"/>
                <w:b/>
                <w:bCs/>
                <w:sz w:val="28"/>
                <w:szCs w:val="28"/>
              </w:rPr>
            </w:pPr>
            <w:r>
              <w:rPr>
                <w:rFonts w:ascii="Times New Roman" w:hAnsi="Times New Roman" w:cs="Times New Roman"/>
                <w:b/>
                <w:bCs/>
                <w:sz w:val="28"/>
                <w:szCs w:val="28"/>
              </w:rPr>
              <w:t>3/8/2026 07:33</w:t>
            </w:r>
          </w:p>
        </w:tc>
        <w:tc>
          <w:tcPr>
            <w:tcW w:w="1197" w:type="dxa"/>
          </w:tcPr>
          <w:p w14:paraId="7E2DF577" w14:textId="452515FA" w:rsidR="00105445" w:rsidRPr="00E04691" w:rsidRDefault="000F6A7A" w:rsidP="000A1828">
            <w:pPr>
              <w:rPr>
                <w:rFonts w:ascii="Times New Roman" w:hAnsi="Times New Roman" w:cs="Times New Roman"/>
                <w:b/>
                <w:bCs/>
                <w:sz w:val="28"/>
                <w:szCs w:val="28"/>
              </w:rPr>
            </w:pPr>
            <w:r>
              <w:rPr>
                <w:rFonts w:ascii="Times New Roman" w:hAnsi="Times New Roman" w:cs="Times New Roman"/>
                <w:b/>
                <w:bCs/>
                <w:sz w:val="28"/>
                <w:szCs w:val="28"/>
              </w:rPr>
              <w:t>36.7</w:t>
            </w:r>
            <w:r>
              <w:rPr>
                <w:rFonts w:ascii="Cambria Math" w:hAnsi="Cambria Math" w:cs="Times New Roman"/>
                <w:b/>
                <w:bCs/>
                <w:sz w:val="28"/>
                <w:szCs w:val="28"/>
              </w:rPr>
              <w:t>℃</w:t>
            </w:r>
          </w:p>
        </w:tc>
        <w:tc>
          <w:tcPr>
            <w:tcW w:w="1197" w:type="dxa"/>
          </w:tcPr>
          <w:p w14:paraId="442EC13A" w14:textId="26BE9559" w:rsidR="00105445" w:rsidRPr="00E04691" w:rsidRDefault="000F6A7A" w:rsidP="000A1828">
            <w:pPr>
              <w:rPr>
                <w:rFonts w:ascii="Times New Roman" w:hAnsi="Times New Roman" w:cs="Times New Roman"/>
                <w:b/>
                <w:bCs/>
                <w:sz w:val="28"/>
                <w:szCs w:val="28"/>
              </w:rPr>
            </w:pPr>
            <w:r>
              <w:rPr>
                <w:rFonts w:ascii="Times New Roman" w:hAnsi="Times New Roman" w:cs="Times New Roman"/>
                <w:b/>
                <w:bCs/>
                <w:sz w:val="28"/>
                <w:szCs w:val="28"/>
              </w:rPr>
              <w:t>68 bpm</w:t>
            </w:r>
          </w:p>
        </w:tc>
        <w:tc>
          <w:tcPr>
            <w:tcW w:w="1197" w:type="dxa"/>
          </w:tcPr>
          <w:p w14:paraId="50B7B698" w14:textId="1E6511CA" w:rsidR="00105445" w:rsidRPr="00E04691" w:rsidRDefault="00DA5A2A" w:rsidP="000A1828">
            <w:pPr>
              <w:rPr>
                <w:rFonts w:ascii="Times New Roman" w:hAnsi="Times New Roman" w:cs="Times New Roman"/>
                <w:b/>
                <w:bCs/>
                <w:sz w:val="28"/>
                <w:szCs w:val="28"/>
              </w:rPr>
            </w:pPr>
            <w:r>
              <w:rPr>
                <w:rFonts w:ascii="Times New Roman" w:hAnsi="Times New Roman" w:cs="Times New Roman"/>
                <w:b/>
                <w:bCs/>
                <w:sz w:val="28"/>
                <w:szCs w:val="28"/>
              </w:rPr>
              <w:t>15 bpm</w:t>
            </w:r>
          </w:p>
        </w:tc>
        <w:tc>
          <w:tcPr>
            <w:tcW w:w="1197" w:type="dxa"/>
          </w:tcPr>
          <w:p w14:paraId="32E4CDF8" w14:textId="4344C7C5" w:rsidR="00105445" w:rsidRPr="00E04691" w:rsidRDefault="00DA5A2A" w:rsidP="000A1828">
            <w:pPr>
              <w:rPr>
                <w:rFonts w:ascii="Times New Roman" w:hAnsi="Times New Roman" w:cs="Times New Roman"/>
                <w:b/>
                <w:bCs/>
                <w:sz w:val="28"/>
                <w:szCs w:val="28"/>
              </w:rPr>
            </w:pPr>
            <w:r>
              <w:rPr>
                <w:rFonts w:ascii="Times New Roman" w:hAnsi="Times New Roman" w:cs="Times New Roman"/>
                <w:b/>
                <w:bCs/>
                <w:sz w:val="28"/>
                <w:szCs w:val="28"/>
              </w:rPr>
              <w:t>182/84 mmHg</w:t>
            </w:r>
          </w:p>
        </w:tc>
        <w:tc>
          <w:tcPr>
            <w:tcW w:w="1197" w:type="dxa"/>
          </w:tcPr>
          <w:p w14:paraId="0EBE7A63" w14:textId="42276592" w:rsidR="00105445" w:rsidRPr="00E04691" w:rsidRDefault="00275043" w:rsidP="000A1828">
            <w:pPr>
              <w:rPr>
                <w:rFonts w:ascii="Times New Roman" w:hAnsi="Times New Roman" w:cs="Times New Roman"/>
                <w:b/>
                <w:bCs/>
                <w:sz w:val="28"/>
                <w:szCs w:val="28"/>
              </w:rPr>
            </w:pPr>
            <w:r>
              <w:rPr>
                <w:rFonts w:ascii="Times New Roman" w:hAnsi="Times New Roman" w:cs="Times New Roman"/>
                <w:b/>
                <w:bCs/>
                <w:sz w:val="28"/>
                <w:szCs w:val="28"/>
              </w:rPr>
              <w:t>93%</w:t>
            </w:r>
          </w:p>
        </w:tc>
        <w:tc>
          <w:tcPr>
            <w:tcW w:w="1197" w:type="dxa"/>
          </w:tcPr>
          <w:p w14:paraId="3C69F2E5" w14:textId="42B79596" w:rsidR="00105445" w:rsidRPr="00E04691" w:rsidRDefault="00275043" w:rsidP="000A1828">
            <w:pPr>
              <w:rPr>
                <w:rFonts w:ascii="Times New Roman" w:hAnsi="Times New Roman" w:cs="Times New Roman"/>
                <w:b/>
                <w:bCs/>
                <w:sz w:val="28"/>
                <w:szCs w:val="28"/>
              </w:rPr>
            </w:pPr>
            <w:r>
              <w:rPr>
                <w:rFonts w:ascii="Times New Roman" w:hAnsi="Times New Roman" w:cs="Times New Roman"/>
                <w:b/>
                <w:bCs/>
                <w:sz w:val="28"/>
                <w:szCs w:val="28"/>
              </w:rPr>
              <w:t>Not listed</w:t>
            </w:r>
          </w:p>
        </w:tc>
      </w:tr>
      <w:tr w:rsidR="00105445" w:rsidRPr="00E04691" w14:paraId="0B7193A9" w14:textId="77777777" w:rsidTr="00105445">
        <w:tc>
          <w:tcPr>
            <w:tcW w:w="1420" w:type="dxa"/>
          </w:tcPr>
          <w:p w14:paraId="2E5ABD60" w14:textId="2B151FF7" w:rsidR="00105445" w:rsidRPr="00E04691" w:rsidRDefault="007E568E" w:rsidP="000A1828">
            <w:pPr>
              <w:rPr>
                <w:rFonts w:ascii="Times New Roman" w:hAnsi="Times New Roman" w:cs="Times New Roman"/>
                <w:b/>
                <w:bCs/>
                <w:sz w:val="28"/>
                <w:szCs w:val="28"/>
              </w:rPr>
            </w:pPr>
            <w:r>
              <w:rPr>
                <w:rFonts w:ascii="Times New Roman" w:hAnsi="Times New Roman" w:cs="Times New Roman"/>
                <w:b/>
                <w:bCs/>
                <w:sz w:val="28"/>
                <w:szCs w:val="28"/>
              </w:rPr>
              <w:t>3/8/2026</w:t>
            </w:r>
            <w:r w:rsidR="000F6A7A">
              <w:rPr>
                <w:rFonts w:ascii="Times New Roman" w:hAnsi="Times New Roman" w:cs="Times New Roman"/>
                <w:b/>
                <w:bCs/>
                <w:sz w:val="28"/>
                <w:szCs w:val="28"/>
              </w:rPr>
              <w:t xml:space="preserve"> 08:14</w:t>
            </w:r>
          </w:p>
        </w:tc>
        <w:tc>
          <w:tcPr>
            <w:tcW w:w="1197" w:type="dxa"/>
          </w:tcPr>
          <w:p w14:paraId="6A1FDC45" w14:textId="62709AC0" w:rsidR="00105445" w:rsidRPr="00E04691" w:rsidRDefault="000F6A7A" w:rsidP="000A1828">
            <w:pPr>
              <w:rPr>
                <w:rFonts w:ascii="Times New Roman" w:hAnsi="Times New Roman" w:cs="Times New Roman"/>
                <w:b/>
                <w:bCs/>
                <w:sz w:val="28"/>
                <w:szCs w:val="28"/>
              </w:rPr>
            </w:pPr>
            <w:r>
              <w:rPr>
                <w:rFonts w:ascii="Times New Roman" w:hAnsi="Times New Roman" w:cs="Times New Roman"/>
                <w:b/>
                <w:bCs/>
                <w:sz w:val="28"/>
                <w:szCs w:val="28"/>
              </w:rPr>
              <w:t>Not listed</w:t>
            </w:r>
          </w:p>
        </w:tc>
        <w:tc>
          <w:tcPr>
            <w:tcW w:w="1197" w:type="dxa"/>
          </w:tcPr>
          <w:p w14:paraId="63523F72" w14:textId="23FFE618" w:rsidR="00105445" w:rsidRPr="00E04691" w:rsidRDefault="000F6A7A" w:rsidP="000A1828">
            <w:pPr>
              <w:rPr>
                <w:rFonts w:ascii="Times New Roman" w:hAnsi="Times New Roman" w:cs="Times New Roman"/>
                <w:b/>
                <w:bCs/>
                <w:sz w:val="28"/>
                <w:szCs w:val="28"/>
              </w:rPr>
            </w:pPr>
            <w:r>
              <w:rPr>
                <w:rFonts w:ascii="Times New Roman" w:hAnsi="Times New Roman" w:cs="Times New Roman"/>
                <w:b/>
                <w:bCs/>
                <w:sz w:val="28"/>
                <w:szCs w:val="28"/>
              </w:rPr>
              <w:t>76 bpm</w:t>
            </w:r>
          </w:p>
        </w:tc>
        <w:tc>
          <w:tcPr>
            <w:tcW w:w="1197" w:type="dxa"/>
          </w:tcPr>
          <w:p w14:paraId="6558E655" w14:textId="3AD84476" w:rsidR="00105445" w:rsidRPr="00E04691" w:rsidRDefault="00DA5A2A" w:rsidP="000A1828">
            <w:pPr>
              <w:rPr>
                <w:rFonts w:ascii="Times New Roman" w:hAnsi="Times New Roman" w:cs="Times New Roman"/>
                <w:b/>
                <w:bCs/>
                <w:sz w:val="28"/>
                <w:szCs w:val="28"/>
              </w:rPr>
            </w:pPr>
            <w:r>
              <w:rPr>
                <w:rFonts w:ascii="Times New Roman" w:hAnsi="Times New Roman" w:cs="Times New Roman"/>
                <w:b/>
                <w:bCs/>
                <w:sz w:val="28"/>
                <w:szCs w:val="28"/>
              </w:rPr>
              <w:t>23 bpm</w:t>
            </w:r>
          </w:p>
        </w:tc>
        <w:tc>
          <w:tcPr>
            <w:tcW w:w="1197" w:type="dxa"/>
          </w:tcPr>
          <w:p w14:paraId="1E8936A1" w14:textId="437CA04D" w:rsidR="00105445" w:rsidRPr="00E04691" w:rsidRDefault="00DA5A2A" w:rsidP="000A1828">
            <w:pPr>
              <w:rPr>
                <w:rFonts w:ascii="Times New Roman" w:hAnsi="Times New Roman" w:cs="Times New Roman"/>
                <w:b/>
                <w:bCs/>
                <w:sz w:val="28"/>
                <w:szCs w:val="28"/>
              </w:rPr>
            </w:pPr>
            <w:r>
              <w:rPr>
                <w:rFonts w:ascii="Times New Roman" w:hAnsi="Times New Roman" w:cs="Times New Roman"/>
                <w:b/>
                <w:bCs/>
                <w:sz w:val="28"/>
                <w:szCs w:val="28"/>
              </w:rPr>
              <w:t>173/102 mmHg</w:t>
            </w:r>
          </w:p>
        </w:tc>
        <w:tc>
          <w:tcPr>
            <w:tcW w:w="1197" w:type="dxa"/>
          </w:tcPr>
          <w:p w14:paraId="1101799C" w14:textId="7C706F79" w:rsidR="00105445" w:rsidRPr="00E04691" w:rsidRDefault="00275043" w:rsidP="000A1828">
            <w:pPr>
              <w:rPr>
                <w:rFonts w:ascii="Times New Roman" w:hAnsi="Times New Roman" w:cs="Times New Roman"/>
                <w:b/>
                <w:bCs/>
                <w:sz w:val="28"/>
                <w:szCs w:val="28"/>
              </w:rPr>
            </w:pPr>
            <w:r>
              <w:rPr>
                <w:rFonts w:ascii="Times New Roman" w:hAnsi="Times New Roman" w:cs="Times New Roman"/>
                <w:b/>
                <w:bCs/>
                <w:sz w:val="28"/>
                <w:szCs w:val="28"/>
              </w:rPr>
              <w:t>Not listed</w:t>
            </w:r>
          </w:p>
        </w:tc>
        <w:tc>
          <w:tcPr>
            <w:tcW w:w="1197" w:type="dxa"/>
          </w:tcPr>
          <w:p w14:paraId="00A31537" w14:textId="17F27F1D" w:rsidR="00105445" w:rsidRPr="00E04691" w:rsidRDefault="00275043" w:rsidP="000A1828">
            <w:pPr>
              <w:rPr>
                <w:rFonts w:ascii="Times New Roman" w:hAnsi="Times New Roman" w:cs="Times New Roman"/>
                <w:b/>
                <w:bCs/>
                <w:sz w:val="28"/>
                <w:szCs w:val="28"/>
              </w:rPr>
            </w:pPr>
            <w:r>
              <w:rPr>
                <w:rFonts w:ascii="Times New Roman" w:hAnsi="Times New Roman" w:cs="Times New Roman"/>
                <w:b/>
                <w:bCs/>
                <w:sz w:val="28"/>
                <w:szCs w:val="28"/>
              </w:rPr>
              <w:t>Not listed</w:t>
            </w:r>
          </w:p>
        </w:tc>
      </w:tr>
      <w:tr w:rsidR="00105445" w:rsidRPr="00E04691" w14:paraId="5C789C6A" w14:textId="77777777" w:rsidTr="00105445">
        <w:tc>
          <w:tcPr>
            <w:tcW w:w="1420" w:type="dxa"/>
          </w:tcPr>
          <w:p w14:paraId="1F3A621C" w14:textId="49B05B97" w:rsidR="00105445" w:rsidRPr="00E04691" w:rsidRDefault="007E568E" w:rsidP="000A1828">
            <w:pPr>
              <w:rPr>
                <w:rFonts w:ascii="Times New Roman" w:hAnsi="Times New Roman" w:cs="Times New Roman"/>
                <w:b/>
                <w:bCs/>
                <w:sz w:val="28"/>
                <w:szCs w:val="28"/>
              </w:rPr>
            </w:pPr>
            <w:r>
              <w:rPr>
                <w:rFonts w:ascii="Times New Roman" w:hAnsi="Times New Roman" w:cs="Times New Roman"/>
                <w:b/>
                <w:bCs/>
                <w:sz w:val="28"/>
                <w:szCs w:val="28"/>
              </w:rPr>
              <w:t>3/8/2026</w:t>
            </w:r>
            <w:r w:rsidR="000F6A7A">
              <w:rPr>
                <w:rFonts w:ascii="Times New Roman" w:hAnsi="Times New Roman" w:cs="Times New Roman"/>
                <w:b/>
                <w:bCs/>
                <w:sz w:val="28"/>
                <w:szCs w:val="28"/>
              </w:rPr>
              <w:t xml:space="preserve"> 09:00</w:t>
            </w:r>
          </w:p>
        </w:tc>
        <w:tc>
          <w:tcPr>
            <w:tcW w:w="1197" w:type="dxa"/>
          </w:tcPr>
          <w:p w14:paraId="1DD2957E" w14:textId="46AC759A" w:rsidR="00105445" w:rsidRPr="00E04691" w:rsidRDefault="000F6A7A" w:rsidP="000A1828">
            <w:pPr>
              <w:rPr>
                <w:rFonts w:ascii="Times New Roman" w:hAnsi="Times New Roman" w:cs="Times New Roman"/>
                <w:b/>
                <w:bCs/>
                <w:sz w:val="28"/>
                <w:szCs w:val="28"/>
              </w:rPr>
            </w:pPr>
            <w:r>
              <w:rPr>
                <w:rFonts w:ascii="Times New Roman" w:hAnsi="Times New Roman" w:cs="Times New Roman"/>
                <w:b/>
                <w:bCs/>
                <w:sz w:val="28"/>
                <w:szCs w:val="28"/>
              </w:rPr>
              <w:t>Not listed</w:t>
            </w:r>
          </w:p>
        </w:tc>
        <w:tc>
          <w:tcPr>
            <w:tcW w:w="1197" w:type="dxa"/>
          </w:tcPr>
          <w:p w14:paraId="32BDBF47" w14:textId="67492C7A" w:rsidR="00105445" w:rsidRPr="00E04691" w:rsidRDefault="000F6A7A" w:rsidP="000A1828">
            <w:pPr>
              <w:rPr>
                <w:rFonts w:ascii="Times New Roman" w:hAnsi="Times New Roman" w:cs="Times New Roman"/>
                <w:b/>
                <w:bCs/>
                <w:sz w:val="28"/>
                <w:szCs w:val="28"/>
              </w:rPr>
            </w:pPr>
            <w:r>
              <w:rPr>
                <w:rFonts w:ascii="Times New Roman" w:hAnsi="Times New Roman" w:cs="Times New Roman"/>
                <w:b/>
                <w:bCs/>
                <w:sz w:val="28"/>
                <w:szCs w:val="28"/>
              </w:rPr>
              <w:t>77 bpm</w:t>
            </w:r>
          </w:p>
        </w:tc>
        <w:tc>
          <w:tcPr>
            <w:tcW w:w="1197" w:type="dxa"/>
          </w:tcPr>
          <w:p w14:paraId="345FE757" w14:textId="4D973DFB" w:rsidR="00105445" w:rsidRPr="00E04691" w:rsidRDefault="00DA5A2A" w:rsidP="000A1828">
            <w:pPr>
              <w:rPr>
                <w:rFonts w:ascii="Times New Roman" w:hAnsi="Times New Roman" w:cs="Times New Roman"/>
                <w:b/>
                <w:bCs/>
                <w:sz w:val="28"/>
                <w:szCs w:val="28"/>
              </w:rPr>
            </w:pPr>
            <w:r>
              <w:rPr>
                <w:rFonts w:ascii="Times New Roman" w:hAnsi="Times New Roman" w:cs="Times New Roman"/>
                <w:b/>
                <w:bCs/>
                <w:sz w:val="28"/>
                <w:szCs w:val="28"/>
              </w:rPr>
              <w:t>21 bpm</w:t>
            </w:r>
          </w:p>
        </w:tc>
        <w:tc>
          <w:tcPr>
            <w:tcW w:w="1197" w:type="dxa"/>
          </w:tcPr>
          <w:p w14:paraId="5E3ABCF2" w14:textId="3015785F" w:rsidR="00105445" w:rsidRPr="00E04691" w:rsidRDefault="00275043" w:rsidP="000A1828">
            <w:pPr>
              <w:rPr>
                <w:rFonts w:ascii="Times New Roman" w:hAnsi="Times New Roman" w:cs="Times New Roman"/>
                <w:b/>
                <w:bCs/>
                <w:sz w:val="28"/>
                <w:szCs w:val="28"/>
              </w:rPr>
            </w:pPr>
            <w:r>
              <w:rPr>
                <w:rFonts w:ascii="Times New Roman" w:hAnsi="Times New Roman" w:cs="Times New Roman"/>
                <w:b/>
                <w:bCs/>
                <w:sz w:val="28"/>
                <w:szCs w:val="28"/>
              </w:rPr>
              <w:t>133/80 mmHg</w:t>
            </w:r>
          </w:p>
        </w:tc>
        <w:tc>
          <w:tcPr>
            <w:tcW w:w="1197" w:type="dxa"/>
          </w:tcPr>
          <w:p w14:paraId="0E6F8B49" w14:textId="2D6EE879" w:rsidR="00105445" w:rsidRPr="00E04691" w:rsidRDefault="00275043" w:rsidP="000A1828">
            <w:pPr>
              <w:rPr>
                <w:rFonts w:ascii="Times New Roman" w:hAnsi="Times New Roman" w:cs="Times New Roman"/>
                <w:b/>
                <w:bCs/>
                <w:sz w:val="28"/>
                <w:szCs w:val="28"/>
              </w:rPr>
            </w:pPr>
            <w:r>
              <w:rPr>
                <w:rFonts w:ascii="Times New Roman" w:hAnsi="Times New Roman" w:cs="Times New Roman"/>
                <w:b/>
                <w:bCs/>
                <w:sz w:val="28"/>
                <w:szCs w:val="28"/>
              </w:rPr>
              <w:t>94%</w:t>
            </w:r>
          </w:p>
        </w:tc>
        <w:tc>
          <w:tcPr>
            <w:tcW w:w="1197" w:type="dxa"/>
          </w:tcPr>
          <w:p w14:paraId="683F38F2" w14:textId="4D032EA3" w:rsidR="00105445" w:rsidRPr="00E04691" w:rsidRDefault="00275043" w:rsidP="000A1828">
            <w:pPr>
              <w:rPr>
                <w:rFonts w:ascii="Times New Roman" w:hAnsi="Times New Roman" w:cs="Times New Roman"/>
                <w:b/>
                <w:bCs/>
                <w:sz w:val="28"/>
                <w:szCs w:val="28"/>
              </w:rPr>
            </w:pPr>
            <w:r>
              <w:rPr>
                <w:rFonts w:ascii="Times New Roman" w:hAnsi="Times New Roman" w:cs="Times New Roman"/>
                <w:b/>
                <w:bCs/>
                <w:sz w:val="28"/>
                <w:szCs w:val="28"/>
              </w:rPr>
              <w:t>Not listed</w:t>
            </w:r>
          </w:p>
        </w:tc>
      </w:tr>
    </w:tbl>
    <w:p w14:paraId="1A157C0E" w14:textId="77777777" w:rsidR="00751E24" w:rsidRPr="00E04691" w:rsidRDefault="00751E24" w:rsidP="00A61EAA">
      <w:pPr>
        <w:jc w:val="center"/>
        <w:rPr>
          <w:rFonts w:ascii="Times New Roman" w:hAnsi="Times New Roman" w:cs="Times New Roman"/>
          <w:b/>
          <w:bCs/>
        </w:rPr>
      </w:pPr>
    </w:p>
    <w:p w14:paraId="4544EDFE" w14:textId="77777777" w:rsidR="009E0C13" w:rsidRPr="00E04691" w:rsidRDefault="00817F2A" w:rsidP="00A61EAA">
      <w:pPr>
        <w:jc w:val="center"/>
        <w:rPr>
          <w:rFonts w:ascii="Times New Roman" w:hAnsi="Times New Roman" w:cs="Times New Roman"/>
          <w:b/>
          <w:bCs/>
        </w:rPr>
      </w:pPr>
      <w:r w:rsidRPr="00E04691">
        <w:rPr>
          <w:rFonts w:ascii="Times New Roman" w:hAnsi="Times New Roman" w:cs="Times New Roman"/>
          <w:b/>
          <w:bCs/>
        </w:rPr>
        <w:t>PATIENT HISTORY</w:t>
      </w:r>
    </w:p>
    <w:p w14:paraId="006AF900" w14:textId="77777777" w:rsidR="009E0C13" w:rsidRPr="00E04691" w:rsidRDefault="009E0C13" w:rsidP="009E0C13">
      <w:pPr>
        <w:rPr>
          <w:rFonts w:ascii="Times New Roman" w:hAnsi="Times New Roman" w:cs="Times New Roman"/>
          <w:bCs/>
        </w:rPr>
      </w:pPr>
    </w:p>
    <w:p w14:paraId="22DF32AB" w14:textId="77777777" w:rsidR="00A61EAA" w:rsidRPr="00E04691" w:rsidRDefault="00A61EAA" w:rsidP="00A61EAA">
      <w:pPr>
        <w:spacing w:line="480" w:lineRule="auto"/>
        <w:rPr>
          <w:rFonts w:ascii="Times New Roman" w:hAnsi="Times New Roman" w:cs="Times New Roman"/>
          <w:u w:val="single"/>
        </w:rPr>
      </w:pPr>
      <w:r w:rsidRPr="00E04691">
        <w:rPr>
          <w:rFonts w:ascii="Times New Roman" w:hAnsi="Times New Roman" w:cs="Times New Roman"/>
          <w:u w:val="single"/>
        </w:rPr>
        <w:t>Chief complaint:</w:t>
      </w:r>
    </w:p>
    <w:p w14:paraId="67A79067" w14:textId="16B88A20" w:rsidR="00A61EAA" w:rsidRPr="00E04691" w:rsidRDefault="00A61EAA" w:rsidP="00A61EAA">
      <w:pPr>
        <w:spacing w:line="480" w:lineRule="auto"/>
        <w:rPr>
          <w:rFonts w:ascii="Times New Roman" w:hAnsi="Times New Roman" w:cs="Times New Roman"/>
        </w:rPr>
      </w:pPr>
      <w:r w:rsidRPr="00E04691">
        <w:rPr>
          <w:rFonts w:ascii="Times New Roman" w:hAnsi="Times New Roman" w:cs="Times New Roman"/>
        </w:rPr>
        <w:t xml:space="preserve"> </w:t>
      </w:r>
      <w:sdt>
        <w:sdtPr>
          <w:rPr>
            <w:rFonts w:ascii="Times New Roman" w:hAnsi="Times New Roman" w:cs="Times New Roman"/>
          </w:rPr>
          <w:id w:val="1481418777"/>
          <w:placeholder>
            <w:docPart w:val="D4464BF58E50F142859576298EDA25F1"/>
          </w:placeholder>
        </w:sdtPr>
        <w:sdtEndPr/>
        <w:sdtContent>
          <w:r w:rsidR="00566396">
            <w:rPr>
              <w:rFonts w:ascii="Times New Roman" w:hAnsi="Times New Roman" w:cs="Times New Roman"/>
            </w:rPr>
            <w:t>Fall with N/V</w:t>
          </w:r>
        </w:sdtContent>
      </w:sdt>
    </w:p>
    <w:p w14:paraId="225BB34C" w14:textId="366C5873" w:rsidR="00A61EAA" w:rsidRPr="00E04691" w:rsidRDefault="00A61EAA" w:rsidP="00A61EAA">
      <w:pPr>
        <w:spacing w:line="480" w:lineRule="auto"/>
        <w:rPr>
          <w:rFonts w:ascii="Times New Roman" w:hAnsi="Times New Roman" w:cs="Times New Roman"/>
          <w:u w:val="single"/>
        </w:rPr>
      </w:pPr>
      <w:r w:rsidRPr="00E04691">
        <w:rPr>
          <w:rFonts w:ascii="Times New Roman" w:hAnsi="Times New Roman" w:cs="Times New Roman"/>
          <w:u w:val="single"/>
        </w:rPr>
        <w:t>History of Present Illness</w:t>
      </w:r>
      <w:r w:rsidR="0099728C" w:rsidRPr="00E04691">
        <w:rPr>
          <w:rFonts w:ascii="Times New Roman" w:hAnsi="Times New Roman" w:cs="Times New Roman"/>
          <w:u w:val="single"/>
        </w:rPr>
        <w:t xml:space="preserve"> (</w:t>
      </w:r>
      <w:r w:rsidR="00364C79" w:rsidRPr="00E04691">
        <w:rPr>
          <w:rFonts w:ascii="Times New Roman" w:hAnsi="Times New Roman" w:cs="Times New Roman"/>
          <w:u w:val="single"/>
        </w:rPr>
        <w:t>Narrative</w:t>
      </w:r>
      <w:r w:rsidR="0099728C" w:rsidRPr="00E04691">
        <w:rPr>
          <w:rFonts w:ascii="Times New Roman" w:hAnsi="Times New Roman" w:cs="Times New Roman"/>
          <w:u w:val="single"/>
        </w:rPr>
        <w:t xml:space="preserve"> should include details from admission through the current hospital date</w:t>
      </w:r>
      <w:r w:rsidR="00364C79" w:rsidRPr="00E04691">
        <w:rPr>
          <w:rFonts w:ascii="Times New Roman" w:hAnsi="Times New Roman" w:cs="Times New Roman"/>
          <w:u w:val="single"/>
        </w:rPr>
        <w:t xml:space="preserve"> in your own words</w:t>
      </w:r>
      <w:r w:rsidR="0099728C" w:rsidRPr="00E04691">
        <w:rPr>
          <w:rFonts w:ascii="Times New Roman" w:hAnsi="Times New Roman" w:cs="Times New Roman"/>
          <w:u w:val="single"/>
        </w:rPr>
        <w:t>):</w:t>
      </w:r>
    </w:p>
    <w:p w14:paraId="32FA2DBF" w14:textId="2AC68A36" w:rsidR="00A61EAA" w:rsidRPr="00E04691" w:rsidRDefault="00A61EAA" w:rsidP="00A61EAA">
      <w:pPr>
        <w:spacing w:line="480" w:lineRule="auto"/>
        <w:rPr>
          <w:rFonts w:ascii="Times New Roman" w:hAnsi="Times New Roman" w:cs="Times New Roman"/>
        </w:rPr>
      </w:pPr>
      <w:r w:rsidRPr="00E04691">
        <w:rPr>
          <w:rFonts w:ascii="Times New Roman" w:hAnsi="Times New Roman" w:cs="Times New Roman"/>
        </w:rPr>
        <w:t xml:space="preserve"> </w:t>
      </w:r>
      <w:sdt>
        <w:sdtPr>
          <w:rPr>
            <w:rFonts w:ascii="Times New Roman" w:hAnsi="Times New Roman" w:cs="Times New Roman"/>
          </w:rPr>
          <w:id w:val="-1842385465"/>
          <w:placeholder>
            <w:docPart w:val="CB12FA09421E1F4B88AAECE752B26E9A"/>
          </w:placeholder>
        </w:sdtPr>
        <w:sdtEndPr/>
        <w:sdtContent>
          <w:sdt>
            <w:sdtPr>
              <w:rPr>
                <w:rFonts w:ascii="Times New Roman" w:hAnsi="Times New Roman" w:cs="Times New Roman"/>
              </w:rPr>
              <w:id w:val="-1135640171"/>
              <w:placeholder>
                <w:docPart w:val="F87B01B084ED5E42B307E303492CFAEA"/>
              </w:placeholder>
            </w:sdtPr>
            <w:sdtEndPr/>
            <w:sdtContent>
              <w:r w:rsidR="00566396">
                <w:rPr>
                  <w:rFonts w:ascii="Times New Roman" w:hAnsi="Times New Roman" w:cs="Times New Roman"/>
                </w:rPr>
                <w:t xml:space="preserve">The patient, </w:t>
              </w:r>
              <w:r w:rsidR="00FF7915">
                <w:rPr>
                  <w:rFonts w:ascii="Times New Roman" w:hAnsi="Times New Roman" w:cs="Times New Roman"/>
                </w:rPr>
                <w:t>an</w:t>
              </w:r>
              <w:r w:rsidR="00566396">
                <w:rPr>
                  <w:rFonts w:ascii="Times New Roman" w:hAnsi="Times New Roman" w:cs="Times New Roman"/>
                </w:rPr>
                <w:t xml:space="preserve"> 84-year-old woman</w:t>
              </w:r>
              <w:r w:rsidR="00FF7915">
                <w:rPr>
                  <w:rFonts w:ascii="Times New Roman" w:hAnsi="Times New Roman" w:cs="Times New Roman"/>
                </w:rPr>
                <w:t xml:space="preserve">, presented to the ED from </w:t>
              </w:r>
              <w:r w:rsidR="00667621">
                <w:rPr>
                  <w:rFonts w:ascii="Times New Roman" w:hAnsi="Times New Roman" w:cs="Times New Roman"/>
                </w:rPr>
                <w:t>the Bedford nursing home via EMS</w:t>
              </w:r>
              <w:r w:rsidR="00A72416">
                <w:rPr>
                  <w:rFonts w:ascii="Times New Roman" w:hAnsi="Times New Roman" w:cs="Times New Roman"/>
                </w:rPr>
                <w:t xml:space="preserve"> </w:t>
              </w:r>
              <w:r w:rsidR="004A134B">
                <w:rPr>
                  <w:rFonts w:ascii="Times New Roman" w:hAnsi="Times New Roman" w:cs="Times New Roman"/>
                </w:rPr>
                <w:t xml:space="preserve">after a fall with nausea and vomiting. </w:t>
              </w:r>
              <w:r w:rsidR="006532A5">
                <w:rPr>
                  <w:rFonts w:ascii="Times New Roman" w:hAnsi="Times New Roman" w:cs="Times New Roman"/>
                </w:rPr>
                <w:t xml:space="preserve">In transport to the ED, the patient had an episode of asystole </w:t>
              </w:r>
              <w:r w:rsidR="00524767">
                <w:rPr>
                  <w:rFonts w:ascii="Times New Roman" w:hAnsi="Times New Roman" w:cs="Times New Roman"/>
                </w:rPr>
                <w:t xml:space="preserve">in the ambulance and was unresponsive to sternal rub. The patient </w:t>
              </w:r>
              <w:r w:rsidR="00726F8E">
                <w:rPr>
                  <w:rFonts w:ascii="Times New Roman" w:hAnsi="Times New Roman" w:cs="Times New Roman"/>
                </w:rPr>
                <w:t>eventually came back and was responsive</w:t>
              </w:r>
              <w:r w:rsidR="006D0167">
                <w:rPr>
                  <w:rFonts w:ascii="Times New Roman" w:hAnsi="Times New Roman" w:cs="Times New Roman"/>
                </w:rPr>
                <w:t xml:space="preserve"> to EMS and hospital staff. </w:t>
              </w:r>
              <w:r w:rsidR="00E81A27">
                <w:rPr>
                  <w:rFonts w:ascii="Times New Roman" w:hAnsi="Times New Roman" w:cs="Times New Roman"/>
                </w:rPr>
                <w:t xml:space="preserve">The patient is currently being treated </w:t>
              </w:r>
              <w:r w:rsidR="00CE7819">
                <w:rPr>
                  <w:rFonts w:ascii="Times New Roman" w:hAnsi="Times New Roman" w:cs="Times New Roman"/>
                </w:rPr>
                <w:t>for her fall, is being monitored, and is DNR, DNI.</w:t>
              </w:r>
            </w:sdtContent>
          </w:sdt>
        </w:sdtContent>
      </w:sdt>
    </w:p>
    <w:p w14:paraId="42B9C8A3" w14:textId="77777777" w:rsidR="00A61EAA" w:rsidRPr="00E04691" w:rsidRDefault="00A61EAA" w:rsidP="00A61EAA">
      <w:pPr>
        <w:spacing w:line="480" w:lineRule="auto"/>
        <w:rPr>
          <w:rFonts w:ascii="Times New Roman" w:hAnsi="Times New Roman" w:cs="Times New Roman"/>
          <w:u w:val="single"/>
        </w:rPr>
      </w:pPr>
      <w:r w:rsidRPr="00E04691">
        <w:rPr>
          <w:rFonts w:ascii="Times New Roman" w:hAnsi="Times New Roman" w:cs="Times New Roman"/>
          <w:u w:val="single"/>
        </w:rPr>
        <w:t xml:space="preserve">Past Medical History: </w:t>
      </w:r>
    </w:p>
    <w:sdt>
      <w:sdtPr>
        <w:rPr>
          <w:rFonts w:ascii="Times New Roman" w:hAnsi="Times New Roman" w:cs="Times New Roman"/>
        </w:rPr>
        <w:id w:val="-1024478025"/>
        <w:placeholder>
          <w:docPart w:val="CB12FA09421E1F4B88AAECE752B26E9A"/>
        </w:placeholder>
      </w:sdtPr>
      <w:sdtEndPr/>
      <w:sdtContent>
        <w:p w14:paraId="6C52DD4B" w14:textId="3F04494B" w:rsidR="00A61EAA" w:rsidRPr="00E04691" w:rsidRDefault="005075E4" w:rsidP="00A61EAA">
          <w:pPr>
            <w:spacing w:line="480" w:lineRule="auto"/>
            <w:rPr>
              <w:rFonts w:ascii="Times New Roman" w:hAnsi="Times New Roman" w:cs="Times New Roman"/>
            </w:rPr>
          </w:pPr>
          <w:r w:rsidRPr="005075E4">
            <w:rPr>
              <w:rFonts w:ascii="Times New Roman" w:hAnsi="Times New Roman" w:cs="Times New Roman"/>
            </w:rPr>
            <w:t>Bilateral blindness, CAD, Chronic neuropathic pain, dementia, HTN, sundown syndrome</w:t>
          </w:r>
        </w:p>
      </w:sdtContent>
    </w:sdt>
    <w:p w14:paraId="42007C69" w14:textId="77777777" w:rsidR="00A61EAA" w:rsidRPr="00E04691" w:rsidRDefault="00A61EAA" w:rsidP="00A61EAA">
      <w:pPr>
        <w:spacing w:line="480" w:lineRule="auto"/>
        <w:rPr>
          <w:rFonts w:ascii="Times New Roman" w:hAnsi="Times New Roman" w:cs="Times New Roman"/>
          <w:u w:val="single"/>
        </w:rPr>
      </w:pPr>
      <w:r w:rsidRPr="00E04691">
        <w:rPr>
          <w:rFonts w:ascii="Times New Roman" w:hAnsi="Times New Roman" w:cs="Times New Roman"/>
          <w:u w:val="single"/>
        </w:rPr>
        <w:t xml:space="preserve">Past Surgical History: </w:t>
      </w:r>
    </w:p>
    <w:sdt>
      <w:sdtPr>
        <w:rPr>
          <w:rFonts w:ascii="Times New Roman" w:hAnsi="Times New Roman" w:cs="Times New Roman"/>
        </w:rPr>
        <w:id w:val="914753624"/>
        <w:placeholder>
          <w:docPart w:val="CB12FA09421E1F4B88AAECE752B26E9A"/>
        </w:placeholder>
      </w:sdtPr>
      <w:sdtEndPr/>
      <w:sdtContent>
        <w:p w14:paraId="27B18CDB" w14:textId="53D1157C" w:rsidR="00A61EAA" w:rsidRPr="00E04691" w:rsidRDefault="00B70461" w:rsidP="00A61EAA">
          <w:pPr>
            <w:spacing w:line="480" w:lineRule="auto"/>
            <w:rPr>
              <w:rFonts w:ascii="Times New Roman" w:hAnsi="Times New Roman" w:cs="Times New Roman"/>
            </w:rPr>
          </w:pPr>
          <w:r>
            <w:rPr>
              <w:rFonts w:ascii="Times New Roman" w:hAnsi="Times New Roman" w:cs="Times New Roman"/>
            </w:rPr>
            <w:t xml:space="preserve">Partial removal of the colon, hysterectomy, carpal tunnel, cardiac catheterization, heart valve replacement, stent placed </w:t>
          </w:r>
          <w:r w:rsidR="00DD6E06">
            <w:rPr>
              <w:rFonts w:ascii="Times New Roman" w:hAnsi="Times New Roman" w:cs="Times New Roman"/>
            </w:rPr>
            <w:t>in cardiac conduit, phacoemulsification cataract w/ intraocular lens implantation.</w:t>
          </w:r>
        </w:p>
      </w:sdtContent>
    </w:sdt>
    <w:p w14:paraId="617576B0" w14:textId="77777777" w:rsidR="00A61EAA" w:rsidRPr="00E04691" w:rsidRDefault="00A61EAA" w:rsidP="00A61EAA">
      <w:pPr>
        <w:spacing w:line="480" w:lineRule="auto"/>
        <w:rPr>
          <w:rFonts w:ascii="Times New Roman" w:hAnsi="Times New Roman" w:cs="Times New Roman"/>
          <w:u w:val="single"/>
        </w:rPr>
      </w:pPr>
      <w:r w:rsidRPr="00E04691">
        <w:rPr>
          <w:rFonts w:ascii="Times New Roman" w:hAnsi="Times New Roman" w:cs="Times New Roman"/>
          <w:u w:val="single"/>
        </w:rPr>
        <w:t>Family History:</w:t>
      </w:r>
    </w:p>
    <w:sdt>
      <w:sdtPr>
        <w:rPr>
          <w:rFonts w:ascii="Times New Roman" w:hAnsi="Times New Roman" w:cs="Times New Roman"/>
        </w:rPr>
        <w:id w:val="1898710386"/>
        <w:placeholder>
          <w:docPart w:val="CB12FA09421E1F4B88AAECE752B26E9A"/>
        </w:placeholder>
      </w:sdtPr>
      <w:sdtEndPr/>
      <w:sdtContent>
        <w:p w14:paraId="72572290" w14:textId="47BA4F2B" w:rsidR="00A61EAA" w:rsidRPr="00E04691" w:rsidRDefault="00B42DA5" w:rsidP="00A61EAA">
          <w:pPr>
            <w:spacing w:line="480" w:lineRule="auto"/>
            <w:rPr>
              <w:rFonts w:ascii="Times New Roman" w:hAnsi="Times New Roman" w:cs="Times New Roman"/>
            </w:rPr>
          </w:pPr>
          <w:r>
            <w:rPr>
              <w:rFonts w:ascii="Times New Roman" w:hAnsi="Times New Roman" w:cs="Times New Roman"/>
            </w:rPr>
            <w:t>Cancer (mother) and substance abuse (</w:t>
          </w:r>
          <w:r w:rsidR="00B253DB">
            <w:rPr>
              <w:rFonts w:ascii="Times New Roman" w:hAnsi="Times New Roman" w:cs="Times New Roman"/>
            </w:rPr>
            <w:t>brother, sister, daughter, son)</w:t>
          </w:r>
        </w:p>
      </w:sdtContent>
    </w:sdt>
    <w:p w14:paraId="13D5EC58" w14:textId="29378809" w:rsidR="00A61EAA" w:rsidRPr="00E04691" w:rsidRDefault="00A61EAA" w:rsidP="00A61EAA">
      <w:pPr>
        <w:spacing w:line="480" w:lineRule="auto"/>
        <w:rPr>
          <w:rFonts w:ascii="Times New Roman" w:hAnsi="Times New Roman" w:cs="Times New Roman"/>
        </w:rPr>
      </w:pPr>
      <w:r w:rsidRPr="00E04691">
        <w:rPr>
          <w:rFonts w:ascii="Times New Roman" w:hAnsi="Times New Roman" w:cs="Times New Roman"/>
        </w:rPr>
        <w:lastRenderedPageBreak/>
        <w:t xml:space="preserve">Tobacco </w:t>
      </w:r>
      <w:sdt>
        <w:sdtPr>
          <w:rPr>
            <w:rFonts w:ascii="Times New Roman" w:hAnsi="Times New Roman" w:cs="Times New Roman"/>
          </w:rPr>
          <w:id w:val="656043791"/>
          <w:placeholder>
            <w:docPart w:val="CB12FA09421E1F4B88AAECE752B26E9A"/>
          </w:placeholder>
        </w:sdtPr>
        <w:sdtEndPr/>
        <w:sdtContent>
          <w:r w:rsidRPr="00E04691">
            <w:rPr>
              <w:rFonts w:ascii="Times New Roman" w:hAnsi="Times New Roman" w:cs="Times New Roman"/>
              <w:u w:val="single"/>
            </w:rPr>
            <w:t>_</w:t>
          </w:r>
          <w:r w:rsidR="00B253DB">
            <w:rPr>
              <w:rFonts w:ascii="Times New Roman" w:hAnsi="Times New Roman" w:cs="Times New Roman"/>
              <w:u w:val="single"/>
            </w:rPr>
            <w:t>No</w:t>
          </w:r>
          <w:r w:rsidRPr="00E04691">
            <w:rPr>
              <w:rFonts w:ascii="Times New Roman" w:hAnsi="Times New Roman" w:cs="Times New Roman"/>
              <w:u w:val="single"/>
            </w:rPr>
            <w:t>_</w:t>
          </w:r>
        </w:sdtContent>
      </w:sdt>
      <w:r w:rsidRPr="00E04691">
        <w:rPr>
          <w:rFonts w:ascii="Times New Roman" w:hAnsi="Times New Roman" w:cs="Times New Roman"/>
        </w:rPr>
        <w:t xml:space="preserve"> Alcohol </w:t>
      </w:r>
      <w:sdt>
        <w:sdtPr>
          <w:rPr>
            <w:rFonts w:ascii="Times New Roman" w:hAnsi="Times New Roman" w:cs="Times New Roman"/>
          </w:rPr>
          <w:id w:val="-875005287"/>
          <w:placeholder>
            <w:docPart w:val="6D1569EE2217D44AB4856F097173AD59"/>
          </w:placeholder>
        </w:sdtPr>
        <w:sdtEndPr/>
        <w:sdtContent>
          <w:r w:rsidRPr="00E04691">
            <w:rPr>
              <w:rFonts w:ascii="Times New Roman" w:hAnsi="Times New Roman" w:cs="Times New Roman"/>
              <w:u w:val="single"/>
            </w:rPr>
            <w:t>_</w:t>
          </w:r>
          <w:r w:rsidR="00B253DB">
            <w:rPr>
              <w:rFonts w:ascii="Times New Roman" w:hAnsi="Times New Roman" w:cs="Times New Roman"/>
              <w:u w:val="single"/>
            </w:rPr>
            <w:t>No</w:t>
          </w:r>
          <w:r w:rsidRPr="00E04691">
            <w:rPr>
              <w:rFonts w:ascii="Times New Roman" w:hAnsi="Times New Roman" w:cs="Times New Roman"/>
              <w:u w:val="single"/>
            </w:rPr>
            <w:t>_</w:t>
          </w:r>
        </w:sdtContent>
      </w:sdt>
      <w:r w:rsidRPr="00E04691">
        <w:rPr>
          <w:rFonts w:ascii="Times New Roman" w:hAnsi="Times New Roman" w:cs="Times New Roman"/>
        </w:rPr>
        <w:t xml:space="preserve"> </w:t>
      </w:r>
      <w:r w:rsidR="00825EDF" w:rsidRPr="00E04691">
        <w:rPr>
          <w:rFonts w:ascii="Times New Roman" w:hAnsi="Times New Roman" w:cs="Times New Roman"/>
        </w:rPr>
        <w:t xml:space="preserve"> Non-prescribed</w:t>
      </w:r>
      <w:r w:rsidRPr="00E04691">
        <w:rPr>
          <w:rFonts w:ascii="Times New Roman" w:hAnsi="Times New Roman" w:cs="Times New Roman"/>
        </w:rPr>
        <w:t xml:space="preserve"> Drugs</w:t>
      </w:r>
      <w:r w:rsidR="00825EDF" w:rsidRPr="00E04691">
        <w:rPr>
          <w:rFonts w:ascii="Times New Roman" w:hAnsi="Times New Roman" w:cs="Times New Roman"/>
        </w:rPr>
        <w:t xml:space="preserve"> (including vitamins, homeopathic remedies, illicit/illegal, etc.) </w:t>
      </w:r>
      <w:r w:rsidRPr="00E04691">
        <w:rPr>
          <w:rFonts w:ascii="Times New Roman" w:hAnsi="Times New Roman" w:cs="Times New Roman"/>
        </w:rPr>
        <w:t xml:space="preserve"> </w:t>
      </w:r>
      <w:sdt>
        <w:sdtPr>
          <w:rPr>
            <w:rFonts w:ascii="Times New Roman" w:hAnsi="Times New Roman" w:cs="Times New Roman"/>
          </w:rPr>
          <w:id w:val="-646201492"/>
          <w:placeholder>
            <w:docPart w:val="C36B7E09FC9FE84E8323AD838C83432D"/>
          </w:placeholder>
        </w:sdtPr>
        <w:sdtEndPr/>
        <w:sdtContent>
          <w:r w:rsidRPr="00E04691">
            <w:rPr>
              <w:rFonts w:ascii="Times New Roman" w:hAnsi="Times New Roman" w:cs="Times New Roman"/>
              <w:u w:val="single"/>
            </w:rPr>
            <w:t>_</w:t>
          </w:r>
          <w:r w:rsidR="00B253DB">
            <w:rPr>
              <w:rFonts w:ascii="Times New Roman" w:hAnsi="Times New Roman" w:cs="Times New Roman"/>
              <w:u w:val="single"/>
            </w:rPr>
            <w:t>No</w:t>
          </w:r>
          <w:r w:rsidRPr="00E04691">
            <w:rPr>
              <w:rFonts w:ascii="Times New Roman" w:hAnsi="Times New Roman" w:cs="Times New Roman"/>
              <w:u w:val="single"/>
            </w:rPr>
            <w:t>_</w:t>
          </w:r>
        </w:sdtContent>
      </w:sdt>
    </w:p>
    <w:p w14:paraId="10D8B387" w14:textId="40275113" w:rsidR="00A61EAA" w:rsidRPr="00E04691" w:rsidRDefault="00A61EAA" w:rsidP="00A61EAA">
      <w:pPr>
        <w:spacing w:line="480" w:lineRule="auto"/>
        <w:rPr>
          <w:rFonts w:ascii="Times New Roman" w:hAnsi="Times New Roman" w:cs="Times New Roman"/>
        </w:rPr>
      </w:pPr>
      <w:r w:rsidRPr="00E04691">
        <w:rPr>
          <w:rFonts w:ascii="Times New Roman" w:hAnsi="Times New Roman" w:cs="Times New Roman"/>
        </w:rPr>
        <w:t xml:space="preserve">Occupational Status </w:t>
      </w:r>
      <w:sdt>
        <w:sdtPr>
          <w:rPr>
            <w:rFonts w:ascii="Times New Roman" w:hAnsi="Times New Roman" w:cs="Times New Roman"/>
          </w:rPr>
          <w:id w:val="84963038"/>
          <w:placeholder>
            <w:docPart w:val="CB12FA09421E1F4B88AAECE752B26E9A"/>
          </w:placeholder>
        </w:sdtPr>
        <w:sdtEndPr/>
        <w:sdtContent>
          <w:r w:rsidRPr="00E04691">
            <w:rPr>
              <w:rFonts w:ascii="Times New Roman" w:hAnsi="Times New Roman" w:cs="Times New Roman"/>
              <w:u w:val="single"/>
            </w:rPr>
            <w:t>_</w:t>
          </w:r>
          <w:r w:rsidR="00A352C7">
            <w:rPr>
              <w:rFonts w:ascii="Times New Roman" w:hAnsi="Times New Roman" w:cs="Times New Roman"/>
              <w:u w:val="single"/>
            </w:rPr>
            <w:t>Retired</w:t>
          </w:r>
          <w:r w:rsidRPr="00E04691">
            <w:rPr>
              <w:rFonts w:ascii="Times New Roman" w:hAnsi="Times New Roman" w:cs="Times New Roman"/>
              <w:u w:val="single"/>
            </w:rPr>
            <w:t>_</w:t>
          </w:r>
        </w:sdtContent>
      </w:sdt>
    </w:p>
    <w:p w14:paraId="646C076D" w14:textId="2DB9F81D" w:rsidR="00A61EAA" w:rsidRPr="00E04691" w:rsidRDefault="00A61EAA" w:rsidP="00A61EAA">
      <w:pPr>
        <w:spacing w:line="480" w:lineRule="auto"/>
        <w:rPr>
          <w:rFonts w:ascii="Times New Roman" w:hAnsi="Times New Roman" w:cs="Times New Roman"/>
        </w:rPr>
      </w:pPr>
      <w:r w:rsidRPr="00E04691">
        <w:rPr>
          <w:rFonts w:ascii="Times New Roman" w:hAnsi="Times New Roman" w:cs="Times New Roman"/>
        </w:rPr>
        <w:t xml:space="preserve">Religious Preference </w:t>
      </w:r>
      <w:sdt>
        <w:sdtPr>
          <w:rPr>
            <w:rFonts w:ascii="Times New Roman" w:hAnsi="Times New Roman" w:cs="Times New Roman"/>
          </w:rPr>
          <w:id w:val="1352995283"/>
          <w:placeholder>
            <w:docPart w:val="3721A498A398D344A85E300C5D3A3C05"/>
          </w:placeholder>
        </w:sdtPr>
        <w:sdtEndPr/>
        <w:sdtContent>
          <w:r w:rsidRPr="00E04691">
            <w:rPr>
              <w:rFonts w:ascii="Times New Roman" w:hAnsi="Times New Roman" w:cs="Times New Roman"/>
              <w:u w:val="single"/>
            </w:rPr>
            <w:t>_</w:t>
          </w:r>
          <w:r w:rsidR="00A352C7">
            <w:rPr>
              <w:rFonts w:ascii="Times New Roman" w:hAnsi="Times New Roman" w:cs="Times New Roman"/>
              <w:u w:val="single"/>
            </w:rPr>
            <w:t>Not listed</w:t>
          </w:r>
          <w:r w:rsidRPr="00E04691">
            <w:rPr>
              <w:rFonts w:ascii="Times New Roman" w:hAnsi="Times New Roman" w:cs="Times New Roman"/>
              <w:u w:val="single"/>
            </w:rPr>
            <w:t>_</w:t>
          </w:r>
        </w:sdtContent>
      </w:sdt>
    </w:p>
    <w:p w14:paraId="1F65C215" w14:textId="10F17AB7" w:rsidR="00A61EAA" w:rsidRPr="00E04691" w:rsidRDefault="00A61EAA" w:rsidP="00A61EAA">
      <w:pPr>
        <w:spacing w:line="480" w:lineRule="auto"/>
        <w:rPr>
          <w:rFonts w:ascii="Times New Roman" w:hAnsi="Times New Roman" w:cs="Times New Roman"/>
        </w:rPr>
      </w:pPr>
      <w:r w:rsidRPr="00E04691">
        <w:rPr>
          <w:rFonts w:ascii="Times New Roman" w:hAnsi="Times New Roman" w:cs="Times New Roman"/>
        </w:rPr>
        <w:t xml:space="preserve">Cultural Support Needs </w:t>
      </w:r>
      <w:sdt>
        <w:sdtPr>
          <w:rPr>
            <w:rFonts w:ascii="Times New Roman" w:hAnsi="Times New Roman" w:cs="Times New Roman"/>
          </w:rPr>
          <w:id w:val="1718094393"/>
          <w:placeholder>
            <w:docPart w:val="EA3EC2EB9B48AA49BB0354AD48C27C51"/>
          </w:placeholder>
        </w:sdtPr>
        <w:sdtEndPr/>
        <w:sdtContent>
          <w:r w:rsidRPr="00E04691">
            <w:rPr>
              <w:rFonts w:ascii="Times New Roman" w:hAnsi="Times New Roman" w:cs="Times New Roman"/>
              <w:u w:val="single"/>
            </w:rPr>
            <w:t>_</w:t>
          </w:r>
          <w:r w:rsidR="00A352C7">
            <w:rPr>
              <w:rFonts w:ascii="Times New Roman" w:hAnsi="Times New Roman" w:cs="Times New Roman"/>
              <w:u w:val="single"/>
            </w:rPr>
            <w:t>Not listed</w:t>
          </w:r>
          <w:r w:rsidRPr="00E04691">
            <w:rPr>
              <w:rFonts w:ascii="Times New Roman" w:hAnsi="Times New Roman" w:cs="Times New Roman"/>
              <w:u w:val="single"/>
            </w:rPr>
            <w:t>_</w:t>
          </w:r>
        </w:sdtContent>
      </w:sdt>
    </w:p>
    <w:p w14:paraId="5512EC3B" w14:textId="77777777" w:rsidR="00F950D7" w:rsidRPr="00E04691" w:rsidRDefault="00F950D7" w:rsidP="00C62D9C">
      <w:pPr>
        <w:tabs>
          <w:tab w:val="center" w:pos="4680"/>
        </w:tabs>
        <w:rPr>
          <w:rFonts w:ascii="Times New Roman" w:hAnsi="Times New Roman" w:cs="Times New Roman"/>
          <w:b/>
          <w:sz w:val="32"/>
          <w:szCs w:val="32"/>
          <w:u w:val="single"/>
        </w:rPr>
      </w:pPr>
    </w:p>
    <w:p w14:paraId="1DD35F2C" w14:textId="218A635F" w:rsidR="00A61EAA" w:rsidRPr="00E04691" w:rsidRDefault="00BC7306" w:rsidP="00C62D9C">
      <w:pPr>
        <w:tabs>
          <w:tab w:val="center" w:pos="4680"/>
        </w:tabs>
        <w:rPr>
          <w:rFonts w:ascii="Times New Roman" w:hAnsi="Times New Roman" w:cs="Times New Roman"/>
          <w:b/>
          <w:sz w:val="32"/>
          <w:szCs w:val="32"/>
          <w:u w:val="single"/>
        </w:rPr>
      </w:pPr>
      <w:r w:rsidRPr="00E04691">
        <w:rPr>
          <w:rFonts w:ascii="Times New Roman" w:hAnsi="Times New Roman" w:cs="Times New Roman"/>
          <w:b/>
          <w:sz w:val="32"/>
          <w:szCs w:val="32"/>
          <w:u w:val="single"/>
        </w:rPr>
        <w:t xml:space="preserve">Plan for Shift Care </w:t>
      </w:r>
    </w:p>
    <w:p w14:paraId="5E3BA9A2" w14:textId="77777777" w:rsidR="008050E3" w:rsidRDefault="008050E3" w:rsidP="00C62D9C">
      <w:pPr>
        <w:rPr>
          <w:rFonts w:ascii="Times New Roman" w:hAnsi="Times New Roman" w:cs="Times New Roman"/>
          <w:b/>
        </w:rPr>
      </w:pPr>
    </w:p>
    <w:p w14:paraId="50F6CFA9" w14:textId="4E8EFAE3" w:rsidR="009C4BDA" w:rsidRPr="00E04691" w:rsidRDefault="009C4BDA" w:rsidP="00C62D9C">
      <w:pPr>
        <w:rPr>
          <w:rFonts w:ascii="Times New Roman" w:hAnsi="Times New Roman" w:cs="Times New Roman"/>
          <w:b/>
        </w:rPr>
      </w:pPr>
      <w:r w:rsidRPr="00E04691">
        <w:rPr>
          <w:rFonts w:ascii="Times New Roman" w:hAnsi="Times New Roman" w:cs="Times New Roman"/>
          <w:b/>
        </w:rPr>
        <w:t>Prioritize the Hypothesis:</w:t>
      </w:r>
    </w:p>
    <w:p w14:paraId="27895479" w14:textId="10E9629F" w:rsidR="00CD5B9D" w:rsidRPr="00E04691" w:rsidRDefault="00CD5B9D" w:rsidP="00C62D9C">
      <w:pPr>
        <w:rPr>
          <w:rFonts w:ascii="Times New Roman" w:hAnsi="Times New Roman" w:cs="Times New Roman"/>
        </w:rPr>
      </w:pPr>
      <w:r w:rsidRPr="00E04691">
        <w:rPr>
          <w:rFonts w:ascii="Times New Roman" w:hAnsi="Times New Roman" w:cs="Times New Roman"/>
        </w:rPr>
        <w:t>Pa</w:t>
      </w:r>
      <w:r w:rsidR="009C4BDA" w:rsidRPr="00E04691">
        <w:rPr>
          <w:rFonts w:ascii="Times New Roman" w:hAnsi="Times New Roman" w:cs="Times New Roman"/>
        </w:rPr>
        <w:t>tient care priority for shift (L</w:t>
      </w:r>
      <w:r w:rsidRPr="00E04691">
        <w:rPr>
          <w:rFonts w:ascii="Times New Roman" w:hAnsi="Times New Roman" w:cs="Times New Roman"/>
        </w:rPr>
        <w:t>ist top priority issue</w:t>
      </w:r>
      <w:r w:rsidR="000D4EB5" w:rsidRPr="00E04691">
        <w:rPr>
          <w:rFonts w:ascii="Times New Roman" w:hAnsi="Times New Roman" w:cs="Times New Roman"/>
        </w:rPr>
        <w:t xml:space="preserve">; </w:t>
      </w:r>
      <w:r w:rsidR="00C31C5D" w:rsidRPr="00E04691">
        <w:rPr>
          <w:rFonts w:ascii="Times New Roman" w:hAnsi="Times New Roman" w:cs="Times New Roman"/>
        </w:rPr>
        <w:t>W</w:t>
      </w:r>
      <w:r w:rsidR="009C4BDA" w:rsidRPr="00E04691">
        <w:rPr>
          <w:rFonts w:ascii="Times New Roman" w:hAnsi="Times New Roman" w:cs="Times New Roman"/>
        </w:rPr>
        <w:t>hat is the patient care priority for the shift</w:t>
      </w:r>
      <w:r w:rsidR="00C31C5D" w:rsidRPr="00E04691">
        <w:rPr>
          <w:rFonts w:ascii="Times New Roman" w:hAnsi="Times New Roman" w:cs="Times New Roman"/>
        </w:rPr>
        <w:t>?</w:t>
      </w:r>
      <w:r w:rsidRPr="00E04691">
        <w:rPr>
          <w:rFonts w:ascii="Times New Roman" w:hAnsi="Times New Roman" w:cs="Times New Roman"/>
        </w:rPr>
        <w:t xml:space="preserve">) </w:t>
      </w:r>
      <w:sdt>
        <w:sdtPr>
          <w:rPr>
            <w:rFonts w:ascii="Times New Roman" w:hAnsi="Times New Roman" w:cs="Times New Roman"/>
          </w:rPr>
          <w:id w:val="1681238272"/>
          <w:placeholder>
            <w:docPart w:val="586345610AA944AD975E32A9432CBE49"/>
          </w:placeholder>
        </w:sdtPr>
        <w:sdtEndPr/>
        <w:sdtContent>
          <w:r w:rsidRPr="00E04691">
            <w:rPr>
              <w:rFonts w:ascii="Times New Roman" w:hAnsi="Times New Roman" w:cs="Times New Roman"/>
              <w:u w:val="single"/>
            </w:rPr>
            <w:t>_</w:t>
          </w:r>
          <w:r w:rsidR="00DF1D6F">
            <w:rPr>
              <w:rFonts w:ascii="Times New Roman" w:hAnsi="Times New Roman" w:cs="Times New Roman"/>
              <w:u w:val="single"/>
            </w:rPr>
            <w:t>Prevent dehydration and malnutrition</w:t>
          </w:r>
          <w:r w:rsidRPr="00E04691">
            <w:rPr>
              <w:rFonts w:ascii="Times New Roman" w:hAnsi="Times New Roman" w:cs="Times New Roman"/>
              <w:u w:val="single"/>
            </w:rPr>
            <w:t>_</w:t>
          </w:r>
        </w:sdtContent>
      </w:sdt>
    </w:p>
    <w:p w14:paraId="5A7A63C6" w14:textId="77777777" w:rsidR="00C62D9C" w:rsidRPr="00E04691" w:rsidRDefault="00C62D9C" w:rsidP="00C62D9C">
      <w:pPr>
        <w:tabs>
          <w:tab w:val="center" w:pos="4680"/>
        </w:tabs>
        <w:rPr>
          <w:rFonts w:ascii="Times New Roman" w:hAnsi="Times New Roman" w:cs="Times New Roman"/>
          <w:b/>
        </w:rPr>
      </w:pPr>
    </w:p>
    <w:p w14:paraId="24527727" w14:textId="77777777" w:rsidR="00C62D9C" w:rsidRPr="00E04691" w:rsidRDefault="00C62D9C" w:rsidP="00C62D9C">
      <w:pPr>
        <w:tabs>
          <w:tab w:val="center" w:pos="4680"/>
        </w:tabs>
        <w:rPr>
          <w:rFonts w:ascii="Times New Roman" w:hAnsi="Times New Roman" w:cs="Times New Roman"/>
          <w:b/>
        </w:rPr>
      </w:pPr>
      <w:r w:rsidRPr="00E04691">
        <w:rPr>
          <w:rFonts w:ascii="Times New Roman" w:hAnsi="Times New Roman" w:cs="Times New Roman"/>
          <w:b/>
        </w:rPr>
        <w:t>Recognize and Analyze Cues:</w:t>
      </w:r>
    </w:p>
    <w:p w14:paraId="0AB1CCF1" w14:textId="2BC8D609" w:rsidR="00C62D9C" w:rsidRPr="00E04691" w:rsidRDefault="00C62D9C" w:rsidP="00C62D9C">
      <w:pPr>
        <w:tabs>
          <w:tab w:val="center" w:pos="4680"/>
        </w:tabs>
        <w:rPr>
          <w:rFonts w:ascii="Times New Roman" w:hAnsi="Times New Roman" w:cs="Times New Roman"/>
        </w:rPr>
      </w:pPr>
      <w:r w:rsidRPr="00E04691">
        <w:rPr>
          <w:rFonts w:ascii="Times New Roman" w:hAnsi="Times New Roman" w:cs="Times New Roman"/>
        </w:rPr>
        <w:t xml:space="preserve">What information from the worksheet part 1 lead you to choose this priority?  </w:t>
      </w:r>
      <w:sdt>
        <w:sdtPr>
          <w:rPr>
            <w:rFonts w:ascii="Times New Roman" w:hAnsi="Times New Roman" w:cs="Times New Roman"/>
          </w:rPr>
          <w:id w:val="1115644862"/>
          <w:placeholder>
            <w:docPart w:val="7143CF2DF02147D6BB3AB2459BB0566E"/>
          </w:placeholder>
        </w:sdtPr>
        <w:sdtEndPr/>
        <w:sdtContent>
          <w:r w:rsidRPr="00E04691">
            <w:rPr>
              <w:rFonts w:ascii="Times New Roman" w:hAnsi="Times New Roman" w:cs="Times New Roman"/>
              <w:u w:val="single"/>
            </w:rPr>
            <w:t>_</w:t>
          </w:r>
          <w:r w:rsidR="00D12978">
            <w:rPr>
              <w:rFonts w:ascii="Times New Roman" w:hAnsi="Times New Roman" w:cs="Times New Roman"/>
              <w:u w:val="single"/>
            </w:rPr>
            <w:t>Profuse vomiting</w:t>
          </w:r>
          <w:r w:rsidRPr="00E04691">
            <w:rPr>
              <w:rFonts w:ascii="Times New Roman" w:hAnsi="Times New Roman" w:cs="Times New Roman"/>
              <w:u w:val="single"/>
            </w:rPr>
            <w:t>_</w:t>
          </w:r>
        </w:sdtContent>
      </w:sdt>
    </w:p>
    <w:p w14:paraId="620FEEC0" w14:textId="77777777" w:rsidR="00C62D9C" w:rsidRPr="00E04691" w:rsidRDefault="00C62D9C" w:rsidP="00C62D9C">
      <w:pPr>
        <w:tabs>
          <w:tab w:val="center" w:pos="4680"/>
        </w:tabs>
        <w:rPr>
          <w:rFonts w:ascii="Times New Roman" w:hAnsi="Times New Roman" w:cs="Times New Roman"/>
          <w:b/>
        </w:rPr>
      </w:pPr>
    </w:p>
    <w:p w14:paraId="1847143E" w14:textId="77777777" w:rsidR="00C62D9C" w:rsidRPr="00E04691" w:rsidRDefault="00C62D9C" w:rsidP="00C62D9C">
      <w:pPr>
        <w:tabs>
          <w:tab w:val="center" w:pos="4680"/>
        </w:tabs>
        <w:rPr>
          <w:rFonts w:ascii="Times New Roman" w:hAnsi="Times New Roman" w:cs="Times New Roman"/>
          <w:b/>
        </w:rPr>
      </w:pPr>
      <w:r w:rsidRPr="00E04691">
        <w:rPr>
          <w:rFonts w:ascii="Times New Roman" w:hAnsi="Times New Roman" w:cs="Times New Roman"/>
          <w:b/>
        </w:rPr>
        <w:t>Generate Solution:</w:t>
      </w:r>
    </w:p>
    <w:p w14:paraId="79E055DA" w14:textId="1146CC15" w:rsidR="00C62D9C" w:rsidRPr="00E04691" w:rsidRDefault="00C62D9C" w:rsidP="00C62D9C">
      <w:pPr>
        <w:tabs>
          <w:tab w:val="center" w:pos="4680"/>
        </w:tabs>
        <w:rPr>
          <w:rFonts w:ascii="Times New Roman" w:hAnsi="Times New Roman" w:cs="Times New Roman"/>
        </w:rPr>
      </w:pPr>
      <w:r w:rsidRPr="00E04691">
        <w:rPr>
          <w:rFonts w:ascii="Times New Roman" w:hAnsi="Times New Roman" w:cs="Times New Roman"/>
        </w:rPr>
        <w:t xml:space="preserve">Desired patient outcome for the shift (using priority above) </w:t>
      </w:r>
      <w:sdt>
        <w:sdtPr>
          <w:rPr>
            <w:rFonts w:ascii="Times New Roman" w:hAnsi="Times New Roman" w:cs="Times New Roman"/>
          </w:rPr>
          <w:id w:val="-310022291"/>
          <w:placeholder>
            <w:docPart w:val="D4152FCC05F74942BD4A80EFA3727CDB"/>
          </w:placeholder>
        </w:sdtPr>
        <w:sdtEndPr/>
        <w:sdtContent>
          <w:r w:rsidRPr="00E04691">
            <w:rPr>
              <w:rFonts w:ascii="Times New Roman" w:hAnsi="Times New Roman" w:cs="Times New Roman"/>
              <w:u w:val="single"/>
            </w:rPr>
            <w:t>_</w:t>
          </w:r>
          <w:r w:rsidR="00C91BC8">
            <w:rPr>
              <w:rFonts w:ascii="Times New Roman" w:hAnsi="Times New Roman" w:cs="Times New Roman"/>
              <w:u w:val="single"/>
            </w:rPr>
            <w:t>Increased hydration and food intake</w:t>
          </w:r>
          <w:r w:rsidRPr="00E04691">
            <w:rPr>
              <w:rFonts w:ascii="Times New Roman" w:hAnsi="Times New Roman" w:cs="Times New Roman"/>
              <w:u w:val="single"/>
            </w:rPr>
            <w:t>_</w:t>
          </w:r>
        </w:sdtContent>
      </w:sdt>
    </w:p>
    <w:p w14:paraId="2E4A8967" w14:textId="77777777" w:rsidR="00CD5B9D" w:rsidRPr="00E04691" w:rsidRDefault="00CD5B9D" w:rsidP="00C62D9C">
      <w:pPr>
        <w:rPr>
          <w:rFonts w:ascii="Times New Roman" w:hAnsi="Times New Roman" w:cs="Times New Roman"/>
        </w:rPr>
      </w:pPr>
    </w:p>
    <w:p w14:paraId="7C85FBF9" w14:textId="77777777" w:rsidR="00CD5B9D" w:rsidRPr="00E04691" w:rsidRDefault="00C62D9C" w:rsidP="00C62D9C">
      <w:pPr>
        <w:tabs>
          <w:tab w:val="center" w:pos="4680"/>
        </w:tabs>
        <w:rPr>
          <w:rFonts w:ascii="Times New Roman" w:hAnsi="Times New Roman" w:cs="Times New Roman"/>
          <w:b/>
        </w:rPr>
      </w:pPr>
      <w:proofErr w:type="gramStart"/>
      <w:r w:rsidRPr="00E04691">
        <w:rPr>
          <w:rFonts w:ascii="Times New Roman" w:hAnsi="Times New Roman" w:cs="Times New Roman"/>
          <w:b/>
        </w:rPr>
        <w:t>Take Action</w:t>
      </w:r>
      <w:proofErr w:type="gramEnd"/>
      <w:r w:rsidRPr="00E04691">
        <w:rPr>
          <w:rFonts w:ascii="Times New Roman" w:hAnsi="Times New Roman" w:cs="Times New Roman"/>
          <w:b/>
        </w:rPr>
        <w:t>:</w:t>
      </w:r>
    </w:p>
    <w:p w14:paraId="3B206B34" w14:textId="68231F9A" w:rsidR="00CD5B9D" w:rsidRPr="00E04691" w:rsidRDefault="00CD5B9D" w:rsidP="00C62D9C">
      <w:pPr>
        <w:rPr>
          <w:rFonts w:ascii="Times New Roman" w:hAnsi="Times New Roman" w:cs="Times New Roman"/>
        </w:rPr>
      </w:pPr>
      <w:r w:rsidRPr="00E04691">
        <w:rPr>
          <w:rFonts w:ascii="Times New Roman" w:hAnsi="Times New Roman" w:cs="Times New Roman"/>
        </w:rPr>
        <w:t>List three interventions for this shift that will</w:t>
      </w:r>
      <w:r w:rsidR="00B91D5A" w:rsidRPr="00E04691">
        <w:rPr>
          <w:rFonts w:ascii="Times New Roman" w:hAnsi="Times New Roman" w:cs="Times New Roman"/>
        </w:rPr>
        <w:t xml:space="preserve"> </w:t>
      </w:r>
      <w:proofErr w:type="gramStart"/>
      <w:r w:rsidR="00B91D5A" w:rsidRPr="00E04691">
        <w:rPr>
          <w:rFonts w:ascii="Times New Roman" w:hAnsi="Times New Roman" w:cs="Times New Roman"/>
        </w:rPr>
        <w:t>your</w:t>
      </w:r>
      <w:r w:rsidRPr="00E04691">
        <w:rPr>
          <w:rFonts w:ascii="Times New Roman" w:hAnsi="Times New Roman" w:cs="Times New Roman"/>
        </w:rPr>
        <w:t xml:space="preserve"> help</w:t>
      </w:r>
      <w:proofErr w:type="gramEnd"/>
      <w:r w:rsidRPr="00E04691">
        <w:rPr>
          <w:rFonts w:ascii="Times New Roman" w:hAnsi="Times New Roman" w:cs="Times New Roman"/>
        </w:rPr>
        <w:t xml:space="preserve"> patient to attain this desired outcome</w:t>
      </w:r>
      <w:r w:rsidR="000D4EB5" w:rsidRPr="00E04691">
        <w:rPr>
          <w:rFonts w:ascii="Times New Roman" w:hAnsi="Times New Roman" w:cs="Times New Roman"/>
        </w:rPr>
        <w:t>.</w:t>
      </w:r>
      <w:r w:rsidRPr="00E04691">
        <w:rPr>
          <w:rFonts w:ascii="Times New Roman" w:hAnsi="Times New Roman" w:cs="Times New Roman"/>
        </w:rPr>
        <w:t xml:space="preserve">   </w:t>
      </w:r>
      <w:sdt>
        <w:sdtPr>
          <w:rPr>
            <w:rFonts w:ascii="Times New Roman" w:hAnsi="Times New Roman" w:cs="Times New Roman"/>
          </w:rPr>
          <w:id w:val="1008802742"/>
          <w:placeholder>
            <w:docPart w:val="7C513AF1202448F19A61E5EAF04C0984"/>
          </w:placeholder>
        </w:sdtPr>
        <w:sdtEndPr/>
        <w:sdtContent>
          <w:r w:rsidRPr="00E04691">
            <w:rPr>
              <w:rFonts w:ascii="Times New Roman" w:hAnsi="Times New Roman" w:cs="Times New Roman"/>
              <w:u w:val="single"/>
            </w:rPr>
            <w:t>_</w:t>
          </w:r>
          <w:r w:rsidR="00C91BC8">
            <w:rPr>
              <w:rFonts w:ascii="Times New Roman" w:hAnsi="Times New Roman" w:cs="Times New Roman"/>
              <w:u w:val="single"/>
            </w:rPr>
            <w:t xml:space="preserve">Encourage PO </w:t>
          </w:r>
          <w:proofErr w:type="gramStart"/>
          <w:r w:rsidR="00C91BC8">
            <w:rPr>
              <w:rFonts w:ascii="Times New Roman" w:hAnsi="Times New Roman" w:cs="Times New Roman"/>
              <w:u w:val="single"/>
            </w:rPr>
            <w:t>fluids</w:t>
          </w:r>
          <w:proofErr w:type="gramEnd"/>
          <w:r w:rsidR="00C91BC8">
            <w:rPr>
              <w:rFonts w:ascii="Times New Roman" w:hAnsi="Times New Roman" w:cs="Times New Roman"/>
              <w:u w:val="single"/>
            </w:rPr>
            <w:t xml:space="preserve"> if possible, administer IV fluids as ordered by provider, </w:t>
          </w:r>
          <w:r w:rsidR="000738E4">
            <w:rPr>
              <w:rFonts w:ascii="Times New Roman" w:hAnsi="Times New Roman" w:cs="Times New Roman"/>
              <w:u w:val="single"/>
            </w:rPr>
            <w:t xml:space="preserve">increase food intake through ensure and other highly nutrient foods that </w:t>
          </w:r>
          <w:proofErr w:type="gramStart"/>
          <w:r w:rsidR="000738E4">
            <w:rPr>
              <w:rFonts w:ascii="Times New Roman" w:hAnsi="Times New Roman" w:cs="Times New Roman"/>
              <w:u w:val="single"/>
            </w:rPr>
            <w:t>is</w:t>
          </w:r>
          <w:proofErr w:type="gramEnd"/>
          <w:r w:rsidR="000738E4">
            <w:rPr>
              <w:rFonts w:ascii="Times New Roman" w:hAnsi="Times New Roman" w:cs="Times New Roman"/>
              <w:u w:val="single"/>
            </w:rPr>
            <w:t xml:space="preserve"> easier for the</w:t>
          </w:r>
          <w:r w:rsidR="005B701B">
            <w:rPr>
              <w:rFonts w:ascii="Times New Roman" w:hAnsi="Times New Roman" w:cs="Times New Roman"/>
              <w:u w:val="single"/>
            </w:rPr>
            <w:t xml:space="preserve"> patient to </w:t>
          </w:r>
          <w:proofErr w:type="gramStart"/>
          <w:r w:rsidR="005B701B">
            <w:rPr>
              <w:rFonts w:ascii="Times New Roman" w:hAnsi="Times New Roman" w:cs="Times New Roman"/>
              <w:u w:val="single"/>
            </w:rPr>
            <w:t>swallow.</w:t>
          </w:r>
          <w:r w:rsidRPr="00E04691">
            <w:rPr>
              <w:rFonts w:ascii="Times New Roman" w:hAnsi="Times New Roman" w:cs="Times New Roman"/>
              <w:u w:val="single"/>
            </w:rPr>
            <w:t>_</w:t>
          </w:r>
          <w:proofErr w:type="gramEnd"/>
        </w:sdtContent>
      </w:sdt>
    </w:p>
    <w:p w14:paraId="65BD8B85" w14:textId="77777777" w:rsidR="00C62D9C" w:rsidRPr="00E04691" w:rsidRDefault="00C62D9C" w:rsidP="00C62D9C">
      <w:pPr>
        <w:tabs>
          <w:tab w:val="center" w:pos="4680"/>
        </w:tabs>
        <w:rPr>
          <w:rFonts w:ascii="Times New Roman" w:hAnsi="Times New Roman" w:cs="Times New Roman"/>
          <w:b/>
        </w:rPr>
      </w:pPr>
    </w:p>
    <w:p w14:paraId="339E6128" w14:textId="77777777" w:rsidR="00CD5B9D" w:rsidRPr="00E04691" w:rsidRDefault="00C62D9C" w:rsidP="00C62D9C">
      <w:pPr>
        <w:tabs>
          <w:tab w:val="center" w:pos="4680"/>
        </w:tabs>
        <w:rPr>
          <w:rFonts w:ascii="Times New Roman" w:hAnsi="Times New Roman" w:cs="Times New Roman"/>
          <w:b/>
        </w:rPr>
      </w:pPr>
      <w:r w:rsidRPr="00E04691">
        <w:rPr>
          <w:rFonts w:ascii="Times New Roman" w:hAnsi="Times New Roman" w:cs="Times New Roman"/>
          <w:b/>
        </w:rPr>
        <w:t>Evaluation of Outcome:</w:t>
      </w:r>
    </w:p>
    <w:p w14:paraId="5E020E53" w14:textId="7CF341B3" w:rsidR="009C4BDA" w:rsidRPr="00E04691" w:rsidRDefault="009C4BDA" w:rsidP="00C62D9C">
      <w:pPr>
        <w:rPr>
          <w:rFonts w:ascii="Times New Roman" w:hAnsi="Times New Roman" w:cs="Times New Roman"/>
        </w:rPr>
      </w:pPr>
      <w:r w:rsidRPr="00E04691">
        <w:rPr>
          <w:rFonts w:ascii="Times New Roman" w:hAnsi="Times New Roman" w:cs="Times New Roman"/>
        </w:rPr>
        <w:t>How will the patient be evaluated to know that they have attained the desired outcome</w:t>
      </w:r>
      <w:r w:rsidR="000D4EB5" w:rsidRPr="00E04691">
        <w:rPr>
          <w:rFonts w:ascii="Times New Roman" w:hAnsi="Times New Roman" w:cs="Times New Roman"/>
        </w:rPr>
        <w:t>?</w:t>
      </w:r>
      <w:r w:rsidRPr="00E04691">
        <w:rPr>
          <w:rFonts w:ascii="Times New Roman" w:hAnsi="Times New Roman" w:cs="Times New Roman"/>
        </w:rPr>
        <w:t xml:space="preserve">   </w:t>
      </w:r>
      <w:sdt>
        <w:sdtPr>
          <w:rPr>
            <w:rFonts w:ascii="Times New Roman" w:hAnsi="Times New Roman" w:cs="Times New Roman"/>
          </w:rPr>
          <w:id w:val="-828671955"/>
          <w:placeholder>
            <w:docPart w:val="7D5EA55493B54CE19D6F1D3479C2538E"/>
          </w:placeholder>
        </w:sdtPr>
        <w:sdtEndPr/>
        <w:sdtContent>
          <w:r w:rsidRPr="00E04691">
            <w:rPr>
              <w:rFonts w:ascii="Times New Roman" w:hAnsi="Times New Roman" w:cs="Times New Roman"/>
              <w:u w:val="single"/>
            </w:rPr>
            <w:t>_</w:t>
          </w:r>
          <w:r w:rsidR="005B701B">
            <w:rPr>
              <w:rFonts w:ascii="Times New Roman" w:hAnsi="Times New Roman" w:cs="Times New Roman"/>
              <w:u w:val="single"/>
            </w:rPr>
            <w:t xml:space="preserve">Blood volume brought to a normal level, </w:t>
          </w:r>
          <w:r w:rsidR="00616B8E">
            <w:rPr>
              <w:rFonts w:ascii="Times New Roman" w:hAnsi="Times New Roman" w:cs="Times New Roman"/>
              <w:u w:val="single"/>
            </w:rPr>
            <w:t xml:space="preserve">moist mucous membranes, </w:t>
          </w:r>
          <w:r w:rsidR="00DE0478">
            <w:rPr>
              <w:rFonts w:ascii="Times New Roman" w:hAnsi="Times New Roman" w:cs="Times New Roman"/>
              <w:u w:val="single"/>
            </w:rPr>
            <w:t xml:space="preserve">and </w:t>
          </w:r>
          <w:r w:rsidR="00616B8E">
            <w:rPr>
              <w:rFonts w:ascii="Times New Roman" w:hAnsi="Times New Roman" w:cs="Times New Roman"/>
              <w:u w:val="single"/>
            </w:rPr>
            <w:t xml:space="preserve">frequent and normal </w:t>
          </w:r>
          <w:proofErr w:type="gramStart"/>
          <w:r w:rsidR="00616B8E">
            <w:rPr>
              <w:rFonts w:ascii="Times New Roman" w:hAnsi="Times New Roman" w:cs="Times New Roman"/>
              <w:u w:val="single"/>
            </w:rPr>
            <w:t>urinations</w:t>
          </w:r>
          <w:r w:rsidR="00DE0478">
            <w:rPr>
              <w:rFonts w:ascii="Times New Roman" w:hAnsi="Times New Roman" w:cs="Times New Roman"/>
              <w:u w:val="single"/>
            </w:rPr>
            <w:t>.</w:t>
          </w:r>
          <w:r w:rsidRPr="00E04691">
            <w:rPr>
              <w:rFonts w:ascii="Times New Roman" w:hAnsi="Times New Roman" w:cs="Times New Roman"/>
              <w:u w:val="single"/>
            </w:rPr>
            <w:t>_</w:t>
          </w:r>
          <w:proofErr w:type="gramEnd"/>
        </w:sdtContent>
      </w:sdt>
    </w:p>
    <w:p w14:paraId="0FEC7B58" w14:textId="48A6C68C" w:rsidR="009C4BDA" w:rsidRPr="00E04691" w:rsidRDefault="009C4BDA" w:rsidP="00A61EAA">
      <w:pPr>
        <w:tabs>
          <w:tab w:val="center" w:pos="4680"/>
        </w:tabs>
        <w:rPr>
          <w:rFonts w:ascii="Times New Roman" w:hAnsi="Times New Roman" w:cs="Times New Roman"/>
        </w:rPr>
      </w:pPr>
    </w:p>
    <w:p w14:paraId="3DFB2AE2" w14:textId="77777777" w:rsidR="00DE0817" w:rsidRPr="00E04691" w:rsidRDefault="00DE0817" w:rsidP="00DE0817">
      <w:pPr>
        <w:tabs>
          <w:tab w:val="center" w:pos="4680"/>
        </w:tabs>
        <w:rPr>
          <w:rFonts w:ascii="Times New Roman" w:hAnsi="Times New Roman" w:cs="Times New Roman"/>
          <w:b/>
        </w:rPr>
      </w:pPr>
    </w:p>
    <w:p w14:paraId="48641ED6" w14:textId="77777777" w:rsidR="00DE0817" w:rsidRPr="00E04691" w:rsidRDefault="00DE0817" w:rsidP="00DE0817">
      <w:pPr>
        <w:tabs>
          <w:tab w:val="center" w:pos="4680"/>
        </w:tabs>
        <w:rPr>
          <w:rFonts w:ascii="Times New Roman" w:hAnsi="Times New Roman" w:cs="Times New Roman"/>
          <w:b/>
        </w:rPr>
      </w:pPr>
    </w:p>
    <w:p w14:paraId="2687CC37" w14:textId="77777777" w:rsidR="002428E6" w:rsidRPr="00E04691" w:rsidRDefault="002428E6" w:rsidP="002428E6">
      <w:pPr>
        <w:tabs>
          <w:tab w:val="center" w:pos="4680"/>
        </w:tabs>
        <w:rPr>
          <w:rFonts w:ascii="Times New Roman" w:hAnsi="Times New Roman" w:cs="Times New Roman"/>
        </w:rPr>
      </w:pPr>
    </w:p>
    <w:p w14:paraId="1F762308" w14:textId="77777777" w:rsidR="00DE0817" w:rsidRPr="00E04691" w:rsidRDefault="00DE0817" w:rsidP="00DE0817">
      <w:pPr>
        <w:tabs>
          <w:tab w:val="center" w:pos="4680"/>
        </w:tabs>
        <w:rPr>
          <w:rFonts w:ascii="Times New Roman" w:hAnsi="Times New Roman" w:cs="Times New Roman"/>
        </w:rPr>
      </w:pPr>
    </w:p>
    <w:p w14:paraId="2489412D" w14:textId="76AE5615" w:rsidR="002267DA" w:rsidRPr="00E04691" w:rsidRDefault="002267DA" w:rsidP="00DE0817">
      <w:pPr>
        <w:tabs>
          <w:tab w:val="center" w:pos="4680"/>
        </w:tabs>
        <w:rPr>
          <w:rFonts w:ascii="Times New Roman" w:hAnsi="Times New Roman" w:cs="Times New Roman"/>
        </w:rPr>
      </w:pPr>
    </w:p>
    <w:p w14:paraId="411BD43B" w14:textId="32D69E18" w:rsidR="00DE0817" w:rsidRPr="00E04691" w:rsidRDefault="00DE0817" w:rsidP="00A61EAA">
      <w:pPr>
        <w:tabs>
          <w:tab w:val="center" w:pos="4680"/>
        </w:tabs>
        <w:rPr>
          <w:rFonts w:ascii="Times New Roman" w:hAnsi="Times New Roman" w:cs="Times New Roman"/>
        </w:rPr>
      </w:pPr>
    </w:p>
    <w:p w14:paraId="6E7BDEA0" w14:textId="4ACF211C" w:rsidR="00DE0817" w:rsidRPr="00E04691" w:rsidRDefault="00DE0817" w:rsidP="00A61EAA">
      <w:pPr>
        <w:tabs>
          <w:tab w:val="center" w:pos="4680"/>
        </w:tabs>
        <w:rPr>
          <w:rFonts w:ascii="Times New Roman" w:hAnsi="Times New Roman" w:cs="Times New Roman"/>
        </w:rPr>
      </w:pPr>
    </w:p>
    <w:p w14:paraId="07360A37" w14:textId="77777777" w:rsidR="00DE0817" w:rsidRPr="00E04691" w:rsidRDefault="00DE0817" w:rsidP="00A61EAA">
      <w:pPr>
        <w:tabs>
          <w:tab w:val="center" w:pos="4680"/>
        </w:tabs>
        <w:rPr>
          <w:rFonts w:ascii="Times New Roman" w:hAnsi="Times New Roman" w:cs="Times New Roman"/>
        </w:rPr>
        <w:sectPr w:rsidR="00DE0817" w:rsidRPr="00E04691" w:rsidSect="008C4415">
          <w:headerReference w:type="default" r:id="rId11"/>
          <w:headerReference w:type="first" r:id="rId12"/>
          <w:pgSz w:w="12240" w:h="15840"/>
          <w:pgMar w:top="1440" w:right="1440" w:bottom="1440" w:left="1440" w:header="720" w:footer="720" w:gutter="0"/>
          <w:cols w:space="720"/>
          <w:titlePg/>
          <w:docGrid w:linePitch="360"/>
        </w:sectPr>
      </w:pPr>
    </w:p>
    <w:p w14:paraId="7E4495BD" w14:textId="77777777" w:rsidR="009E0C13" w:rsidRPr="00E04691" w:rsidRDefault="00A61EAA" w:rsidP="00A61EAA">
      <w:pPr>
        <w:jc w:val="center"/>
        <w:rPr>
          <w:rFonts w:ascii="Times New Roman" w:hAnsi="Times New Roman" w:cs="Times New Roman"/>
          <w:b/>
          <w:bCs/>
        </w:rPr>
      </w:pPr>
      <w:r w:rsidRPr="00E04691">
        <w:rPr>
          <w:rFonts w:ascii="Times New Roman" w:hAnsi="Times New Roman" w:cs="Times New Roman"/>
          <w:b/>
          <w:bCs/>
        </w:rPr>
        <w:lastRenderedPageBreak/>
        <w:t xml:space="preserve">MEDICATION LIST </w:t>
      </w:r>
    </w:p>
    <w:tbl>
      <w:tblPr>
        <w:tblW w:w="1485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9"/>
        <w:gridCol w:w="851"/>
        <w:gridCol w:w="1350"/>
        <w:gridCol w:w="2250"/>
        <w:gridCol w:w="1440"/>
        <w:gridCol w:w="2160"/>
        <w:gridCol w:w="2160"/>
        <w:gridCol w:w="3060"/>
      </w:tblGrid>
      <w:tr w:rsidR="00A871F8" w:rsidRPr="00E04691" w14:paraId="3CE70C58" w14:textId="77777777" w:rsidTr="005C1F5C">
        <w:trPr>
          <w:trHeight w:val="1781"/>
        </w:trPr>
        <w:tc>
          <w:tcPr>
            <w:tcW w:w="1579" w:type="dxa"/>
          </w:tcPr>
          <w:p w14:paraId="28316B66"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0AF1E5B9"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Medication</w:t>
            </w:r>
          </w:p>
          <w:p w14:paraId="53560889" w14:textId="2319A9D7" w:rsidR="003A34DA" w:rsidRPr="00187BF9" w:rsidRDefault="003A34DA" w:rsidP="003A34DA">
            <w:pPr>
              <w:spacing w:after="160" w:line="259" w:lineRule="auto"/>
              <w:jc w:val="center"/>
              <w:rPr>
                <w:rFonts w:ascii="Times New Roman" w:eastAsia="Calibri" w:hAnsi="Times New Roman" w:cs="Times New Roman"/>
                <w:iCs/>
                <w:sz w:val="22"/>
                <w:szCs w:val="22"/>
              </w:rPr>
            </w:pPr>
            <w:r w:rsidRPr="00187BF9">
              <w:rPr>
                <w:rFonts w:ascii="Times New Roman" w:eastAsia="Calibri" w:hAnsi="Times New Roman" w:cs="Times New Roman"/>
                <w:iCs/>
                <w:sz w:val="22"/>
                <w:szCs w:val="22"/>
              </w:rPr>
              <w:t xml:space="preserve">Include: </w:t>
            </w:r>
          </w:p>
          <w:p w14:paraId="032F3205" w14:textId="5144C704" w:rsidR="003A34DA" w:rsidRPr="00187BF9" w:rsidRDefault="003A34DA" w:rsidP="003A34DA">
            <w:pPr>
              <w:spacing w:after="160" w:line="259" w:lineRule="auto"/>
              <w:jc w:val="center"/>
              <w:rPr>
                <w:rFonts w:ascii="Times New Roman" w:eastAsia="Calibri" w:hAnsi="Times New Roman" w:cs="Times New Roman"/>
                <w:iCs/>
                <w:sz w:val="22"/>
                <w:szCs w:val="22"/>
              </w:rPr>
            </w:pPr>
            <w:r w:rsidRPr="00187BF9">
              <w:rPr>
                <w:rFonts w:ascii="Times New Roman" w:eastAsia="Calibri" w:hAnsi="Times New Roman" w:cs="Times New Roman"/>
                <w:iCs/>
                <w:sz w:val="22"/>
                <w:szCs w:val="22"/>
              </w:rPr>
              <w:t>Trade Name</w:t>
            </w:r>
          </w:p>
          <w:p w14:paraId="5693CBEE" w14:textId="7F033D61" w:rsidR="003A34DA" w:rsidRPr="00187BF9" w:rsidRDefault="003A34DA" w:rsidP="003A34DA">
            <w:pPr>
              <w:spacing w:after="160" w:line="259" w:lineRule="auto"/>
              <w:jc w:val="center"/>
              <w:rPr>
                <w:rFonts w:ascii="Times New Roman" w:eastAsia="Calibri" w:hAnsi="Times New Roman" w:cs="Times New Roman"/>
                <w:iCs/>
                <w:sz w:val="22"/>
                <w:szCs w:val="22"/>
              </w:rPr>
            </w:pPr>
            <w:r w:rsidRPr="00187BF9">
              <w:rPr>
                <w:rFonts w:ascii="Times New Roman" w:eastAsia="Calibri" w:hAnsi="Times New Roman" w:cs="Times New Roman"/>
                <w:iCs/>
                <w:sz w:val="22"/>
                <w:szCs w:val="22"/>
              </w:rPr>
              <w:t>&amp;</w:t>
            </w:r>
          </w:p>
          <w:p w14:paraId="7D06B07D" w14:textId="2F7FB4B8" w:rsidR="00A871F8" w:rsidRPr="00187BF9" w:rsidRDefault="003A34DA" w:rsidP="003A34DA">
            <w:pPr>
              <w:spacing w:after="160" w:line="259" w:lineRule="auto"/>
              <w:jc w:val="center"/>
              <w:rPr>
                <w:rFonts w:ascii="Times New Roman" w:eastAsia="Calibri" w:hAnsi="Times New Roman" w:cs="Times New Roman"/>
                <w:sz w:val="22"/>
                <w:szCs w:val="22"/>
              </w:rPr>
            </w:pPr>
            <w:r w:rsidRPr="00187BF9">
              <w:rPr>
                <w:rFonts w:ascii="Times New Roman" w:eastAsia="Calibri" w:hAnsi="Times New Roman" w:cs="Times New Roman"/>
                <w:iCs/>
                <w:sz w:val="22"/>
                <w:szCs w:val="22"/>
              </w:rPr>
              <w:t>(Generic Name)</w:t>
            </w:r>
          </w:p>
        </w:tc>
        <w:tc>
          <w:tcPr>
            <w:tcW w:w="851" w:type="dxa"/>
          </w:tcPr>
          <w:p w14:paraId="04AD93CA"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120B60E9"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Route</w:t>
            </w:r>
          </w:p>
        </w:tc>
        <w:tc>
          <w:tcPr>
            <w:tcW w:w="1350" w:type="dxa"/>
          </w:tcPr>
          <w:p w14:paraId="59918AC8"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3F860714"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Dosage &amp; Frequency</w:t>
            </w:r>
          </w:p>
        </w:tc>
        <w:tc>
          <w:tcPr>
            <w:tcW w:w="2250" w:type="dxa"/>
          </w:tcPr>
          <w:p w14:paraId="13CA5DBD"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557ADC79" w14:textId="3CF31100"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Category</w:t>
            </w:r>
            <w:r w:rsidR="00C12326">
              <w:rPr>
                <w:rFonts w:ascii="Times New Roman" w:eastAsia="Times New Roman" w:hAnsi="Times New Roman" w:cs="Times New Roman"/>
                <w:b/>
                <w:bCs/>
                <w:sz w:val="22"/>
                <w:szCs w:val="22"/>
              </w:rPr>
              <w:t xml:space="preserve"> &amp; </w:t>
            </w:r>
            <w:r w:rsidR="007A3FB0" w:rsidRPr="00187BF9">
              <w:rPr>
                <w:rFonts w:ascii="Times New Roman" w:eastAsia="Times New Roman" w:hAnsi="Times New Roman" w:cs="Times New Roman"/>
                <w:b/>
                <w:bCs/>
                <w:sz w:val="22"/>
                <w:szCs w:val="22"/>
              </w:rPr>
              <w:t>M</w:t>
            </w:r>
            <w:r w:rsidR="00E25CE0" w:rsidRPr="00187BF9">
              <w:rPr>
                <w:rFonts w:ascii="Times New Roman" w:eastAsia="Times New Roman" w:hAnsi="Times New Roman" w:cs="Times New Roman"/>
                <w:b/>
                <w:bCs/>
                <w:sz w:val="22"/>
                <w:szCs w:val="22"/>
              </w:rPr>
              <w:t>echanism of Action</w:t>
            </w:r>
          </w:p>
        </w:tc>
        <w:tc>
          <w:tcPr>
            <w:tcW w:w="1440" w:type="dxa"/>
          </w:tcPr>
          <w:p w14:paraId="6568EC5D"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0540A6E5"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Use for this specific patient</w:t>
            </w:r>
          </w:p>
          <w:p w14:paraId="741C29C7" w14:textId="77777777" w:rsidR="00A871F8"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(Why is this specific patient receiving this medication?)</w:t>
            </w:r>
          </w:p>
          <w:p w14:paraId="1C4F6361" w14:textId="4BB64F7C" w:rsidR="00706734" w:rsidRPr="00187BF9" w:rsidRDefault="00706734" w:rsidP="00A871F8">
            <w:pPr>
              <w:keepNext/>
              <w:jc w:val="center"/>
              <w:outlineLvl w:val="2"/>
              <w:rPr>
                <w:rFonts w:ascii="Times New Roman" w:eastAsia="Times New Roman" w:hAnsi="Times New Roman" w:cs="Times New Roman"/>
                <w:b/>
                <w:bCs/>
                <w:sz w:val="22"/>
                <w:szCs w:val="22"/>
              </w:rPr>
            </w:pPr>
          </w:p>
        </w:tc>
        <w:tc>
          <w:tcPr>
            <w:tcW w:w="2160" w:type="dxa"/>
          </w:tcPr>
          <w:p w14:paraId="2CA43EF4"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340FF1C1" w14:textId="0D037FD9"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 xml:space="preserve">Potential Side </w:t>
            </w:r>
            <w:r w:rsidR="005C1F5C">
              <w:rPr>
                <w:rFonts w:ascii="Times New Roman" w:eastAsia="Times New Roman" w:hAnsi="Times New Roman" w:cs="Times New Roman"/>
                <w:b/>
                <w:bCs/>
                <w:sz w:val="22"/>
                <w:szCs w:val="22"/>
              </w:rPr>
              <w:t xml:space="preserve">Effects </w:t>
            </w:r>
            <w:r w:rsidR="00E860C8">
              <w:rPr>
                <w:rFonts w:ascii="Times New Roman" w:eastAsia="Times New Roman" w:hAnsi="Times New Roman" w:cs="Times New Roman"/>
                <w:b/>
                <w:bCs/>
                <w:sz w:val="22"/>
                <w:szCs w:val="22"/>
              </w:rPr>
              <w:t xml:space="preserve">of </w:t>
            </w:r>
            <w:r w:rsidR="005C1F5C">
              <w:rPr>
                <w:rFonts w:ascii="Times New Roman" w:eastAsia="Times New Roman" w:hAnsi="Times New Roman" w:cs="Times New Roman"/>
                <w:b/>
                <w:bCs/>
                <w:sz w:val="22"/>
                <w:szCs w:val="22"/>
              </w:rPr>
              <w:t>the medication</w:t>
            </w:r>
            <w:r w:rsidR="00B526B0">
              <w:rPr>
                <w:rFonts w:ascii="Times New Roman" w:eastAsia="Times New Roman" w:hAnsi="Times New Roman" w:cs="Times New Roman"/>
                <w:b/>
                <w:bCs/>
                <w:sz w:val="22"/>
                <w:szCs w:val="22"/>
              </w:rPr>
              <w:t xml:space="preserve"> (</w:t>
            </w:r>
            <w:r w:rsidR="005C1F5C">
              <w:rPr>
                <w:rFonts w:ascii="Times New Roman" w:eastAsia="Times New Roman" w:hAnsi="Times New Roman" w:cs="Times New Roman"/>
                <w:b/>
                <w:bCs/>
                <w:sz w:val="22"/>
                <w:szCs w:val="22"/>
              </w:rPr>
              <w:t xml:space="preserve">List 5 side effects that could potentially occur). </w:t>
            </w:r>
          </w:p>
          <w:p w14:paraId="566E8D5F" w14:textId="12A968AA" w:rsidR="00A871F8" w:rsidRDefault="00A871F8" w:rsidP="00A871F8">
            <w:pPr>
              <w:keepNext/>
              <w:jc w:val="center"/>
              <w:outlineLvl w:val="2"/>
              <w:rPr>
                <w:rFonts w:ascii="Times New Roman" w:eastAsia="Times New Roman" w:hAnsi="Times New Roman" w:cs="Times New Roman"/>
                <w:b/>
                <w:bCs/>
                <w:sz w:val="22"/>
                <w:szCs w:val="22"/>
              </w:rPr>
            </w:pPr>
          </w:p>
          <w:p w14:paraId="62BA4E28" w14:textId="0820F96F" w:rsidR="00706734" w:rsidRPr="00187BF9" w:rsidRDefault="00706734" w:rsidP="00A871F8">
            <w:pPr>
              <w:keepNext/>
              <w:jc w:val="center"/>
              <w:outlineLvl w:val="2"/>
              <w:rPr>
                <w:rFonts w:ascii="Times New Roman" w:eastAsia="Times New Roman" w:hAnsi="Times New Roman" w:cs="Times New Roman"/>
                <w:b/>
                <w:bCs/>
                <w:sz w:val="22"/>
                <w:szCs w:val="22"/>
              </w:rPr>
            </w:pPr>
          </w:p>
        </w:tc>
        <w:tc>
          <w:tcPr>
            <w:tcW w:w="2160" w:type="dxa"/>
          </w:tcPr>
          <w:p w14:paraId="20553497"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p>
          <w:p w14:paraId="7FCF5972" w14:textId="77777777" w:rsidR="00A871F8" w:rsidRPr="00187BF9" w:rsidRDefault="00A871F8" w:rsidP="00A871F8">
            <w:pPr>
              <w:keepNext/>
              <w:jc w:val="center"/>
              <w:outlineLvl w:val="2"/>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Nursing Implications: Pre-administration</w:t>
            </w:r>
          </w:p>
          <w:p w14:paraId="3CD5A8C7" w14:textId="77777777" w:rsidR="00A871F8" w:rsidRDefault="00A871F8" w:rsidP="00A871F8">
            <w:pPr>
              <w:jc w:val="center"/>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(What will you do prior to administration?)</w:t>
            </w:r>
          </w:p>
          <w:p w14:paraId="50A76D63" w14:textId="5850D757" w:rsidR="00706734" w:rsidRPr="00187BF9" w:rsidRDefault="00706734" w:rsidP="00A871F8">
            <w:pPr>
              <w:jc w:val="center"/>
              <w:rPr>
                <w:rFonts w:ascii="Times New Roman" w:eastAsia="Calibri" w:hAnsi="Times New Roman" w:cs="Times New Roman"/>
                <w:b/>
                <w:bCs/>
                <w:sz w:val="22"/>
                <w:szCs w:val="22"/>
              </w:rPr>
            </w:pPr>
          </w:p>
        </w:tc>
        <w:tc>
          <w:tcPr>
            <w:tcW w:w="3060" w:type="dxa"/>
          </w:tcPr>
          <w:p w14:paraId="421C5C49" w14:textId="77777777" w:rsidR="00A871F8" w:rsidRPr="00187BF9" w:rsidRDefault="00A871F8" w:rsidP="00A871F8">
            <w:pPr>
              <w:jc w:val="center"/>
              <w:rPr>
                <w:rFonts w:ascii="Times New Roman" w:eastAsia="Times New Roman" w:hAnsi="Times New Roman" w:cs="Times New Roman"/>
                <w:b/>
                <w:bCs/>
                <w:sz w:val="22"/>
                <w:szCs w:val="22"/>
              </w:rPr>
            </w:pPr>
          </w:p>
          <w:p w14:paraId="550D36E2" w14:textId="77777777" w:rsidR="00A871F8" w:rsidRPr="00187BF9" w:rsidRDefault="00A871F8" w:rsidP="00A871F8">
            <w:pPr>
              <w:jc w:val="center"/>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Nursing Implications: Post-administration</w:t>
            </w:r>
          </w:p>
          <w:p w14:paraId="31C0D6CF" w14:textId="77777777" w:rsidR="00A871F8" w:rsidRDefault="00A871F8" w:rsidP="00A871F8">
            <w:pPr>
              <w:ind w:right="-110"/>
              <w:jc w:val="center"/>
              <w:rPr>
                <w:rFonts w:ascii="Times New Roman" w:eastAsia="Times New Roman" w:hAnsi="Times New Roman" w:cs="Times New Roman"/>
                <w:b/>
                <w:bCs/>
                <w:sz w:val="22"/>
                <w:szCs w:val="22"/>
              </w:rPr>
            </w:pPr>
            <w:r w:rsidRPr="00187BF9">
              <w:rPr>
                <w:rFonts w:ascii="Times New Roman" w:eastAsia="Times New Roman" w:hAnsi="Times New Roman" w:cs="Times New Roman"/>
                <w:b/>
                <w:bCs/>
                <w:sz w:val="22"/>
                <w:szCs w:val="22"/>
              </w:rPr>
              <w:t>(What cues will indicate this medication’s positive effect?)</w:t>
            </w:r>
          </w:p>
          <w:p w14:paraId="76FF582F" w14:textId="30620E68" w:rsidR="00706734" w:rsidRPr="00187BF9" w:rsidRDefault="00706734" w:rsidP="00A871F8">
            <w:pPr>
              <w:ind w:right="-110"/>
              <w:jc w:val="center"/>
              <w:rPr>
                <w:rFonts w:ascii="Times New Roman" w:eastAsia="Calibri" w:hAnsi="Times New Roman" w:cs="Times New Roman"/>
                <w:b/>
                <w:bCs/>
                <w:sz w:val="22"/>
                <w:szCs w:val="22"/>
              </w:rPr>
            </w:pPr>
          </w:p>
        </w:tc>
      </w:tr>
      <w:tr w:rsidR="00A871F8" w:rsidRPr="00E04691" w14:paraId="59ED19B3" w14:textId="77777777" w:rsidTr="00D130EF">
        <w:trPr>
          <w:trHeight w:val="431"/>
        </w:trPr>
        <w:tc>
          <w:tcPr>
            <w:tcW w:w="1579" w:type="dxa"/>
            <w:shd w:val="clear" w:color="auto" w:fill="FFFFFF" w:themeFill="background1"/>
          </w:tcPr>
          <w:p w14:paraId="4707F9D7" w14:textId="77777777" w:rsidR="00A871F8" w:rsidRDefault="00FE4053"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Ondansetron</w:t>
            </w:r>
          </w:p>
          <w:p w14:paraId="28E29764" w14:textId="241F92BC" w:rsidR="00FE4053" w:rsidRPr="00E04691" w:rsidRDefault="00FE4053"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Zofran</w:t>
            </w:r>
          </w:p>
        </w:tc>
        <w:tc>
          <w:tcPr>
            <w:tcW w:w="851" w:type="dxa"/>
            <w:shd w:val="clear" w:color="auto" w:fill="FFFFFF" w:themeFill="background1"/>
          </w:tcPr>
          <w:p w14:paraId="17D6AC86" w14:textId="2F9FA584" w:rsidR="00A871F8" w:rsidRPr="00E04691" w:rsidRDefault="00FE4053"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IV push</w:t>
            </w:r>
          </w:p>
        </w:tc>
        <w:tc>
          <w:tcPr>
            <w:tcW w:w="1350" w:type="dxa"/>
            <w:shd w:val="clear" w:color="auto" w:fill="FFFFFF" w:themeFill="background1"/>
          </w:tcPr>
          <w:p w14:paraId="21A55850" w14:textId="0B89B95C" w:rsidR="00A871F8" w:rsidRPr="00E04691" w:rsidRDefault="00FE4053"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4 mg PRN</w:t>
            </w:r>
          </w:p>
        </w:tc>
        <w:tc>
          <w:tcPr>
            <w:tcW w:w="2250" w:type="dxa"/>
            <w:shd w:val="clear" w:color="auto" w:fill="FFFFFF" w:themeFill="background1"/>
          </w:tcPr>
          <w:p w14:paraId="68C7E0C0" w14:textId="77777777" w:rsidR="00A871F8" w:rsidRDefault="000965CA"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Anti</w:t>
            </w:r>
            <w:r w:rsidR="003A01E9">
              <w:rPr>
                <w:rFonts w:ascii="Times New Roman" w:eastAsia="Calibri" w:hAnsi="Times New Roman" w:cs="Times New Roman"/>
                <w:iCs/>
                <w:sz w:val="20"/>
                <w:szCs w:val="20"/>
              </w:rPr>
              <w:t>emetics</w:t>
            </w:r>
          </w:p>
          <w:p w14:paraId="5F39C16A" w14:textId="743BECB1" w:rsidR="003A01E9" w:rsidRPr="00E04691" w:rsidRDefault="003A01E9"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5-HT3 agonist</w:t>
            </w:r>
          </w:p>
        </w:tc>
        <w:tc>
          <w:tcPr>
            <w:tcW w:w="1440" w:type="dxa"/>
            <w:shd w:val="clear" w:color="auto" w:fill="FFFFFF" w:themeFill="background1"/>
          </w:tcPr>
          <w:p w14:paraId="45BDDCDE" w14:textId="4778D337" w:rsidR="00A871F8" w:rsidRPr="00E04691" w:rsidRDefault="003A01E9"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This patient is receiving this medication because of the nausea and vomiting she is experi</w:t>
            </w:r>
            <w:r w:rsidR="00BC4F09">
              <w:rPr>
                <w:rFonts w:ascii="Times New Roman" w:eastAsia="Calibri" w:hAnsi="Times New Roman" w:cs="Times New Roman"/>
                <w:iCs/>
                <w:sz w:val="20"/>
                <w:szCs w:val="20"/>
              </w:rPr>
              <w:t>encing from her fall.</w:t>
            </w:r>
          </w:p>
        </w:tc>
        <w:tc>
          <w:tcPr>
            <w:tcW w:w="2160" w:type="dxa"/>
            <w:shd w:val="clear" w:color="auto" w:fill="FFFFFF" w:themeFill="background1"/>
          </w:tcPr>
          <w:p w14:paraId="1FCF16EE" w14:textId="6933F104" w:rsidR="00A871F8" w:rsidRPr="00E04691" w:rsidRDefault="00BC4F09" w:rsidP="00A871F8">
            <w:pPr>
              <w:spacing w:after="160" w:line="259" w:lineRule="auto"/>
              <w:rPr>
                <w:rFonts w:ascii="Times New Roman" w:eastAsia="Calibri" w:hAnsi="Times New Roman" w:cs="Times New Roman"/>
                <w:iCs/>
                <w:sz w:val="20"/>
                <w:szCs w:val="20"/>
              </w:rPr>
            </w:pPr>
            <w:r>
              <w:rPr>
                <w:rFonts w:ascii="Times New Roman" w:eastAsia="Calibri" w:hAnsi="Times New Roman" w:cs="Times New Roman"/>
                <w:iCs/>
                <w:sz w:val="20"/>
                <w:szCs w:val="20"/>
              </w:rPr>
              <w:t>Constipation, diarrhea, headaches, dizziness, abdominal pain.</w:t>
            </w:r>
          </w:p>
        </w:tc>
        <w:tc>
          <w:tcPr>
            <w:tcW w:w="2160" w:type="dxa"/>
            <w:shd w:val="clear" w:color="auto" w:fill="FFFFFF" w:themeFill="background1"/>
          </w:tcPr>
          <w:p w14:paraId="66AF599D" w14:textId="77F27688" w:rsidR="00A871F8" w:rsidRPr="00E04691" w:rsidRDefault="00BC4F09"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Assess</w:t>
            </w:r>
            <w:r w:rsidR="00FD2209">
              <w:rPr>
                <w:rFonts w:ascii="Times New Roman" w:eastAsia="Calibri" w:hAnsi="Times New Roman" w:cs="Times New Roman"/>
                <w:iCs/>
                <w:sz w:val="20"/>
                <w:szCs w:val="20"/>
              </w:rPr>
              <w:t xml:space="preserve"> the patient’s level of nausea and vomiting.</w:t>
            </w:r>
          </w:p>
        </w:tc>
        <w:tc>
          <w:tcPr>
            <w:tcW w:w="3060" w:type="dxa"/>
            <w:shd w:val="clear" w:color="auto" w:fill="FFFFFF" w:themeFill="background1"/>
          </w:tcPr>
          <w:p w14:paraId="700DBBDE" w14:textId="5AF178C5" w:rsidR="00A871F8" w:rsidRPr="00E04691" w:rsidRDefault="00FD2209" w:rsidP="00A871F8">
            <w:pPr>
              <w:spacing w:after="160" w:line="259" w:lineRule="auto"/>
              <w:jc w:val="center"/>
              <w:rPr>
                <w:rFonts w:ascii="Times New Roman" w:eastAsia="Calibri" w:hAnsi="Times New Roman" w:cs="Times New Roman"/>
                <w:iCs/>
                <w:sz w:val="20"/>
                <w:szCs w:val="20"/>
              </w:rPr>
            </w:pPr>
            <w:r>
              <w:rPr>
                <w:rFonts w:ascii="Times New Roman" w:eastAsia="Calibri" w:hAnsi="Times New Roman" w:cs="Times New Roman"/>
                <w:iCs/>
                <w:sz w:val="20"/>
                <w:szCs w:val="20"/>
              </w:rPr>
              <w:t>Decreased nausea and vomiting without side effects.</w:t>
            </w:r>
          </w:p>
        </w:tc>
      </w:tr>
    </w:tbl>
    <w:p w14:paraId="425A9784" w14:textId="28736F4F" w:rsidR="005C1F5C" w:rsidRDefault="005C1F5C" w:rsidP="005C1F5C">
      <w:pPr>
        <w:rPr>
          <w:rFonts w:ascii="Times New Roman" w:hAnsi="Times New Roman" w:cs="Times New Roman"/>
          <w:bCs/>
        </w:rPr>
      </w:pPr>
      <w:r w:rsidRPr="00E04691">
        <w:rPr>
          <w:rFonts w:ascii="Times New Roman" w:hAnsi="Times New Roman" w:cs="Times New Roman"/>
          <w:bCs/>
        </w:rPr>
        <w:t>(Vallerand &amp; Sanoski, 201</w:t>
      </w:r>
      <w:r>
        <w:rPr>
          <w:rFonts w:ascii="Times New Roman" w:hAnsi="Times New Roman" w:cs="Times New Roman"/>
          <w:bCs/>
        </w:rPr>
        <w:t>8</w:t>
      </w:r>
      <w:r w:rsidRPr="00E04691">
        <w:rPr>
          <w:rFonts w:ascii="Times New Roman" w:hAnsi="Times New Roman" w:cs="Times New Roman"/>
          <w:bCs/>
        </w:rPr>
        <w:t>)</w:t>
      </w:r>
    </w:p>
    <w:p w14:paraId="33ED9765" w14:textId="7F3C2B6B" w:rsidR="005C1F5C" w:rsidRDefault="00EA1EF0" w:rsidP="005C1F5C">
      <w:pPr>
        <w:rPr>
          <w:rFonts w:ascii="Times New Roman" w:hAnsi="Times New Roman" w:cs="Times New Roman"/>
          <w:bCs/>
        </w:rPr>
      </w:pPr>
      <w:r w:rsidRPr="00E04691">
        <w:rPr>
          <w:rFonts w:ascii="Times New Roman" w:hAnsi="Times New Roman" w:cs="Times New Roman"/>
          <w:bCs/>
        </w:rPr>
        <w:t>*</w:t>
      </w:r>
      <w:r w:rsidR="001106E6">
        <w:rPr>
          <w:rFonts w:ascii="Times New Roman" w:hAnsi="Times New Roman" w:cs="Times New Roman"/>
          <w:bCs/>
        </w:rPr>
        <w:t>Only i</w:t>
      </w:r>
      <w:r w:rsidR="00D62448" w:rsidRPr="00E04691">
        <w:rPr>
          <w:rFonts w:ascii="Times New Roman" w:hAnsi="Times New Roman" w:cs="Times New Roman"/>
          <w:bCs/>
        </w:rPr>
        <w:t>nclude</w:t>
      </w:r>
      <w:r w:rsidRPr="00E04691">
        <w:rPr>
          <w:rFonts w:ascii="Times New Roman" w:hAnsi="Times New Roman" w:cs="Times New Roman"/>
          <w:bCs/>
        </w:rPr>
        <w:t xml:space="preserve"> PRN medications administered within the past 24 hours</w:t>
      </w:r>
    </w:p>
    <w:p w14:paraId="7507A1D1" w14:textId="18075F66" w:rsidR="00CD5B9D" w:rsidRPr="00E04691" w:rsidRDefault="005C1F5C" w:rsidP="005C1F5C">
      <w:pPr>
        <w:rPr>
          <w:rFonts w:ascii="Times New Roman" w:hAnsi="Times New Roman" w:cs="Times New Roman"/>
          <w:bCs/>
        </w:rPr>
      </w:pPr>
      <w:r>
        <w:rPr>
          <w:rFonts w:ascii="Times New Roman" w:hAnsi="Times New Roman" w:cs="Times New Roman"/>
          <w:bCs/>
        </w:rPr>
        <w:t>*Please note: May only copy/paste the med name and category/MOA sections</w:t>
      </w:r>
      <w:r w:rsidR="00D97B66">
        <w:rPr>
          <w:rFonts w:ascii="Times New Roman" w:hAnsi="Times New Roman" w:cs="Times New Roman"/>
          <w:bCs/>
        </w:rPr>
        <w:t xml:space="preserve"> from the drug book reference</w:t>
      </w:r>
      <w:r>
        <w:rPr>
          <w:rFonts w:ascii="Times New Roman" w:hAnsi="Times New Roman" w:cs="Times New Roman"/>
          <w:bCs/>
        </w:rPr>
        <w:t>.</w:t>
      </w:r>
      <w:r w:rsidR="00EA1EF0" w:rsidRPr="00E04691">
        <w:rPr>
          <w:rFonts w:ascii="Times New Roman" w:hAnsi="Times New Roman" w:cs="Times New Roman"/>
          <w:bCs/>
        </w:rPr>
        <w:tab/>
      </w:r>
      <w:r w:rsidR="00EA1EF0" w:rsidRPr="00E04691">
        <w:rPr>
          <w:rFonts w:ascii="Times New Roman" w:hAnsi="Times New Roman" w:cs="Times New Roman"/>
          <w:bCs/>
        </w:rPr>
        <w:tab/>
      </w:r>
      <w:r w:rsidR="00EA1EF0" w:rsidRPr="00E04691">
        <w:rPr>
          <w:rFonts w:ascii="Times New Roman" w:hAnsi="Times New Roman" w:cs="Times New Roman"/>
          <w:bCs/>
        </w:rPr>
        <w:tab/>
      </w:r>
      <w:r w:rsidR="00EA1EF0" w:rsidRPr="00E04691">
        <w:rPr>
          <w:rFonts w:ascii="Times New Roman" w:hAnsi="Times New Roman" w:cs="Times New Roman"/>
          <w:bCs/>
        </w:rPr>
        <w:tab/>
      </w:r>
      <w:r w:rsidR="00EA1EF0" w:rsidRPr="00E04691">
        <w:rPr>
          <w:rFonts w:ascii="Times New Roman" w:hAnsi="Times New Roman" w:cs="Times New Roman"/>
          <w:bCs/>
        </w:rPr>
        <w:tab/>
      </w:r>
      <w:r w:rsidR="00EA1EF0" w:rsidRPr="00E04691">
        <w:rPr>
          <w:rFonts w:ascii="Times New Roman" w:hAnsi="Times New Roman" w:cs="Times New Roman"/>
          <w:bCs/>
        </w:rPr>
        <w:tab/>
      </w:r>
    </w:p>
    <w:p w14:paraId="40D7BB0C" w14:textId="77777777" w:rsidR="00CD5B9D" w:rsidRPr="00E04691" w:rsidRDefault="00CD5B9D">
      <w:pPr>
        <w:rPr>
          <w:rFonts w:ascii="Times New Roman" w:hAnsi="Times New Roman" w:cs="Times New Roman"/>
          <w:bCs/>
        </w:rPr>
      </w:pPr>
      <w:r w:rsidRPr="00E04691">
        <w:rPr>
          <w:rFonts w:ascii="Times New Roman" w:hAnsi="Times New Roman" w:cs="Times New Roman"/>
          <w:bCs/>
        </w:rPr>
        <w:br w:type="page"/>
      </w:r>
    </w:p>
    <w:p w14:paraId="2F2F9965" w14:textId="5C526F2B" w:rsidR="00CD5B9D" w:rsidRPr="00E04691" w:rsidRDefault="00F50710" w:rsidP="00CD5B9D">
      <w:pPr>
        <w:tabs>
          <w:tab w:val="left" w:pos="5425"/>
          <w:tab w:val="left" w:pos="8406"/>
        </w:tabs>
        <w:jc w:val="center"/>
        <w:rPr>
          <w:rFonts w:ascii="Times New Roman" w:hAnsi="Times New Roman" w:cs="Times New Roman"/>
          <w:b/>
          <w:bCs/>
          <w:sz w:val="32"/>
          <w:szCs w:val="32"/>
        </w:rPr>
      </w:pPr>
      <w:r w:rsidRPr="00E04691">
        <w:rPr>
          <w:rFonts w:ascii="Times New Roman" w:hAnsi="Times New Roman" w:cs="Times New Roman"/>
          <w:b/>
          <w:bCs/>
          <w:sz w:val="32"/>
          <w:szCs w:val="32"/>
        </w:rPr>
        <w:lastRenderedPageBreak/>
        <w:t xml:space="preserve">Written Profile </w:t>
      </w:r>
      <w:r w:rsidR="00DA2871" w:rsidRPr="00E04691">
        <w:rPr>
          <w:rFonts w:ascii="Times New Roman" w:hAnsi="Times New Roman" w:cs="Times New Roman"/>
          <w:b/>
          <w:bCs/>
          <w:sz w:val="32"/>
          <w:szCs w:val="32"/>
        </w:rPr>
        <w:t>Part 2: Post-Clinical Patient Worksheets</w:t>
      </w:r>
    </w:p>
    <w:p w14:paraId="4DF3590A" w14:textId="0BABC088" w:rsidR="00E67891" w:rsidRPr="00E04691" w:rsidRDefault="00E67891" w:rsidP="00CD5B9D">
      <w:pPr>
        <w:tabs>
          <w:tab w:val="left" w:pos="5425"/>
          <w:tab w:val="left" w:pos="8406"/>
        </w:tabs>
        <w:jc w:val="center"/>
        <w:rPr>
          <w:rFonts w:ascii="Times New Roman" w:hAnsi="Times New Roman" w:cs="Times New Roman"/>
          <w:b/>
          <w:bCs/>
          <w:sz w:val="32"/>
          <w:szCs w:val="32"/>
        </w:rPr>
      </w:pPr>
    </w:p>
    <w:p w14:paraId="19008E88" w14:textId="712BEB9F" w:rsidR="00E67891" w:rsidRPr="00E04691" w:rsidRDefault="00E67891" w:rsidP="00E67891">
      <w:pPr>
        <w:rPr>
          <w:rFonts w:ascii="Times New Roman" w:eastAsia="Times New Roman" w:hAnsi="Times New Roman" w:cs="Times New Roman"/>
          <w:iCs/>
          <w:color w:val="000000"/>
        </w:rPr>
      </w:pPr>
      <w:r w:rsidRPr="00E04691">
        <w:rPr>
          <w:rFonts w:ascii="Times New Roman" w:eastAsia="Times New Roman" w:hAnsi="Times New Roman" w:cs="Times New Roman"/>
          <w:iCs/>
          <w:color w:val="000000"/>
        </w:rPr>
        <w:t>**</w:t>
      </w:r>
      <w:r w:rsidR="002177DF">
        <w:rPr>
          <w:rFonts w:ascii="Times New Roman" w:eastAsia="Times New Roman" w:hAnsi="Times New Roman" w:cs="Times New Roman"/>
          <w:iCs/>
          <w:color w:val="000000"/>
        </w:rPr>
        <w:t>Was your originally a</w:t>
      </w:r>
      <w:r w:rsidRPr="00E04691">
        <w:rPr>
          <w:rFonts w:ascii="Times New Roman" w:eastAsia="Times New Roman" w:hAnsi="Times New Roman" w:cs="Times New Roman"/>
          <w:iCs/>
          <w:color w:val="000000"/>
        </w:rPr>
        <w:t xml:space="preserve">ssigned </w:t>
      </w:r>
      <w:r w:rsidR="002177DF">
        <w:rPr>
          <w:rFonts w:ascii="Times New Roman" w:eastAsia="Times New Roman" w:hAnsi="Times New Roman" w:cs="Times New Roman"/>
          <w:iCs/>
          <w:color w:val="000000"/>
        </w:rPr>
        <w:t>p</w:t>
      </w:r>
      <w:r w:rsidRPr="00E04691">
        <w:rPr>
          <w:rFonts w:ascii="Times New Roman" w:eastAsia="Times New Roman" w:hAnsi="Times New Roman" w:cs="Times New Roman"/>
          <w:iCs/>
          <w:color w:val="000000"/>
        </w:rPr>
        <w:t xml:space="preserve">atient discharged prior to providing patient care and after pre-work was submitted? </w:t>
      </w:r>
    </w:p>
    <w:p w14:paraId="4568ACD5" w14:textId="71A5FC81" w:rsidR="00E67891" w:rsidRPr="00E04691" w:rsidRDefault="00E67891" w:rsidP="00E67891">
      <w:pPr>
        <w:ind w:left="720" w:firstLine="720"/>
        <w:rPr>
          <w:rFonts w:ascii="Times New Roman" w:eastAsia="Times New Roman" w:hAnsi="Times New Roman" w:cs="Times New Roman"/>
          <w:color w:val="000000"/>
        </w:rPr>
      </w:pPr>
      <w:proofErr w:type="gramStart"/>
      <w:r w:rsidRPr="00E04691">
        <w:rPr>
          <w:rFonts w:ascii="Times New Roman" w:eastAsia="Times New Roman" w:hAnsi="Times New Roman" w:cs="Times New Roman"/>
          <w:iCs/>
          <w:color w:val="000000"/>
        </w:rPr>
        <w:t>YES</w:t>
      </w:r>
      <w:proofErr w:type="gramEnd"/>
      <w:r w:rsidRPr="00E04691">
        <w:rPr>
          <w:rFonts w:ascii="Times New Roman" w:eastAsia="Times New Roman" w:hAnsi="Times New Roman" w:cs="Times New Roman"/>
          <w:iCs/>
          <w:color w:val="000000"/>
        </w:rPr>
        <w:t xml:space="preserve"> ___</w:t>
      </w:r>
      <w:proofErr w:type="gramStart"/>
      <w:r w:rsidRPr="00E04691">
        <w:rPr>
          <w:rFonts w:ascii="Times New Roman" w:eastAsia="Times New Roman" w:hAnsi="Times New Roman" w:cs="Times New Roman"/>
          <w:iCs/>
          <w:color w:val="000000"/>
        </w:rPr>
        <w:t>_  NO</w:t>
      </w:r>
      <w:proofErr w:type="gramEnd"/>
      <w:r w:rsidRPr="00E04691">
        <w:rPr>
          <w:rFonts w:ascii="Times New Roman" w:eastAsia="Times New Roman" w:hAnsi="Times New Roman" w:cs="Times New Roman"/>
          <w:iCs/>
          <w:color w:val="000000"/>
        </w:rPr>
        <w:t xml:space="preserve"> __</w:t>
      </w:r>
      <w:r w:rsidR="00CC2CAF">
        <w:rPr>
          <w:rFonts w:ascii="Times New Roman" w:eastAsia="Times New Roman" w:hAnsi="Times New Roman" w:cs="Times New Roman"/>
          <w:iCs/>
          <w:color w:val="000000"/>
        </w:rPr>
        <w:t>X</w:t>
      </w:r>
      <w:r w:rsidRPr="00E04691">
        <w:rPr>
          <w:rFonts w:ascii="Times New Roman" w:eastAsia="Times New Roman" w:hAnsi="Times New Roman" w:cs="Times New Roman"/>
          <w:iCs/>
          <w:color w:val="000000"/>
        </w:rPr>
        <w:t xml:space="preserve">__  </w:t>
      </w:r>
    </w:p>
    <w:p w14:paraId="5BBB2E69" w14:textId="77777777" w:rsidR="00E67891" w:rsidRPr="00E04691" w:rsidRDefault="00E67891" w:rsidP="00E67891">
      <w:pPr>
        <w:tabs>
          <w:tab w:val="center" w:pos="4680"/>
        </w:tabs>
        <w:rPr>
          <w:rFonts w:ascii="Times New Roman" w:hAnsi="Times New Roman" w:cs="Times New Roman"/>
        </w:rPr>
      </w:pPr>
    </w:p>
    <w:p w14:paraId="72CB82CB" w14:textId="77777777" w:rsidR="00CD5B9D" w:rsidRPr="00E04691" w:rsidRDefault="00CD5B9D" w:rsidP="00CD5B9D">
      <w:pPr>
        <w:jc w:val="center"/>
        <w:rPr>
          <w:rFonts w:ascii="Times New Roman" w:hAnsi="Times New Roman" w:cs="Times New Roman"/>
          <w:b/>
          <w:bCs/>
        </w:rPr>
      </w:pPr>
      <w:r w:rsidRPr="00E04691">
        <w:rPr>
          <w:rFonts w:ascii="Times New Roman" w:hAnsi="Times New Roman" w:cs="Times New Roman"/>
          <w:b/>
          <w:bCs/>
        </w:rPr>
        <w:t>PHYSICAL ASSESSMENT</w:t>
      </w:r>
    </w:p>
    <w:p w14:paraId="046588F5" w14:textId="77777777" w:rsidR="00CD5B9D" w:rsidRPr="00E04691" w:rsidRDefault="00CD5B9D" w:rsidP="00CD5B9D">
      <w:pPr>
        <w:jc w:val="center"/>
        <w:rPr>
          <w:rFonts w:ascii="Times New Roman" w:hAnsi="Times New Roman" w:cs="Times New Roman"/>
          <w:b/>
          <w:bCs/>
        </w:rPr>
      </w:pPr>
    </w:p>
    <w:p w14:paraId="4643BF00" w14:textId="77777777"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GENERAL:</w:t>
      </w:r>
      <w:r w:rsidRPr="00E04691">
        <w:rPr>
          <w:rFonts w:ascii="Times New Roman" w:hAnsi="Times New Roman" w:cs="Times New Roman"/>
        </w:rPr>
        <w:t xml:space="preserve"> (overall assessment)</w:t>
      </w:r>
    </w:p>
    <w:p w14:paraId="30032BFB" w14:textId="7988A55B"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rPr>
        <w:t xml:space="preserve"> </w:t>
      </w:r>
      <w:sdt>
        <w:sdtPr>
          <w:rPr>
            <w:rFonts w:ascii="Times New Roman" w:hAnsi="Times New Roman" w:cs="Times New Roman"/>
          </w:rPr>
          <w:id w:val="-1243793512"/>
          <w:placeholder>
            <w:docPart w:val="460EF0018AA94D78B38D56ED55F52FA9"/>
          </w:placeholder>
        </w:sdtPr>
        <w:sdtEndPr/>
        <w:sdtContent>
          <w:r w:rsidR="0042556B">
            <w:rPr>
              <w:rFonts w:ascii="Times New Roman" w:hAnsi="Times New Roman" w:cs="Times New Roman"/>
            </w:rPr>
            <w:t>The patient, an 84-year-old woman, is</w:t>
          </w:r>
          <w:r w:rsidR="00AC1B23">
            <w:rPr>
              <w:rFonts w:ascii="Times New Roman" w:hAnsi="Times New Roman" w:cs="Times New Roman"/>
            </w:rPr>
            <w:t xml:space="preserve"> tired, agitated, and unwilling to participate. She is A&amp;Ox</w:t>
          </w:r>
          <w:r w:rsidR="00CA5272">
            <w:rPr>
              <w:rFonts w:ascii="Times New Roman" w:hAnsi="Times New Roman" w:cs="Times New Roman"/>
            </w:rPr>
            <w:t xml:space="preserve">2 </w:t>
          </w:r>
          <w:r w:rsidR="00AC1B23">
            <w:rPr>
              <w:rFonts w:ascii="Times New Roman" w:hAnsi="Times New Roman" w:cs="Times New Roman"/>
            </w:rPr>
            <w:t>and came in due to a fall with nausea and vomiting and brief periods of asystole.</w:t>
          </w:r>
        </w:sdtContent>
      </w:sdt>
    </w:p>
    <w:p w14:paraId="04BB12E1" w14:textId="77777777"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HEENT:</w:t>
      </w:r>
      <w:r w:rsidRPr="00E04691">
        <w:rPr>
          <w:rFonts w:ascii="Times New Roman" w:hAnsi="Times New Roman" w:cs="Times New Roman"/>
        </w:rPr>
        <w:t xml:space="preserve"> (ED only)</w:t>
      </w:r>
    </w:p>
    <w:p w14:paraId="17CFFB49" w14:textId="532EAB44"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rPr>
        <w:t xml:space="preserve"> </w:t>
      </w:r>
      <w:sdt>
        <w:sdtPr>
          <w:rPr>
            <w:rFonts w:ascii="Times New Roman" w:hAnsi="Times New Roman" w:cs="Times New Roman"/>
          </w:rPr>
          <w:id w:val="189570001"/>
          <w:placeholder>
            <w:docPart w:val="AB4D563CDF3947618F35B6A02CC714B6"/>
          </w:placeholder>
        </w:sdtPr>
        <w:sdtEndPr/>
        <w:sdtContent>
          <w:sdt>
            <w:sdtPr>
              <w:rPr>
                <w:rFonts w:ascii="Times New Roman" w:hAnsi="Times New Roman" w:cs="Times New Roman"/>
              </w:rPr>
              <w:id w:val="-236478874"/>
              <w:placeholder>
                <w:docPart w:val="76C63D9237044AA98306FAE07F1F38B1"/>
              </w:placeholder>
            </w:sdtPr>
            <w:sdtEndPr/>
            <w:sdtContent>
              <w:r w:rsidR="00550CC4">
                <w:rPr>
                  <w:rFonts w:ascii="Times New Roman" w:hAnsi="Times New Roman" w:cs="Times New Roman"/>
                </w:rPr>
                <w:t>The patient’s eyes were PERRLA and able to track.</w:t>
              </w:r>
            </w:sdtContent>
          </w:sdt>
        </w:sdtContent>
      </w:sdt>
    </w:p>
    <w:p w14:paraId="20E7E62E" w14:textId="5BF07FA3"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CARDIAC:</w:t>
      </w:r>
      <w:r w:rsidRPr="00E04691">
        <w:rPr>
          <w:rFonts w:ascii="Times New Roman" w:hAnsi="Times New Roman" w:cs="Times New Roman"/>
        </w:rPr>
        <w:t xml:space="preserve"> (heart sounds, rate, rhythm, pulses, circulation, </w:t>
      </w:r>
      <w:r w:rsidR="00D04173" w:rsidRPr="00E04691">
        <w:rPr>
          <w:rFonts w:ascii="Times New Roman" w:hAnsi="Times New Roman" w:cs="Times New Roman"/>
        </w:rPr>
        <w:t>edema</w:t>
      </w:r>
      <w:r w:rsidRPr="00E04691">
        <w:rPr>
          <w:rFonts w:ascii="Times New Roman" w:hAnsi="Times New Roman" w:cs="Times New Roman"/>
        </w:rPr>
        <w:t>)</w:t>
      </w:r>
    </w:p>
    <w:sdt>
      <w:sdtPr>
        <w:rPr>
          <w:rFonts w:ascii="Times New Roman" w:hAnsi="Times New Roman" w:cs="Times New Roman"/>
        </w:rPr>
        <w:id w:val="589829814"/>
        <w:placeholder>
          <w:docPart w:val="AB4D563CDF3947618F35B6A02CC714B6"/>
        </w:placeholder>
      </w:sdtPr>
      <w:sdtEndPr/>
      <w:sdtContent>
        <w:p w14:paraId="7B763133" w14:textId="76C33D30" w:rsidR="00CD5B9D" w:rsidRPr="00E04691" w:rsidRDefault="00550CC4" w:rsidP="00CD5B9D">
          <w:pPr>
            <w:spacing w:line="480" w:lineRule="auto"/>
            <w:rPr>
              <w:rFonts w:ascii="Times New Roman" w:hAnsi="Times New Roman" w:cs="Times New Roman"/>
            </w:rPr>
          </w:pPr>
          <w:r>
            <w:rPr>
              <w:rFonts w:ascii="Times New Roman" w:hAnsi="Times New Roman" w:cs="Times New Roman"/>
            </w:rPr>
            <w:t>The patient had brief pauses of asystole and unconsciousness without responsiveness to sternal rubs</w:t>
          </w:r>
          <w:r w:rsidR="00334A24">
            <w:rPr>
              <w:rFonts w:ascii="Times New Roman" w:hAnsi="Times New Roman" w:cs="Times New Roman"/>
            </w:rPr>
            <w:t>, s</w:t>
          </w:r>
          <w:r>
            <w:rPr>
              <w:rFonts w:ascii="Times New Roman" w:hAnsi="Times New Roman" w:cs="Times New Roman"/>
            </w:rPr>
            <w:t>he has a normal</w:t>
          </w:r>
          <w:r w:rsidR="00334A24">
            <w:rPr>
              <w:rFonts w:ascii="Times New Roman" w:hAnsi="Times New Roman" w:cs="Times New Roman"/>
            </w:rPr>
            <w:t xml:space="preserve"> rate and rhythm apart from that. Her pulses were strong bilaterally without edema and had good circulation.</w:t>
          </w:r>
        </w:p>
      </w:sdtContent>
    </w:sdt>
    <w:p w14:paraId="004A5E1A" w14:textId="77777777"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RESPIRATORY:</w:t>
      </w:r>
      <w:r w:rsidRPr="00E04691">
        <w:rPr>
          <w:rFonts w:ascii="Times New Roman" w:hAnsi="Times New Roman" w:cs="Times New Roman"/>
        </w:rPr>
        <w:t xml:space="preserve"> (lung sounds, work of breathing, O2 sat)</w:t>
      </w:r>
    </w:p>
    <w:sdt>
      <w:sdtPr>
        <w:rPr>
          <w:rFonts w:ascii="Times New Roman" w:hAnsi="Times New Roman" w:cs="Times New Roman"/>
        </w:rPr>
        <w:id w:val="-2057852028"/>
        <w:placeholder>
          <w:docPart w:val="AB4D563CDF3947618F35B6A02CC714B6"/>
        </w:placeholder>
      </w:sdtPr>
      <w:sdtEndPr/>
      <w:sdtContent>
        <w:p w14:paraId="4008C690" w14:textId="35BB5AB3" w:rsidR="00CD5B9D" w:rsidRPr="00E04691" w:rsidRDefault="00334A24" w:rsidP="00CD5B9D">
          <w:pPr>
            <w:spacing w:line="480" w:lineRule="auto"/>
            <w:rPr>
              <w:rFonts w:ascii="Times New Roman" w:hAnsi="Times New Roman" w:cs="Times New Roman"/>
            </w:rPr>
          </w:pPr>
          <w:r>
            <w:rPr>
              <w:rFonts w:ascii="Times New Roman" w:hAnsi="Times New Roman" w:cs="Times New Roman"/>
            </w:rPr>
            <w:t>The patient had</w:t>
          </w:r>
          <w:r w:rsidR="00AD5F44">
            <w:rPr>
              <w:rFonts w:ascii="Times New Roman" w:hAnsi="Times New Roman" w:cs="Times New Roman"/>
            </w:rPr>
            <w:t xml:space="preserve"> regular, equal breaths without an increased </w:t>
          </w:r>
          <w:proofErr w:type="gramStart"/>
          <w:r w:rsidR="00AD5F44">
            <w:rPr>
              <w:rFonts w:ascii="Times New Roman" w:hAnsi="Times New Roman" w:cs="Times New Roman"/>
            </w:rPr>
            <w:t>work</w:t>
          </w:r>
          <w:proofErr w:type="gramEnd"/>
          <w:r w:rsidR="00AD5F44">
            <w:rPr>
              <w:rFonts w:ascii="Times New Roman" w:hAnsi="Times New Roman" w:cs="Times New Roman"/>
            </w:rPr>
            <w:t xml:space="preserve"> of breathing. She is on room air and has an oxygen saturation of 93-</w:t>
          </w:r>
          <w:r w:rsidR="00DA0638">
            <w:rPr>
              <w:rFonts w:ascii="Times New Roman" w:hAnsi="Times New Roman" w:cs="Times New Roman"/>
            </w:rPr>
            <w:t>95% (normal is 90-100%). She has diminished breath sounds on the right</w:t>
          </w:r>
          <w:r w:rsidR="00FC0AA4">
            <w:rPr>
              <w:rFonts w:ascii="Times New Roman" w:hAnsi="Times New Roman" w:cs="Times New Roman"/>
            </w:rPr>
            <w:t xml:space="preserve"> middle and lower left lobes.</w:t>
          </w:r>
        </w:p>
      </w:sdtContent>
    </w:sdt>
    <w:p w14:paraId="2BB66838" w14:textId="03D27093"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ABDOMEN/GI:</w:t>
      </w:r>
      <w:r w:rsidRPr="00E04691">
        <w:rPr>
          <w:rFonts w:ascii="Times New Roman" w:hAnsi="Times New Roman" w:cs="Times New Roman"/>
        </w:rPr>
        <w:t xml:space="preserve"> (bowel sounds, overall assessment</w:t>
      </w:r>
      <w:r w:rsidR="00D04173" w:rsidRPr="00E04691">
        <w:rPr>
          <w:rFonts w:ascii="Times New Roman" w:hAnsi="Times New Roman" w:cs="Times New Roman"/>
        </w:rPr>
        <w:t>, any tubes or devices</w:t>
      </w:r>
      <w:r w:rsidRPr="00E04691">
        <w:rPr>
          <w:rFonts w:ascii="Times New Roman" w:hAnsi="Times New Roman" w:cs="Times New Roman"/>
        </w:rPr>
        <w:t>)</w:t>
      </w:r>
    </w:p>
    <w:sdt>
      <w:sdtPr>
        <w:rPr>
          <w:rFonts w:ascii="Times New Roman" w:hAnsi="Times New Roman" w:cs="Times New Roman"/>
        </w:rPr>
        <w:id w:val="1524130056"/>
        <w:placeholder>
          <w:docPart w:val="72F9C395C4194C3AA397346C602B2205"/>
        </w:placeholder>
      </w:sdtPr>
      <w:sdtEndPr/>
      <w:sdtContent>
        <w:p w14:paraId="5B5C14B9" w14:textId="614DC770" w:rsidR="00E1481F" w:rsidRPr="00E04691" w:rsidRDefault="00E1481F" w:rsidP="00E1481F">
          <w:pPr>
            <w:spacing w:line="480" w:lineRule="auto"/>
            <w:rPr>
              <w:rFonts w:ascii="Times New Roman" w:hAnsi="Times New Roman" w:cs="Times New Roman"/>
            </w:rPr>
          </w:pPr>
          <w:r>
            <w:rPr>
              <w:rFonts w:ascii="Times New Roman" w:hAnsi="Times New Roman" w:cs="Times New Roman"/>
            </w:rPr>
            <w:t>The patient</w:t>
          </w:r>
          <w:r w:rsidR="001664BB">
            <w:rPr>
              <w:rFonts w:ascii="Times New Roman" w:hAnsi="Times New Roman" w:cs="Times New Roman"/>
            </w:rPr>
            <w:t>’s abdomen is soft and nontender with a normal size and shape. There are no devices or tubes. Bowel sounds are heard throughout.</w:t>
          </w:r>
        </w:p>
      </w:sdtContent>
    </w:sdt>
    <w:p w14:paraId="2A953210" w14:textId="254DE0D0" w:rsidR="00CD5B9D" w:rsidRPr="00E04691" w:rsidRDefault="00CD5B9D" w:rsidP="00E1481F">
      <w:pPr>
        <w:spacing w:line="480" w:lineRule="auto"/>
        <w:rPr>
          <w:rFonts w:ascii="Times New Roman" w:hAnsi="Times New Roman" w:cs="Times New Roman"/>
        </w:rPr>
      </w:pPr>
      <w:r w:rsidRPr="00E04691">
        <w:rPr>
          <w:rFonts w:ascii="Times New Roman" w:hAnsi="Times New Roman" w:cs="Times New Roman"/>
          <w:u w:val="single"/>
        </w:rPr>
        <w:t>GU:</w:t>
      </w:r>
      <w:r w:rsidRPr="00E04691">
        <w:rPr>
          <w:rFonts w:ascii="Times New Roman" w:hAnsi="Times New Roman" w:cs="Times New Roman"/>
        </w:rPr>
        <w:t xml:space="preserve"> (catheters, </w:t>
      </w:r>
      <w:r w:rsidR="00D04173" w:rsidRPr="00E04691">
        <w:rPr>
          <w:rFonts w:ascii="Times New Roman" w:hAnsi="Times New Roman" w:cs="Times New Roman"/>
        </w:rPr>
        <w:t>urinary output description, amount</w:t>
      </w:r>
      <w:r w:rsidRPr="00E04691">
        <w:rPr>
          <w:rFonts w:ascii="Times New Roman" w:hAnsi="Times New Roman" w:cs="Times New Roman"/>
        </w:rPr>
        <w:t>)</w:t>
      </w:r>
    </w:p>
    <w:sdt>
      <w:sdtPr>
        <w:rPr>
          <w:rFonts w:ascii="Times New Roman" w:hAnsi="Times New Roman" w:cs="Times New Roman"/>
        </w:rPr>
        <w:id w:val="1514885011"/>
        <w:placeholder>
          <w:docPart w:val="C97867069CA947D1B9B23FD858FB1ADA"/>
        </w:placeholder>
      </w:sdtPr>
      <w:sdtEndPr/>
      <w:sdtContent>
        <w:sdt>
          <w:sdtPr>
            <w:rPr>
              <w:rFonts w:ascii="Times New Roman" w:hAnsi="Times New Roman" w:cs="Times New Roman"/>
            </w:rPr>
            <w:id w:val="-734397214"/>
            <w:placeholder>
              <w:docPart w:val="116AFD56981946EFBDD8327C7B45430E"/>
            </w:placeholder>
          </w:sdtPr>
          <w:sdtEndPr/>
          <w:sdtContent>
            <w:p w14:paraId="69FABE04" w14:textId="72AD407E" w:rsidR="00E1481F" w:rsidRPr="00E04691" w:rsidRDefault="00E1481F" w:rsidP="00E1481F">
              <w:pPr>
                <w:spacing w:line="480" w:lineRule="auto"/>
                <w:rPr>
                  <w:rFonts w:ascii="Times New Roman" w:hAnsi="Times New Roman" w:cs="Times New Roman"/>
                </w:rPr>
              </w:pPr>
              <w:r>
                <w:rPr>
                  <w:rFonts w:ascii="Times New Roman" w:hAnsi="Times New Roman" w:cs="Times New Roman"/>
                </w:rPr>
                <w:t>The patient is incontinent and needs help using a bedpan for stooling. The patient’s I&amp;Os are being monitored.</w:t>
              </w:r>
            </w:p>
          </w:sdtContent>
        </w:sdt>
        <w:p w14:paraId="38AE5C04" w14:textId="535896D0" w:rsidR="00CD5B9D" w:rsidRPr="00E04691" w:rsidRDefault="00701513" w:rsidP="00E1481F">
          <w:pPr>
            <w:spacing w:line="480" w:lineRule="auto"/>
            <w:rPr>
              <w:rFonts w:ascii="Times New Roman" w:hAnsi="Times New Roman" w:cs="Times New Roman"/>
            </w:rPr>
          </w:pPr>
        </w:p>
      </w:sdtContent>
    </w:sdt>
    <w:p w14:paraId="140CD4E1" w14:textId="77777777"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MUSCULOSKELETAL:</w:t>
      </w:r>
      <w:r w:rsidRPr="00E04691">
        <w:rPr>
          <w:rFonts w:ascii="Times New Roman" w:hAnsi="Times New Roman" w:cs="Times New Roman"/>
        </w:rPr>
        <w:t xml:space="preserve"> (strength, gait, mobility status)</w:t>
      </w:r>
    </w:p>
    <w:sdt>
      <w:sdtPr>
        <w:rPr>
          <w:rFonts w:ascii="Times New Roman" w:hAnsi="Times New Roman" w:cs="Times New Roman"/>
        </w:rPr>
        <w:id w:val="1734283245"/>
        <w:placeholder>
          <w:docPart w:val="E4177CA049464F2F96439D8666C3EE35"/>
        </w:placeholder>
      </w:sdtPr>
      <w:sdtEndPr/>
      <w:sdtContent>
        <w:p w14:paraId="4B4F83E5" w14:textId="1483B7D1" w:rsidR="00CD5B9D" w:rsidRPr="00E04691" w:rsidRDefault="006D57E8" w:rsidP="00CD5B9D">
          <w:pPr>
            <w:spacing w:line="480" w:lineRule="auto"/>
            <w:rPr>
              <w:rFonts w:ascii="Times New Roman" w:hAnsi="Times New Roman" w:cs="Times New Roman"/>
            </w:rPr>
          </w:pPr>
          <w:r>
            <w:rPr>
              <w:rFonts w:ascii="Times New Roman" w:hAnsi="Times New Roman" w:cs="Times New Roman"/>
            </w:rPr>
            <w:t xml:space="preserve">The patient has </w:t>
          </w:r>
          <w:r w:rsidR="00460404">
            <w:rPr>
              <w:rFonts w:ascii="Times New Roman" w:hAnsi="Times New Roman" w:cs="Times New Roman"/>
            </w:rPr>
            <w:t>adequate</w:t>
          </w:r>
          <w:r>
            <w:rPr>
              <w:rFonts w:ascii="Times New Roman" w:hAnsi="Times New Roman" w:cs="Times New Roman"/>
            </w:rPr>
            <w:t xml:space="preserve"> strength for her ag</w:t>
          </w:r>
          <w:r w:rsidR="00460404">
            <w:rPr>
              <w:rFonts w:ascii="Times New Roman" w:hAnsi="Times New Roman" w:cs="Times New Roman"/>
            </w:rPr>
            <w:t>e but needs help moving.</w:t>
          </w:r>
        </w:p>
      </w:sdtContent>
    </w:sdt>
    <w:p w14:paraId="4483BEF5" w14:textId="60533DB1"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INTEGUMENT:</w:t>
      </w:r>
      <w:r w:rsidRPr="00E04691">
        <w:rPr>
          <w:rFonts w:ascii="Times New Roman" w:hAnsi="Times New Roman" w:cs="Times New Roman"/>
        </w:rPr>
        <w:t xml:space="preserve"> (list any wounds, dressings, </w:t>
      </w:r>
      <w:r w:rsidR="00D04173" w:rsidRPr="00E04691">
        <w:rPr>
          <w:rFonts w:ascii="Times New Roman" w:hAnsi="Times New Roman" w:cs="Times New Roman"/>
        </w:rPr>
        <w:t>color, temperature, hydration, IV access</w:t>
      </w:r>
      <w:r w:rsidRPr="00E04691">
        <w:rPr>
          <w:rFonts w:ascii="Times New Roman" w:hAnsi="Times New Roman" w:cs="Times New Roman"/>
        </w:rPr>
        <w:t>)</w:t>
      </w:r>
    </w:p>
    <w:sdt>
      <w:sdtPr>
        <w:rPr>
          <w:rFonts w:ascii="Times New Roman" w:hAnsi="Times New Roman" w:cs="Times New Roman"/>
        </w:rPr>
        <w:id w:val="-1196697654"/>
        <w:placeholder>
          <w:docPart w:val="3E95FFF872514752B1F238BCC8342EBF"/>
        </w:placeholder>
      </w:sdtPr>
      <w:sdtEndPr/>
      <w:sdtContent>
        <w:p w14:paraId="0D41A3E2" w14:textId="65FA24D4" w:rsidR="00CD5B9D" w:rsidRPr="00E04691" w:rsidRDefault="001D0B4C" w:rsidP="00CD5B9D">
          <w:pPr>
            <w:spacing w:line="480" w:lineRule="auto"/>
            <w:rPr>
              <w:rFonts w:ascii="Times New Roman" w:hAnsi="Times New Roman" w:cs="Times New Roman"/>
            </w:rPr>
          </w:pPr>
          <w:r>
            <w:rPr>
              <w:rFonts w:ascii="Times New Roman" w:hAnsi="Times New Roman" w:cs="Times New Roman"/>
            </w:rPr>
            <w:t xml:space="preserve">The patient’s skin is </w:t>
          </w:r>
          <w:proofErr w:type="gramStart"/>
          <w:r>
            <w:rPr>
              <w:rFonts w:ascii="Times New Roman" w:hAnsi="Times New Roman" w:cs="Times New Roman"/>
            </w:rPr>
            <w:t>warm</w:t>
          </w:r>
          <w:proofErr w:type="gramEnd"/>
          <w:r>
            <w:rPr>
              <w:rFonts w:ascii="Times New Roman" w:hAnsi="Times New Roman" w:cs="Times New Roman"/>
            </w:rPr>
            <w:t xml:space="preserve"> and the color is normal for her ethnicity. There were some purple/red bruises or marks on her right</w:t>
          </w:r>
          <w:r w:rsidR="00E748C1">
            <w:rPr>
              <w:rFonts w:ascii="Times New Roman" w:hAnsi="Times New Roman" w:cs="Times New Roman"/>
            </w:rPr>
            <w:t xml:space="preserve"> kidney/flank area.</w:t>
          </w:r>
        </w:p>
      </w:sdtContent>
    </w:sdt>
    <w:p w14:paraId="2A38D7A4" w14:textId="77777777" w:rsidR="00CD5B9D" w:rsidRPr="00E04691" w:rsidRDefault="00CD5B9D" w:rsidP="00CD5B9D">
      <w:pPr>
        <w:spacing w:line="480" w:lineRule="auto"/>
        <w:rPr>
          <w:rFonts w:ascii="Times New Roman" w:hAnsi="Times New Roman" w:cs="Times New Roman"/>
        </w:rPr>
      </w:pPr>
      <w:r w:rsidRPr="00E04691">
        <w:rPr>
          <w:rFonts w:ascii="Times New Roman" w:hAnsi="Times New Roman" w:cs="Times New Roman"/>
          <w:u w:val="single"/>
        </w:rPr>
        <w:t>NEURO:</w:t>
      </w:r>
      <w:r w:rsidRPr="00E04691">
        <w:rPr>
          <w:rFonts w:ascii="Times New Roman" w:hAnsi="Times New Roman" w:cs="Times New Roman"/>
        </w:rPr>
        <w:t xml:space="preserve"> (A&amp;O x 4, pupils, etc.)</w:t>
      </w:r>
    </w:p>
    <w:sdt>
      <w:sdtPr>
        <w:rPr>
          <w:rFonts w:ascii="Times New Roman" w:hAnsi="Times New Roman" w:cs="Times New Roman"/>
        </w:rPr>
        <w:id w:val="-929198254"/>
        <w:placeholder>
          <w:docPart w:val="385CEB97643149F9996DF95652C37FFF"/>
        </w:placeholder>
      </w:sdtPr>
      <w:sdtEndPr/>
      <w:sdtContent>
        <w:p w14:paraId="61B56D71" w14:textId="01A98F12" w:rsidR="00CD5B9D" w:rsidRPr="00E04691" w:rsidRDefault="00E748C1" w:rsidP="00CD5B9D">
          <w:pPr>
            <w:spacing w:line="480" w:lineRule="auto"/>
            <w:rPr>
              <w:rFonts w:ascii="Times New Roman" w:hAnsi="Times New Roman" w:cs="Times New Roman"/>
            </w:rPr>
          </w:pPr>
          <w:r>
            <w:rPr>
              <w:rFonts w:ascii="Times New Roman" w:hAnsi="Times New Roman" w:cs="Times New Roman"/>
            </w:rPr>
            <w:t>The patient’s eyes were PERRLA and she is A</w:t>
          </w:r>
          <w:r w:rsidR="0045042C">
            <w:rPr>
              <w:rFonts w:ascii="Times New Roman" w:hAnsi="Times New Roman" w:cs="Times New Roman"/>
            </w:rPr>
            <w:t>&amp;Ox</w:t>
          </w:r>
          <w:r w:rsidR="00CA5272">
            <w:rPr>
              <w:rFonts w:ascii="Times New Roman" w:hAnsi="Times New Roman" w:cs="Times New Roman"/>
            </w:rPr>
            <w:t>2</w:t>
          </w:r>
          <w:r w:rsidR="0045042C">
            <w:rPr>
              <w:rFonts w:ascii="Times New Roman" w:hAnsi="Times New Roman" w:cs="Times New Roman"/>
            </w:rPr>
            <w:t xml:space="preserve"> </w:t>
          </w:r>
          <w:r w:rsidR="00CA5272">
            <w:rPr>
              <w:rFonts w:ascii="Times New Roman" w:hAnsi="Times New Roman" w:cs="Times New Roman"/>
            </w:rPr>
            <w:t>and</w:t>
          </w:r>
          <w:r w:rsidR="0045042C">
            <w:rPr>
              <w:rFonts w:ascii="Times New Roman" w:hAnsi="Times New Roman" w:cs="Times New Roman"/>
            </w:rPr>
            <w:t xml:space="preserve"> sleepy.</w:t>
          </w:r>
        </w:p>
      </w:sdtContent>
    </w:sdt>
    <w:p w14:paraId="0834711B" w14:textId="77777777" w:rsidR="00CD5B9D" w:rsidRPr="00E04691" w:rsidRDefault="00CD5B9D" w:rsidP="00CD5B9D">
      <w:pPr>
        <w:tabs>
          <w:tab w:val="left" w:pos="3567"/>
        </w:tabs>
        <w:ind w:firstLine="720"/>
        <w:rPr>
          <w:rFonts w:ascii="Times New Roman" w:hAnsi="Times New Roman" w:cs="Times New Roman"/>
        </w:rPr>
      </w:pPr>
    </w:p>
    <w:p w14:paraId="5EE3BF3F" w14:textId="5EACD92E" w:rsidR="00A61EAA" w:rsidRPr="00E04691" w:rsidRDefault="00CD5B9D" w:rsidP="00CD5B9D">
      <w:pPr>
        <w:tabs>
          <w:tab w:val="left" w:pos="737"/>
        </w:tabs>
        <w:rPr>
          <w:rFonts w:ascii="Times New Roman" w:hAnsi="Times New Roman" w:cs="Times New Roman"/>
        </w:rPr>
      </w:pPr>
      <w:r w:rsidRPr="00E04691">
        <w:rPr>
          <w:rFonts w:ascii="Times New Roman" w:hAnsi="Times New Roman" w:cs="Times New Roman"/>
        </w:rPr>
        <w:tab/>
      </w:r>
    </w:p>
    <w:p w14:paraId="687C2E51" w14:textId="77777777" w:rsidR="008439F1" w:rsidRPr="00E04691" w:rsidRDefault="008439F1" w:rsidP="008439F1">
      <w:pPr>
        <w:tabs>
          <w:tab w:val="center" w:pos="4680"/>
        </w:tabs>
        <w:rPr>
          <w:rFonts w:ascii="Times New Roman" w:hAnsi="Times New Roman" w:cs="Times New Roman"/>
          <w:b/>
          <w:sz w:val="32"/>
          <w:u w:val="single"/>
        </w:rPr>
      </w:pPr>
      <w:r w:rsidRPr="00E04691">
        <w:rPr>
          <w:rFonts w:ascii="Times New Roman" w:hAnsi="Times New Roman" w:cs="Times New Roman"/>
          <w:b/>
          <w:sz w:val="32"/>
          <w:u w:val="single"/>
        </w:rPr>
        <w:t>Financial Considerations:</w:t>
      </w:r>
    </w:p>
    <w:p w14:paraId="7F09CDD3" w14:textId="5C8A0F4D" w:rsidR="008439F1" w:rsidRPr="00E04691" w:rsidRDefault="008439F1" w:rsidP="008439F1">
      <w:pPr>
        <w:rPr>
          <w:rFonts w:ascii="Times New Roman" w:hAnsi="Times New Roman" w:cs="Times New Roman"/>
        </w:rPr>
      </w:pPr>
      <w:r w:rsidRPr="00E04691">
        <w:rPr>
          <w:rFonts w:ascii="Times New Roman" w:hAnsi="Times New Roman" w:cs="Times New Roman"/>
        </w:rPr>
        <w:t xml:space="preserve">In a minimum of 3-5 sentences, please state any financial considerations for this illness/injury related to this specific patient, patient population, and/or the facility:    </w:t>
      </w:r>
      <w:sdt>
        <w:sdtPr>
          <w:rPr>
            <w:rFonts w:ascii="Times New Roman" w:hAnsi="Times New Roman" w:cs="Times New Roman"/>
          </w:rPr>
          <w:id w:val="1217554617"/>
          <w:placeholder>
            <w:docPart w:val="3B8AA6DA90FF4F4BA031C68FB48A08B4"/>
          </w:placeholder>
        </w:sdtPr>
        <w:sdtEndPr/>
        <w:sdtContent>
          <w:r w:rsidRPr="00E04691">
            <w:rPr>
              <w:rFonts w:ascii="Times New Roman" w:hAnsi="Times New Roman" w:cs="Times New Roman"/>
              <w:u w:val="single"/>
            </w:rPr>
            <w:t>_</w:t>
          </w:r>
          <w:r w:rsidR="0045042C">
            <w:rPr>
              <w:rFonts w:ascii="Times New Roman" w:hAnsi="Times New Roman" w:cs="Times New Roman"/>
              <w:u w:val="single"/>
            </w:rPr>
            <w:t>The total cost for the patient’s stay up to this point is $8,353 which is expensive. The patient</w:t>
          </w:r>
          <w:r w:rsidR="00663A01">
            <w:rPr>
              <w:rFonts w:ascii="Times New Roman" w:hAnsi="Times New Roman" w:cs="Times New Roman"/>
              <w:u w:val="single"/>
            </w:rPr>
            <w:t xml:space="preserve"> has </w:t>
          </w:r>
          <w:r w:rsidR="003D3715">
            <w:rPr>
              <w:rFonts w:ascii="Times New Roman" w:hAnsi="Times New Roman" w:cs="Times New Roman"/>
              <w:u w:val="single"/>
            </w:rPr>
            <w:t>Medicare</w:t>
          </w:r>
          <w:r w:rsidR="00663A01">
            <w:rPr>
              <w:rFonts w:ascii="Times New Roman" w:hAnsi="Times New Roman" w:cs="Times New Roman"/>
              <w:u w:val="single"/>
            </w:rPr>
            <w:t xml:space="preserve"> part A and cardinal care insurance which can help cover some of the costs. </w:t>
          </w:r>
          <w:r w:rsidR="00D14FB0">
            <w:rPr>
              <w:rFonts w:ascii="Times New Roman" w:hAnsi="Times New Roman" w:cs="Times New Roman"/>
              <w:u w:val="single"/>
            </w:rPr>
            <w:t xml:space="preserve">Medicare part A helps cover inpatient and facility-based care which is what she was receiving in the hospital, so some if not </w:t>
          </w:r>
          <w:proofErr w:type="gramStart"/>
          <w:r w:rsidR="00D14FB0">
            <w:rPr>
              <w:rFonts w:ascii="Times New Roman" w:hAnsi="Times New Roman" w:cs="Times New Roman"/>
              <w:u w:val="single"/>
            </w:rPr>
            <w:t>all of</w:t>
          </w:r>
          <w:proofErr w:type="gramEnd"/>
          <w:r w:rsidR="00D14FB0">
            <w:rPr>
              <w:rFonts w:ascii="Times New Roman" w:hAnsi="Times New Roman" w:cs="Times New Roman"/>
              <w:u w:val="single"/>
            </w:rPr>
            <w:t xml:space="preserve"> her bill should be covered. </w:t>
          </w:r>
          <w:r w:rsidR="00663A01">
            <w:rPr>
              <w:rFonts w:ascii="Times New Roman" w:hAnsi="Times New Roman" w:cs="Times New Roman"/>
              <w:u w:val="single"/>
            </w:rPr>
            <w:t>While insurance can help with most</w:t>
          </w:r>
          <w:r w:rsidR="003D3715">
            <w:rPr>
              <w:rFonts w:ascii="Times New Roman" w:hAnsi="Times New Roman" w:cs="Times New Roman"/>
              <w:u w:val="single"/>
            </w:rPr>
            <w:t xml:space="preserve"> of the costs, they don’t always cover everything which can place financial stress on the </w:t>
          </w:r>
          <w:proofErr w:type="gramStart"/>
          <w:r w:rsidR="003D3715">
            <w:rPr>
              <w:rFonts w:ascii="Times New Roman" w:hAnsi="Times New Roman" w:cs="Times New Roman"/>
              <w:u w:val="single"/>
            </w:rPr>
            <w:t>patient.</w:t>
          </w:r>
          <w:r w:rsidRPr="00E04691">
            <w:rPr>
              <w:rFonts w:ascii="Times New Roman" w:hAnsi="Times New Roman" w:cs="Times New Roman"/>
              <w:u w:val="single"/>
            </w:rPr>
            <w:t>_</w:t>
          </w:r>
          <w:proofErr w:type="gramEnd"/>
        </w:sdtContent>
      </w:sdt>
    </w:p>
    <w:p w14:paraId="362A0B7E" w14:textId="77777777" w:rsidR="008439F1" w:rsidRPr="00E04691" w:rsidRDefault="008439F1" w:rsidP="008439F1">
      <w:pPr>
        <w:tabs>
          <w:tab w:val="center" w:pos="4680"/>
        </w:tabs>
        <w:rPr>
          <w:rFonts w:ascii="Times New Roman" w:hAnsi="Times New Roman" w:cs="Times New Roman"/>
        </w:rPr>
      </w:pPr>
    </w:p>
    <w:p w14:paraId="0607B3B9" w14:textId="77777777" w:rsidR="008439F1" w:rsidRPr="00E04691" w:rsidRDefault="008439F1" w:rsidP="008439F1">
      <w:pPr>
        <w:tabs>
          <w:tab w:val="center" w:pos="4680"/>
        </w:tabs>
        <w:rPr>
          <w:rFonts w:ascii="Times New Roman" w:hAnsi="Times New Roman" w:cs="Times New Roman"/>
        </w:rPr>
      </w:pPr>
    </w:p>
    <w:p w14:paraId="7086769A" w14:textId="77777777" w:rsidR="008439F1" w:rsidRPr="00E04691" w:rsidRDefault="008439F1" w:rsidP="008439F1">
      <w:pPr>
        <w:tabs>
          <w:tab w:val="center" w:pos="4680"/>
        </w:tabs>
        <w:rPr>
          <w:rFonts w:ascii="Times New Roman" w:hAnsi="Times New Roman" w:cs="Times New Roman"/>
          <w:b/>
          <w:sz w:val="32"/>
          <w:u w:val="single"/>
        </w:rPr>
      </w:pPr>
      <w:r w:rsidRPr="00E04691">
        <w:rPr>
          <w:rFonts w:ascii="Times New Roman" w:hAnsi="Times New Roman" w:cs="Times New Roman"/>
          <w:b/>
          <w:sz w:val="32"/>
          <w:u w:val="single"/>
        </w:rPr>
        <w:t>Advocacy Considerations:</w:t>
      </w:r>
    </w:p>
    <w:p w14:paraId="7180ED33" w14:textId="344C07E2" w:rsidR="008439F1" w:rsidRPr="00E04691" w:rsidRDefault="008439F1" w:rsidP="008439F1">
      <w:pPr>
        <w:rPr>
          <w:rFonts w:ascii="Times New Roman" w:hAnsi="Times New Roman" w:cs="Times New Roman"/>
        </w:rPr>
      </w:pPr>
      <w:r w:rsidRPr="00E04691">
        <w:rPr>
          <w:rFonts w:ascii="Times New Roman" w:hAnsi="Times New Roman" w:cs="Times New Roman"/>
        </w:rPr>
        <w:t xml:space="preserve">In a minimum of 3-5 sentences, please state </w:t>
      </w:r>
      <w:r w:rsidR="00F42804" w:rsidRPr="00E04691">
        <w:rPr>
          <w:rFonts w:ascii="Times New Roman" w:hAnsi="Times New Roman" w:cs="Times New Roman"/>
        </w:rPr>
        <w:t>any</w:t>
      </w:r>
      <w:r w:rsidRPr="00E04691">
        <w:rPr>
          <w:rFonts w:ascii="Times New Roman" w:hAnsi="Times New Roman" w:cs="Times New Roman"/>
        </w:rPr>
        <w:t xml:space="preserve"> advoca</w:t>
      </w:r>
      <w:r w:rsidR="00F42804" w:rsidRPr="00E04691">
        <w:rPr>
          <w:rFonts w:ascii="Times New Roman" w:hAnsi="Times New Roman" w:cs="Times New Roman"/>
        </w:rPr>
        <w:t>cy considerations</w:t>
      </w:r>
      <w:r w:rsidRPr="00E04691">
        <w:rPr>
          <w:rFonts w:ascii="Times New Roman" w:hAnsi="Times New Roman" w:cs="Times New Roman"/>
        </w:rPr>
        <w:t xml:space="preserve"> for your patient </w:t>
      </w:r>
      <w:r w:rsidR="00F861BF" w:rsidRPr="00E04691">
        <w:rPr>
          <w:rFonts w:ascii="Times New Roman" w:hAnsi="Times New Roman" w:cs="Times New Roman"/>
        </w:rPr>
        <w:t xml:space="preserve">that you identified </w:t>
      </w:r>
      <w:r w:rsidRPr="00E04691">
        <w:rPr>
          <w:rFonts w:ascii="Times New Roman" w:hAnsi="Times New Roman" w:cs="Times New Roman"/>
        </w:rPr>
        <w:t xml:space="preserve">during your time with them:  </w:t>
      </w:r>
      <w:sdt>
        <w:sdtPr>
          <w:rPr>
            <w:rFonts w:ascii="Times New Roman" w:hAnsi="Times New Roman" w:cs="Times New Roman"/>
          </w:rPr>
          <w:id w:val="-1837137845"/>
          <w:placeholder>
            <w:docPart w:val="44276E8EDEA44808A42FE6A0311F902B"/>
          </w:placeholder>
        </w:sdtPr>
        <w:sdtEndPr/>
        <w:sdtContent>
          <w:r w:rsidRPr="00E04691">
            <w:rPr>
              <w:rFonts w:ascii="Times New Roman" w:hAnsi="Times New Roman" w:cs="Times New Roman"/>
              <w:u w:val="single"/>
            </w:rPr>
            <w:t>_</w:t>
          </w:r>
          <w:r w:rsidR="00D14FB0">
            <w:rPr>
              <w:rFonts w:ascii="Times New Roman" w:hAnsi="Times New Roman" w:cs="Times New Roman"/>
              <w:u w:val="single"/>
            </w:rPr>
            <w:t>The pati</w:t>
          </w:r>
          <w:r w:rsidR="00763E9B">
            <w:rPr>
              <w:rFonts w:ascii="Times New Roman" w:hAnsi="Times New Roman" w:cs="Times New Roman"/>
              <w:u w:val="single"/>
            </w:rPr>
            <w:t>ent had a period of asystole during transport to the hospital by EMS</w:t>
          </w:r>
          <w:r w:rsidR="00B73568">
            <w:rPr>
              <w:rFonts w:ascii="Times New Roman" w:hAnsi="Times New Roman" w:cs="Times New Roman"/>
              <w:u w:val="single"/>
            </w:rPr>
            <w:t xml:space="preserve">. An advocacy consideration could be to push for the patient to be seen by a cardiologist. While the patient </w:t>
          </w:r>
          <w:proofErr w:type="gramStart"/>
          <w:r w:rsidR="00B73568">
            <w:rPr>
              <w:rFonts w:ascii="Times New Roman" w:hAnsi="Times New Roman" w:cs="Times New Roman"/>
              <w:u w:val="single"/>
            </w:rPr>
            <w:t>had</w:t>
          </w:r>
          <w:proofErr w:type="gramEnd"/>
          <w:r w:rsidR="00B73568">
            <w:rPr>
              <w:rFonts w:ascii="Times New Roman" w:hAnsi="Times New Roman" w:cs="Times New Roman"/>
              <w:u w:val="single"/>
            </w:rPr>
            <w:t xml:space="preserve"> fallen</w:t>
          </w:r>
          <w:r w:rsidR="007A4BFF">
            <w:rPr>
              <w:rFonts w:ascii="Times New Roman" w:hAnsi="Times New Roman" w:cs="Times New Roman"/>
              <w:u w:val="single"/>
            </w:rPr>
            <w:t xml:space="preserve"> and it is known that she has heart block, it is important for her to be seen by a cardiologist to ensure that she gets the holistic care she needs. If the patient needs a medication or certain resource to better control/treat her heart block, then the cardiologist would be able to </w:t>
          </w:r>
          <w:r w:rsidR="00EC7162">
            <w:rPr>
              <w:rFonts w:ascii="Times New Roman" w:hAnsi="Times New Roman" w:cs="Times New Roman"/>
              <w:u w:val="single"/>
            </w:rPr>
            <w:t xml:space="preserve">do </w:t>
          </w:r>
          <w:proofErr w:type="gramStart"/>
          <w:r w:rsidR="00EC7162">
            <w:rPr>
              <w:rFonts w:ascii="Times New Roman" w:hAnsi="Times New Roman" w:cs="Times New Roman"/>
              <w:u w:val="single"/>
            </w:rPr>
            <w:t>that.</w:t>
          </w:r>
          <w:r w:rsidRPr="00E04691">
            <w:rPr>
              <w:rFonts w:ascii="Times New Roman" w:hAnsi="Times New Roman" w:cs="Times New Roman"/>
              <w:u w:val="single"/>
            </w:rPr>
            <w:t>_</w:t>
          </w:r>
          <w:proofErr w:type="gramEnd"/>
        </w:sdtContent>
      </w:sdt>
    </w:p>
    <w:p w14:paraId="197CEC26" w14:textId="2814AF80" w:rsidR="008439F1" w:rsidRPr="00E04691" w:rsidRDefault="008439F1">
      <w:pPr>
        <w:rPr>
          <w:rFonts w:ascii="Times New Roman" w:hAnsi="Times New Roman" w:cs="Times New Roman"/>
          <w:bCs/>
        </w:rPr>
      </w:pPr>
      <w:r w:rsidRPr="00E04691">
        <w:rPr>
          <w:rFonts w:ascii="Times New Roman" w:hAnsi="Times New Roman" w:cs="Times New Roman"/>
          <w:bCs/>
        </w:rPr>
        <w:br w:type="page"/>
      </w:r>
    </w:p>
    <w:tbl>
      <w:tblPr>
        <w:tblW w:w="130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45"/>
        <w:gridCol w:w="2795"/>
        <w:gridCol w:w="3780"/>
        <w:gridCol w:w="3330"/>
      </w:tblGrid>
      <w:tr w:rsidR="008B56BE" w:rsidRPr="00E04691" w14:paraId="681CDE36" w14:textId="77777777" w:rsidTr="00E94540">
        <w:trPr>
          <w:trHeight w:val="236"/>
        </w:trPr>
        <w:tc>
          <w:tcPr>
            <w:tcW w:w="13050" w:type="dxa"/>
            <w:gridSpan w:val="4"/>
            <w:tcBorders>
              <w:top w:val="nil"/>
              <w:left w:val="nil"/>
              <w:bottom w:val="single" w:sz="4" w:space="0" w:color="auto"/>
              <w:right w:val="nil"/>
            </w:tcBorders>
          </w:tcPr>
          <w:p w14:paraId="622CB4B1" w14:textId="02B6C8CD" w:rsidR="008B56BE" w:rsidRPr="00E04691" w:rsidRDefault="008B56BE" w:rsidP="00964B4B">
            <w:pPr>
              <w:pStyle w:val="Heading2"/>
              <w:jc w:val="left"/>
              <w:rPr>
                <w:b w:val="0"/>
              </w:rPr>
            </w:pPr>
          </w:p>
        </w:tc>
      </w:tr>
      <w:tr w:rsidR="008B56BE" w:rsidRPr="00E04691" w14:paraId="3F82EDC6" w14:textId="77777777" w:rsidTr="00E94540">
        <w:trPr>
          <w:trHeight w:val="236"/>
        </w:trPr>
        <w:tc>
          <w:tcPr>
            <w:tcW w:w="3145" w:type="dxa"/>
            <w:tcBorders>
              <w:top w:val="single" w:sz="4" w:space="0" w:color="auto"/>
              <w:left w:val="single" w:sz="4" w:space="0" w:color="auto"/>
              <w:bottom w:val="single" w:sz="4" w:space="0" w:color="auto"/>
              <w:right w:val="single" w:sz="4" w:space="0" w:color="auto"/>
            </w:tcBorders>
          </w:tcPr>
          <w:p w14:paraId="3685BDBF" w14:textId="1E037274" w:rsidR="008B56BE" w:rsidRPr="00E04691" w:rsidRDefault="00820187" w:rsidP="00964B4B">
            <w:pPr>
              <w:pStyle w:val="Heading2"/>
            </w:pPr>
            <w:r w:rsidRPr="00E04691">
              <w:t xml:space="preserve">Pre-Care </w:t>
            </w:r>
            <w:r w:rsidR="008B56BE" w:rsidRPr="00E04691">
              <w:t>Assessment</w:t>
            </w:r>
          </w:p>
        </w:tc>
        <w:tc>
          <w:tcPr>
            <w:tcW w:w="2795" w:type="dxa"/>
            <w:tcBorders>
              <w:top w:val="single" w:sz="4" w:space="0" w:color="auto"/>
              <w:left w:val="single" w:sz="4" w:space="0" w:color="auto"/>
              <w:bottom w:val="single" w:sz="4" w:space="0" w:color="auto"/>
              <w:right w:val="single" w:sz="4" w:space="0" w:color="auto"/>
            </w:tcBorders>
          </w:tcPr>
          <w:p w14:paraId="43CD1317" w14:textId="77777777" w:rsidR="008B56BE" w:rsidRPr="00E04691" w:rsidRDefault="00C333A7" w:rsidP="00964B4B">
            <w:pPr>
              <w:pStyle w:val="Heading2"/>
            </w:pPr>
            <w:r w:rsidRPr="00E04691">
              <w:t>Nursing Diagnosis</w:t>
            </w:r>
          </w:p>
        </w:tc>
        <w:tc>
          <w:tcPr>
            <w:tcW w:w="3780" w:type="dxa"/>
            <w:tcBorders>
              <w:top w:val="single" w:sz="4" w:space="0" w:color="auto"/>
              <w:left w:val="single" w:sz="4" w:space="0" w:color="auto"/>
              <w:bottom w:val="single" w:sz="4" w:space="0" w:color="auto"/>
              <w:right w:val="single" w:sz="4" w:space="0" w:color="auto"/>
            </w:tcBorders>
          </w:tcPr>
          <w:p w14:paraId="2D6236DE" w14:textId="77777777" w:rsidR="008B56BE" w:rsidRPr="00E04691" w:rsidRDefault="008B56BE" w:rsidP="00BC7306">
            <w:pPr>
              <w:pStyle w:val="Heading2"/>
            </w:pPr>
            <w:r w:rsidRPr="00E04691">
              <w:t>Planning</w:t>
            </w:r>
            <w:r w:rsidR="00BC7306" w:rsidRPr="00E04691">
              <w:t xml:space="preserve"> and </w:t>
            </w:r>
            <w:r w:rsidRPr="00E04691">
              <w:t>Evaluation</w:t>
            </w:r>
          </w:p>
        </w:tc>
        <w:tc>
          <w:tcPr>
            <w:tcW w:w="3330" w:type="dxa"/>
            <w:tcBorders>
              <w:top w:val="single" w:sz="4" w:space="0" w:color="auto"/>
              <w:left w:val="single" w:sz="4" w:space="0" w:color="auto"/>
              <w:bottom w:val="single" w:sz="4" w:space="0" w:color="auto"/>
              <w:right w:val="single" w:sz="4" w:space="0" w:color="auto"/>
            </w:tcBorders>
          </w:tcPr>
          <w:p w14:paraId="2BDFB080" w14:textId="77777777" w:rsidR="008B56BE" w:rsidRPr="00E04691" w:rsidRDefault="008B56BE" w:rsidP="00964B4B">
            <w:pPr>
              <w:pStyle w:val="Heading2"/>
            </w:pPr>
            <w:r w:rsidRPr="00E04691">
              <w:t>Implementation</w:t>
            </w:r>
          </w:p>
        </w:tc>
      </w:tr>
      <w:tr w:rsidR="008B56BE" w:rsidRPr="00E04691" w14:paraId="026DC132" w14:textId="77777777" w:rsidTr="00E94540">
        <w:trPr>
          <w:cantSplit/>
          <w:trHeight w:val="173"/>
        </w:trPr>
        <w:tc>
          <w:tcPr>
            <w:tcW w:w="3145" w:type="dxa"/>
            <w:tcBorders>
              <w:top w:val="single" w:sz="4" w:space="0" w:color="auto"/>
              <w:left w:val="single" w:sz="4" w:space="0" w:color="auto"/>
              <w:bottom w:val="single" w:sz="4" w:space="0" w:color="auto"/>
              <w:right w:val="single" w:sz="4" w:space="0" w:color="auto"/>
            </w:tcBorders>
          </w:tcPr>
          <w:p w14:paraId="1CE8A584" w14:textId="5751FBF0" w:rsidR="008B56BE" w:rsidRPr="00E04691" w:rsidRDefault="00B91D5A" w:rsidP="00964B4B">
            <w:pPr>
              <w:pStyle w:val="Heading2"/>
            </w:pPr>
            <w:r w:rsidRPr="00E04691">
              <w:t>R</w:t>
            </w:r>
            <w:r w:rsidR="00347738" w:rsidRPr="00E04691">
              <w:t>ecognize</w:t>
            </w:r>
            <w:r w:rsidRPr="00E04691">
              <w:t xml:space="preserve"> </w:t>
            </w:r>
            <w:r w:rsidR="008B56BE" w:rsidRPr="00E04691">
              <w:t>Cues</w:t>
            </w:r>
            <w:ins w:id="0" w:author="Houghton, Aimee (Nursing)" w:date="2021-01-13T08:22:00Z">
              <w:r w:rsidR="00D11E8F" w:rsidRPr="00E04691">
                <w:t xml:space="preserve"> </w:t>
              </w:r>
            </w:ins>
          </w:p>
          <w:p w14:paraId="2422719A" w14:textId="77777777" w:rsidR="00C333A7" w:rsidRPr="00E04691" w:rsidRDefault="00C333A7" w:rsidP="00B91D5A">
            <w:pPr>
              <w:rPr>
                <w:rFonts w:ascii="Times New Roman" w:hAnsi="Times New Roman" w:cs="Times New Roman"/>
                <w:color w:val="365F91" w:themeColor="accent1" w:themeShade="BF"/>
              </w:rPr>
            </w:pPr>
          </w:p>
          <w:p w14:paraId="586CE0B5" w14:textId="3CFF69CA" w:rsidR="008B56BE" w:rsidRPr="00E04691" w:rsidRDefault="008B56BE" w:rsidP="00B91D5A">
            <w:pPr>
              <w:rPr>
                <w:rFonts w:ascii="Times New Roman" w:hAnsi="Times New Roman" w:cs="Times New Roman"/>
              </w:rPr>
            </w:pPr>
            <w:r w:rsidRPr="00E04691">
              <w:rPr>
                <w:rFonts w:ascii="Times New Roman" w:hAnsi="Times New Roman" w:cs="Times New Roman"/>
                <w:color w:val="365F91" w:themeColor="accent1" w:themeShade="BF"/>
              </w:rPr>
              <w:t xml:space="preserve">Data </w:t>
            </w:r>
            <w:r w:rsidR="00B91D5A" w:rsidRPr="00E04691">
              <w:rPr>
                <w:rFonts w:ascii="Times New Roman" w:hAnsi="Times New Roman" w:cs="Times New Roman"/>
                <w:color w:val="365F91" w:themeColor="accent1" w:themeShade="BF"/>
              </w:rPr>
              <w:t xml:space="preserve">that you </w:t>
            </w:r>
            <w:r w:rsidRPr="00E04691">
              <w:rPr>
                <w:rFonts w:ascii="Times New Roman" w:hAnsi="Times New Roman" w:cs="Times New Roman"/>
                <w:color w:val="365F91" w:themeColor="accent1" w:themeShade="BF"/>
              </w:rPr>
              <w:t xml:space="preserve">gathered </w:t>
            </w:r>
            <w:r w:rsidR="00B91D5A" w:rsidRPr="00E04691">
              <w:rPr>
                <w:rFonts w:ascii="Times New Roman" w:hAnsi="Times New Roman" w:cs="Times New Roman"/>
                <w:color w:val="365F91" w:themeColor="accent1" w:themeShade="BF"/>
              </w:rPr>
              <w:t>from your assessment and chart review that will guide your ongoing care of this patient.</w:t>
            </w:r>
            <w:r w:rsidRPr="00E04691">
              <w:rPr>
                <w:rFonts w:ascii="Times New Roman" w:hAnsi="Times New Roman" w:cs="Times New Roman"/>
                <w:color w:val="365F91" w:themeColor="accent1" w:themeShade="BF"/>
              </w:rPr>
              <w:t xml:space="preserve"> </w:t>
            </w:r>
            <w:r w:rsidR="009F419C" w:rsidRPr="00E04691">
              <w:rPr>
                <w:rFonts w:ascii="Times New Roman" w:hAnsi="Times New Roman" w:cs="Times New Roman"/>
                <w:color w:val="365F91" w:themeColor="accent1" w:themeShade="BF"/>
              </w:rPr>
              <w:t xml:space="preserve">Subjective and objective information. </w:t>
            </w:r>
            <w:r w:rsidRPr="00E04691">
              <w:rPr>
                <w:rFonts w:ascii="Times New Roman" w:hAnsi="Times New Roman" w:cs="Times New Roman"/>
                <w:color w:val="365F91" w:themeColor="accent1" w:themeShade="BF"/>
              </w:rPr>
              <w:t>Examples:</w:t>
            </w:r>
            <w:r w:rsidR="00347738" w:rsidRPr="00E04691">
              <w:rPr>
                <w:rFonts w:ascii="Times New Roman" w:hAnsi="Times New Roman" w:cs="Times New Roman"/>
                <w:color w:val="365F91" w:themeColor="accent1" w:themeShade="BF"/>
              </w:rPr>
              <w:t xml:space="preserve"> Abnormal</w:t>
            </w:r>
            <w:r w:rsidRPr="00E04691">
              <w:rPr>
                <w:rFonts w:ascii="Times New Roman" w:hAnsi="Times New Roman" w:cs="Times New Roman"/>
                <w:color w:val="365F91" w:themeColor="accent1" w:themeShade="BF"/>
              </w:rPr>
              <w:t xml:space="preserve"> Labs, </w:t>
            </w:r>
            <w:r w:rsidR="00347738" w:rsidRPr="00E04691">
              <w:rPr>
                <w:rFonts w:ascii="Times New Roman" w:hAnsi="Times New Roman" w:cs="Times New Roman"/>
                <w:color w:val="365F91" w:themeColor="accent1" w:themeShade="BF"/>
              </w:rPr>
              <w:t xml:space="preserve">abnormal </w:t>
            </w:r>
            <w:r w:rsidRPr="00E04691">
              <w:rPr>
                <w:rFonts w:ascii="Times New Roman" w:hAnsi="Times New Roman" w:cs="Times New Roman"/>
                <w:color w:val="365F91" w:themeColor="accent1" w:themeShade="BF"/>
              </w:rPr>
              <w:t xml:space="preserve">diagnostic tests, </w:t>
            </w:r>
            <w:r w:rsidR="00347738" w:rsidRPr="00E04691">
              <w:rPr>
                <w:rFonts w:ascii="Times New Roman" w:hAnsi="Times New Roman" w:cs="Times New Roman"/>
                <w:color w:val="365F91" w:themeColor="accent1" w:themeShade="BF"/>
              </w:rPr>
              <w:t>and abnormal assessment findings</w:t>
            </w:r>
            <w:r w:rsidR="00D11E8F" w:rsidRPr="00E04691">
              <w:rPr>
                <w:rFonts w:ascii="Times New Roman" w:hAnsi="Times New Roman" w:cs="Times New Roman"/>
                <w:color w:val="365F91" w:themeColor="accent1" w:themeShade="BF"/>
              </w:rPr>
              <w:t xml:space="preserve">. </w:t>
            </w:r>
            <w:r w:rsidR="00D11E8F" w:rsidRPr="00E04691">
              <w:rPr>
                <w:rFonts w:ascii="Times New Roman" w:hAnsi="Times New Roman" w:cs="Times New Roman"/>
                <w:i/>
                <w:color w:val="365F91" w:themeColor="accent1" w:themeShade="BF"/>
              </w:rPr>
              <w:t>What is the proof you have selected the correct nursing dx?</w:t>
            </w:r>
            <w:r w:rsidRPr="00E04691">
              <w:rPr>
                <w:rFonts w:ascii="Times New Roman" w:hAnsi="Times New Roman" w:cs="Times New Roman"/>
                <w:color w:val="365F91" w:themeColor="accent1" w:themeShade="BF"/>
              </w:rPr>
              <w:t xml:space="preserve"> </w:t>
            </w:r>
          </w:p>
        </w:tc>
        <w:tc>
          <w:tcPr>
            <w:tcW w:w="2795" w:type="dxa"/>
            <w:tcBorders>
              <w:top w:val="single" w:sz="4" w:space="0" w:color="auto"/>
              <w:left w:val="single" w:sz="4" w:space="0" w:color="auto"/>
              <w:bottom w:val="single" w:sz="4" w:space="0" w:color="auto"/>
              <w:right w:val="single" w:sz="4" w:space="0" w:color="auto"/>
            </w:tcBorders>
          </w:tcPr>
          <w:p w14:paraId="63F56FB2" w14:textId="77777777" w:rsidR="008B56BE" w:rsidRPr="00E04691" w:rsidRDefault="00347738" w:rsidP="00C333A7">
            <w:pPr>
              <w:pStyle w:val="Heading2"/>
            </w:pPr>
            <w:r w:rsidRPr="00E04691">
              <w:t xml:space="preserve">Analyze Cues to </w:t>
            </w:r>
            <w:r w:rsidR="00B91D5A" w:rsidRPr="00E04691">
              <w:t>Prioritize Hypothesis</w:t>
            </w:r>
          </w:p>
          <w:p w14:paraId="59CAE7BD" w14:textId="77777777" w:rsidR="008B56BE" w:rsidRPr="00E04691" w:rsidRDefault="00B91D5A" w:rsidP="00964B4B">
            <w:pPr>
              <w:rPr>
                <w:rFonts w:ascii="Times New Roman" w:hAnsi="Times New Roman" w:cs="Times New Roman"/>
                <w:color w:val="365F91" w:themeColor="accent1" w:themeShade="BF"/>
              </w:rPr>
            </w:pPr>
            <w:r w:rsidRPr="00E04691">
              <w:rPr>
                <w:rFonts w:ascii="Times New Roman" w:hAnsi="Times New Roman" w:cs="Times New Roman"/>
                <w:color w:val="365F91" w:themeColor="accent1" w:themeShade="BF"/>
              </w:rPr>
              <w:t>F</w:t>
            </w:r>
            <w:r w:rsidR="008B56BE" w:rsidRPr="00E04691">
              <w:rPr>
                <w:rFonts w:ascii="Times New Roman" w:hAnsi="Times New Roman" w:cs="Times New Roman"/>
                <w:color w:val="365F91" w:themeColor="accent1" w:themeShade="BF"/>
              </w:rPr>
              <w:t>or each nursing diagnosis</w:t>
            </w:r>
            <w:r w:rsidRPr="00E04691">
              <w:rPr>
                <w:rFonts w:ascii="Times New Roman" w:hAnsi="Times New Roman" w:cs="Times New Roman"/>
                <w:color w:val="365F91" w:themeColor="accent1" w:themeShade="BF"/>
              </w:rPr>
              <w:t xml:space="preserve"> include</w:t>
            </w:r>
            <w:r w:rsidR="008B56BE" w:rsidRPr="00E04691">
              <w:rPr>
                <w:rFonts w:ascii="Times New Roman" w:hAnsi="Times New Roman" w:cs="Times New Roman"/>
                <w:color w:val="365F91" w:themeColor="accent1" w:themeShade="BF"/>
              </w:rPr>
              <w:t xml:space="preserve">: </w:t>
            </w:r>
            <w:r w:rsidR="008B56BE" w:rsidRPr="00E04691">
              <w:rPr>
                <w:rFonts w:ascii="Times New Roman" w:hAnsi="Times New Roman" w:cs="Times New Roman"/>
                <w:color w:val="365F91" w:themeColor="accent1" w:themeShade="BF"/>
              </w:rPr>
              <w:br/>
              <w:t>1) “Actual” vs “Risk for”</w:t>
            </w:r>
          </w:p>
          <w:p w14:paraId="582922F6" w14:textId="77777777" w:rsidR="008B56BE" w:rsidRPr="00E04691" w:rsidRDefault="008B56BE" w:rsidP="00964B4B">
            <w:pPr>
              <w:rPr>
                <w:rFonts w:ascii="Times New Roman" w:hAnsi="Times New Roman" w:cs="Times New Roman"/>
                <w:color w:val="365F91" w:themeColor="accent1" w:themeShade="BF"/>
              </w:rPr>
            </w:pPr>
            <w:r w:rsidRPr="00E04691">
              <w:rPr>
                <w:rFonts w:ascii="Times New Roman" w:hAnsi="Times New Roman" w:cs="Times New Roman"/>
                <w:color w:val="365F91" w:themeColor="accent1" w:themeShade="BF"/>
              </w:rPr>
              <w:t>2) Nursing diagnosis</w:t>
            </w:r>
            <w:r w:rsidRPr="00E04691">
              <w:rPr>
                <w:rFonts w:ascii="Times New Roman" w:hAnsi="Times New Roman" w:cs="Times New Roman"/>
                <w:color w:val="365F91" w:themeColor="accent1" w:themeShade="BF"/>
              </w:rPr>
              <w:br/>
              <w:t>3) r/t statement</w:t>
            </w:r>
          </w:p>
          <w:p w14:paraId="3D2F2763" w14:textId="336509F0" w:rsidR="00B91D5A" w:rsidRPr="00E04691" w:rsidRDefault="00B91D5A" w:rsidP="00D11E8F">
            <w:pPr>
              <w:rPr>
                <w:rFonts w:ascii="Times New Roman" w:hAnsi="Times New Roman" w:cs="Times New Roman"/>
              </w:rPr>
            </w:pPr>
          </w:p>
        </w:tc>
        <w:tc>
          <w:tcPr>
            <w:tcW w:w="3780" w:type="dxa"/>
            <w:tcBorders>
              <w:top w:val="single" w:sz="4" w:space="0" w:color="auto"/>
              <w:left w:val="single" w:sz="4" w:space="0" w:color="auto"/>
              <w:bottom w:val="single" w:sz="4" w:space="0" w:color="auto"/>
              <w:right w:val="single" w:sz="4" w:space="0" w:color="auto"/>
            </w:tcBorders>
            <w:vAlign w:val="center"/>
          </w:tcPr>
          <w:p w14:paraId="5506C9A5" w14:textId="77777777" w:rsidR="008B56BE" w:rsidRPr="00E04691" w:rsidRDefault="008B56BE" w:rsidP="00C333A7">
            <w:pPr>
              <w:pStyle w:val="Heading2"/>
              <w:jc w:val="left"/>
            </w:pPr>
            <w:r w:rsidRPr="00E04691">
              <w:t>Desired Patient Outcomes (Goals) and Post-shift Evaluation</w:t>
            </w:r>
          </w:p>
          <w:p w14:paraId="0072A021" w14:textId="77777777" w:rsidR="00C333A7" w:rsidRPr="00E04691" w:rsidRDefault="00C333A7" w:rsidP="00C333A7">
            <w:pPr>
              <w:rPr>
                <w:rFonts w:ascii="Times New Roman" w:hAnsi="Times New Roman" w:cs="Times New Roman"/>
              </w:rPr>
            </w:pPr>
          </w:p>
          <w:p w14:paraId="4875B5A7" w14:textId="77777777" w:rsidR="00C333A7" w:rsidRPr="00E04691" w:rsidRDefault="00C333A7" w:rsidP="00C333A7">
            <w:pPr>
              <w:rPr>
                <w:rFonts w:ascii="Times New Roman" w:hAnsi="Times New Roman" w:cs="Times New Roman"/>
              </w:rPr>
            </w:pPr>
          </w:p>
          <w:p w14:paraId="66C6B330" w14:textId="77777777" w:rsidR="00C333A7" w:rsidRPr="00E04691" w:rsidRDefault="00C333A7" w:rsidP="00C333A7">
            <w:pPr>
              <w:rPr>
                <w:rFonts w:ascii="Times New Roman" w:hAnsi="Times New Roman" w:cs="Times New Roman"/>
              </w:rPr>
            </w:pPr>
          </w:p>
          <w:p w14:paraId="6FD536D7" w14:textId="77777777" w:rsidR="00C333A7" w:rsidRPr="00E04691" w:rsidRDefault="00C333A7" w:rsidP="00C333A7">
            <w:pPr>
              <w:rPr>
                <w:rFonts w:ascii="Times New Roman" w:hAnsi="Times New Roman" w:cs="Times New Roman"/>
              </w:rPr>
            </w:pPr>
          </w:p>
          <w:p w14:paraId="61A5C05A" w14:textId="77777777" w:rsidR="00C333A7" w:rsidRPr="00E04691" w:rsidRDefault="00C333A7" w:rsidP="00C333A7">
            <w:pPr>
              <w:rPr>
                <w:rFonts w:ascii="Times New Roman" w:hAnsi="Times New Roman" w:cs="Times New Roman"/>
              </w:rPr>
            </w:pPr>
          </w:p>
          <w:p w14:paraId="2ED12C6A" w14:textId="77777777" w:rsidR="00C333A7" w:rsidRPr="00E04691" w:rsidRDefault="00C333A7" w:rsidP="00C333A7">
            <w:pPr>
              <w:rPr>
                <w:rFonts w:ascii="Times New Roman" w:hAnsi="Times New Roman" w:cs="Times New Roman"/>
              </w:rPr>
            </w:pPr>
          </w:p>
          <w:p w14:paraId="29A1B1AE" w14:textId="77777777" w:rsidR="00C333A7" w:rsidRPr="00E04691" w:rsidRDefault="00C333A7" w:rsidP="00C333A7">
            <w:pPr>
              <w:rPr>
                <w:rFonts w:ascii="Times New Roman" w:hAnsi="Times New Roman" w:cs="Times New Roman"/>
              </w:rPr>
            </w:pPr>
          </w:p>
          <w:p w14:paraId="3B2A2B84" w14:textId="77777777" w:rsidR="008B56BE" w:rsidRPr="00E04691" w:rsidRDefault="008B56BE" w:rsidP="00964B4B">
            <w:pPr>
              <w:rPr>
                <w:rFonts w:ascii="Times New Roman" w:hAnsi="Times New Roman" w:cs="Times New Roman"/>
              </w:rPr>
            </w:pPr>
          </w:p>
        </w:tc>
        <w:tc>
          <w:tcPr>
            <w:tcW w:w="3330" w:type="dxa"/>
            <w:tcBorders>
              <w:top w:val="single" w:sz="4" w:space="0" w:color="auto"/>
              <w:left w:val="single" w:sz="4" w:space="0" w:color="auto"/>
              <w:bottom w:val="single" w:sz="4" w:space="0" w:color="auto"/>
              <w:right w:val="single" w:sz="4" w:space="0" w:color="auto"/>
            </w:tcBorders>
            <w:vAlign w:val="center"/>
          </w:tcPr>
          <w:p w14:paraId="5BD42F7B" w14:textId="77777777" w:rsidR="00C333A7" w:rsidRPr="00E04691" w:rsidRDefault="00C333A7" w:rsidP="00964B4B">
            <w:pPr>
              <w:pStyle w:val="Heading2"/>
            </w:pPr>
            <w:proofErr w:type="gramStart"/>
            <w:r w:rsidRPr="00E04691">
              <w:t>Take Action</w:t>
            </w:r>
            <w:proofErr w:type="gramEnd"/>
          </w:p>
          <w:p w14:paraId="762E7B4A" w14:textId="77777777" w:rsidR="00C333A7" w:rsidRPr="00E04691" w:rsidRDefault="00C333A7" w:rsidP="00964B4B">
            <w:pPr>
              <w:pStyle w:val="Heading2"/>
              <w:rPr>
                <w:color w:val="4F81BD" w:themeColor="accent1"/>
              </w:rPr>
            </w:pPr>
          </w:p>
          <w:p w14:paraId="6565B8E0" w14:textId="3B3DF516" w:rsidR="00C333A7" w:rsidRPr="00E04691" w:rsidRDefault="00B91D5A" w:rsidP="00C333A7">
            <w:pPr>
              <w:pStyle w:val="Heading2"/>
              <w:jc w:val="left"/>
              <w:rPr>
                <w:b w:val="0"/>
                <w:color w:val="365F91" w:themeColor="accent1" w:themeShade="BF"/>
              </w:rPr>
            </w:pPr>
            <w:r w:rsidRPr="00E04691">
              <w:rPr>
                <w:b w:val="0"/>
                <w:color w:val="365F91" w:themeColor="accent1" w:themeShade="BF"/>
              </w:rPr>
              <w:t xml:space="preserve">List </w:t>
            </w:r>
            <w:r w:rsidR="008B56BE" w:rsidRPr="00E04691">
              <w:rPr>
                <w:b w:val="0"/>
                <w:color w:val="365F91" w:themeColor="accent1" w:themeShade="BF"/>
              </w:rPr>
              <w:t>2 N</w:t>
            </w:r>
            <w:r w:rsidR="00D11E8F" w:rsidRPr="00E04691">
              <w:rPr>
                <w:b w:val="0"/>
                <w:color w:val="365F91" w:themeColor="accent1" w:themeShade="BF"/>
              </w:rPr>
              <w:t>ursing A</w:t>
            </w:r>
            <w:r w:rsidR="008B56BE" w:rsidRPr="00E04691">
              <w:rPr>
                <w:b w:val="0"/>
                <w:color w:val="365F91" w:themeColor="accent1" w:themeShade="BF"/>
              </w:rPr>
              <w:t>ction</w:t>
            </w:r>
            <w:r w:rsidR="00D11E8F" w:rsidRPr="00E04691">
              <w:rPr>
                <w:b w:val="0"/>
                <w:color w:val="365F91" w:themeColor="accent1" w:themeShade="BF"/>
              </w:rPr>
              <w:t xml:space="preserve"> I</w:t>
            </w:r>
            <w:r w:rsidR="008B56BE" w:rsidRPr="00E04691">
              <w:rPr>
                <w:b w:val="0"/>
                <w:color w:val="365F91" w:themeColor="accent1" w:themeShade="BF"/>
              </w:rPr>
              <w:t>nterventions</w:t>
            </w:r>
            <w:r w:rsidR="008E5639" w:rsidRPr="00E04691">
              <w:rPr>
                <w:b w:val="0"/>
                <w:color w:val="365F91" w:themeColor="accent1" w:themeShade="BF"/>
              </w:rPr>
              <w:t xml:space="preserve"> for each goal.</w:t>
            </w:r>
          </w:p>
          <w:p w14:paraId="0A724B03" w14:textId="367B191A" w:rsidR="00B91D5A" w:rsidRPr="00E04691" w:rsidRDefault="00C333A7" w:rsidP="00C333A7">
            <w:pPr>
              <w:pStyle w:val="Heading2"/>
              <w:jc w:val="left"/>
              <w:rPr>
                <w:color w:val="365F91" w:themeColor="accent1" w:themeShade="BF"/>
              </w:rPr>
            </w:pPr>
            <w:r w:rsidRPr="00E04691">
              <w:rPr>
                <w:color w:val="365F91" w:themeColor="accent1" w:themeShade="BF"/>
              </w:rPr>
              <w:t>Do not</w:t>
            </w:r>
            <w:r w:rsidR="00B91D5A" w:rsidRPr="00E04691">
              <w:rPr>
                <w:color w:val="365F91" w:themeColor="accent1" w:themeShade="BF"/>
              </w:rPr>
              <w:t xml:space="preserve"> </w:t>
            </w:r>
            <w:r w:rsidRPr="00E04691">
              <w:rPr>
                <w:color w:val="365F91" w:themeColor="accent1" w:themeShade="BF"/>
              </w:rPr>
              <w:t xml:space="preserve">use </w:t>
            </w:r>
            <w:r w:rsidR="00D04173" w:rsidRPr="00E04691">
              <w:rPr>
                <w:color w:val="365F91" w:themeColor="accent1" w:themeShade="BF"/>
              </w:rPr>
              <w:t>“assess” or “monitor” related interventions.</w:t>
            </w:r>
          </w:p>
          <w:p w14:paraId="5DB45933" w14:textId="77777777" w:rsidR="008B56BE" w:rsidRPr="00E04691" w:rsidRDefault="008B56BE" w:rsidP="00C333A7">
            <w:pPr>
              <w:pStyle w:val="Heading2"/>
              <w:jc w:val="left"/>
              <w:rPr>
                <w:color w:val="4F81BD" w:themeColor="accent1"/>
              </w:rPr>
            </w:pPr>
          </w:p>
          <w:p w14:paraId="6ACEF2AF" w14:textId="77777777" w:rsidR="00C333A7" w:rsidRPr="00E04691" w:rsidRDefault="00C333A7" w:rsidP="00C333A7">
            <w:pPr>
              <w:rPr>
                <w:rFonts w:ascii="Times New Roman" w:hAnsi="Times New Roman" w:cs="Times New Roman"/>
              </w:rPr>
            </w:pPr>
          </w:p>
          <w:p w14:paraId="204118C4" w14:textId="77777777" w:rsidR="00C333A7" w:rsidRPr="00E04691" w:rsidRDefault="00C333A7" w:rsidP="00C333A7">
            <w:pPr>
              <w:rPr>
                <w:rFonts w:ascii="Times New Roman" w:hAnsi="Times New Roman" w:cs="Times New Roman"/>
              </w:rPr>
            </w:pPr>
          </w:p>
          <w:p w14:paraId="7C5FCDF9" w14:textId="77777777" w:rsidR="008B56BE" w:rsidRPr="00E04691" w:rsidRDefault="008B56BE" w:rsidP="00964B4B">
            <w:pPr>
              <w:pStyle w:val="Heading2"/>
            </w:pPr>
          </w:p>
        </w:tc>
      </w:tr>
      <w:tr w:rsidR="008B56BE" w:rsidRPr="00E04691" w14:paraId="32FAA4CE" w14:textId="77777777" w:rsidTr="00E94540">
        <w:trPr>
          <w:trHeight w:val="236"/>
        </w:trPr>
        <w:tc>
          <w:tcPr>
            <w:tcW w:w="3145" w:type="dxa"/>
            <w:tcBorders>
              <w:top w:val="single" w:sz="4" w:space="0" w:color="auto"/>
              <w:left w:val="single" w:sz="4" w:space="0" w:color="auto"/>
              <w:bottom w:val="single" w:sz="4" w:space="0" w:color="auto"/>
              <w:right w:val="single" w:sz="4" w:space="0" w:color="auto"/>
            </w:tcBorders>
          </w:tcPr>
          <w:p w14:paraId="6B10E05A" w14:textId="017BC3E0" w:rsidR="00EC7162" w:rsidRDefault="00EC7162" w:rsidP="00EC7162">
            <w:pPr>
              <w:pStyle w:val="ListParagraph"/>
              <w:numPr>
                <w:ilvl w:val="0"/>
                <w:numId w:val="2"/>
              </w:numPr>
            </w:pPr>
            <w:r>
              <w:t>Falling with nausea and vomiting</w:t>
            </w:r>
          </w:p>
          <w:p w14:paraId="0118098D" w14:textId="77777777" w:rsidR="00EC7162" w:rsidRDefault="00EC7162" w:rsidP="00EC7162">
            <w:pPr>
              <w:pStyle w:val="ListParagraph"/>
              <w:numPr>
                <w:ilvl w:val="0"/>
                <w:numId w:val="2"/>
              </w:numPr>
            </w:pPr>
            <w:r>
              <w:t>Asystole in transport</w:t>
            </w:r>
          </w:p>
          <w:p w14:paraId="70AA1291" w14:textId="77777777" w:rsidR="00EC7162" w:rsidRDefault="00EA5A2F" w:rsidP="00EC7162">
            <w:pPr>
              <w:pStyle w:val="ListParagraph"/>
              <w:numPr>
                <w:ilvl w:val="0"/>
                <w:numId w:val="2"/>
              </w:numPr>
            </w:pPr>
            <w:r>
              <w:t>Diagnosed heart block</w:t>
            </w:r>
          </w:p>
          <w:p w14:paraId="29E61DAC" w14:textId="77777777" w:rsidR="001E055C" w:rsidRDefault="00625891" w:rsidP="00EC7162">
            <w:pPr>
              <w:pStyle w:val="ListParagraph"/>
              <w:numPr>
                <w:ilvl w:val="0"/>
                <w:numId w:val="2"/>
              </w:numPr>
            </w:pPr>
            <w:r>
              <w:t>CAD</w:t>
            </w:r>
          </w:p>
          <w:p w14:paraId="055E5A7A" w14:textId="77777777" w:rsidR="00625891" w:rsidRDefault="007D28FA" w:rsidP="00EC7162">
            <w:pPr>
              <w:pStyle w:val="ListParagraph"/>
              <w:numPr>
                <w:ilvl w:val="0"/>
                <w:numId w:val="2"/>
              </w:numPr>
            </w:pPr>
            <w:r>
              <w:t>HTN</w:t>
            </w:r>
          </w:p>
          <w:p w14:paraId="479958D4" w14:textId="05B481D6" w:rsidR="007D28FA" w:rsidRPr="00EC7162" w:rsidRDefault="00BB77A7" w:rsidP="00EC7162">
            <w:pPr>
              <w:pStyle w:val="ListParagraph"/>
              <w:numPr>
                <w:ilvl w:val="0"/>
                <w:numId w:val="2"/>
              </w:numPr>
            </w:pPr>
            <w:r>
              <w:t>Multiple heart surgeries</w:t>
            </w:r>
          </w:p>
        </w:tc>
        <w:tc>
          <w:tcPr>
            <w:tcW w:w="2795" w:type="dxa"/>
            <w:tcBorders>
              <w:top w:val="single" w:sz="4" w:space="0" w:color="auto"/>
              <w:left w:val="single" w:sz="4" w:space="0" w:color="auto"/>
              <w:bottom w:val="single" w:sz="4" w:space="0" w:color="auto"/>
              <w:right w:val="single" w:sz="4" w:space="0" w:color="auto"/>
            </w:tcBorders>
          </w:tcPr>
          <w:p w14:paraId="60F1A9AA" w14:textId="38222D49" w:rsidR="008B56BE" w:rsidRPr="00E04691" w:rsidRDefault="008B56BE" w:rsidP="00964B4B">
            <w:pPr>
              <w:pStyle w:val="Heading2"/>
              <w:keepNext w:val="0"/>
              <w:widowControl w:val="0"/>
              <w:jc w:val="left"/>
            </w:pPr>
            <w:r w:rsidRPr="00E04691">
              <w:t xml:space="preserve">1. </w:t>
            </w:r>
            <w:r w:rsidR="0039313F">
              <w:t>Actual decreased cardiac output r/t</w:t>
            </w:r>
            <w:r w:rsidR="00ED2D6C">
              <w:t xml:space="preserve"> altered electrical conduction</w:t>
            </w:r>
            <w:r w:rsidR="007F6118">
              <w:t xml:space="preserve"> and blood pressure</w:t>
            </w:r>
            <w:r w:rsidR="00ED2D6C">
              <w:t>.</w:t>
            </w:r>
          </w:p>
        </w:tc>
        <w:tc>
          <w:tcPr>
            <w:tcW w:w="3780" w:type="dxa"/>
            <w:tcBorders>
              <w:top w:val="single" w:sz="4" w:space="0" w:color="auto"/>
              <w:left w:val="single" w:sz="4" w:space="0" w:color="auto"/>
              <w:bottom w:val="single" w:sz="4" w:space="0" w:color="auto"/>
              <w:right w:val="single" w:sz="4" w:space="0" w:color="auto"/>
            </w:tcBorders>
          </w:tcPr>
          <w:p w14:paraId="3206B7C6" w14:textId="77777777" w:rsidR="008B56BE" w:rsidRPr="00E04691" w:rsidRDefault="008B56BE" w:rsidP="00964B4B">
            <w:pPr>
              <w:pStyle w:val="Heading2"/>
              <w:keepNext w:val="0"/>
              <w:widowControl w:val="0"/>
              <w:jc w:val="left"/>
              <w:rPr>
                <w:b w:val="0"/>
              </w:rPr>
            </w:pPr>
            <w:r w:rsidRPr="00E04691">
              <w:t>Goal #1</w:t>
            </w:r>
            <w:r w:rsidRPr="00E04691">
              <w:rPr>
                <w:b w:val="0"/>
              </w:rPr>
              <w:t>:</w:t>
            </w:r>
          </w:p>
          <w:p w14:paraId="0D84E535" w14:textId="73219DB5" w:rsidR="00B91D5A" w:rsidRPr="00E04691" w:rsidRDefault="008B56BE" w:rsidP="00964B4B">
            <w:pPr>
              <w:widowControl w:val="0"/>
              <w:rPr>
                <w:rFonts w:ascii="Times New Roman" w:hAnsi="Times New Roman" w:cs="Times New Roman"/>
              </w:rPr>
            </w:pPr>
            <w:r w:rsidRPr="00E04691">
              <w:rPr>
                <w:rFonts w:ascii="Times New Roman" w:hAnsi="Times New Roman" w:cs="Times New Roman"/>
              </w:rPr>
              <w:t xml:space="preserve">The patient will: </w:t>
            </w:r>
            <w:r w:rsidR="007F6118" w:rsidRPr="007F6118">
              <w:rPr>
                <w:rFonts w:ascii="Times New Roman" w:hAnsi="Times New Roman" w:cs="Times New Roman"/>
              </w:rPr>
              <w:t>Demonstrate adequate cardiac output as evidenced by blood pressure, pulse rate, and rhythm within normal parameters for client; strong peripheral pulses; maintained level of mentation; lack of chest discomfort, dyspnea, or edema; maintain adequate urinary output; maintain an ability to tolerate activity without symptoms of dyspnea, syncope, or chest pain</w:t>
            </w:r>
          </w:p>
          <w:p w14:paraId="3E59EC5C" w14:textId="77777777" w:rsidR="00B91D5A" w:rsidRPr="00E04691" w:rsidRDefault="00B91D5A" w:rsidP="00964B4B">
            <w:pPr>
              <w:widowControl w:val="0"/>
              <w:rPr>
                <w:rFonts w:ascii="Times New Roman" w:hAnsi="Times New Roman" w:cs="Times New Roman"/>
              </w:rPr>
            </w:pPr>
          </w:p>
          <w:p w14:paraId="1ACD518D" w14:textId="43DA9123" w:rsidR="008B56BE" w:rsidRPr="00E04691" w:rsidRDefault="008B56BE" w:rsidP="00964B4B">
            <w:pPr>
              <w:widowControl w:val="0"/>
              <w:rPr>
                <w:rFonts w:ascii="Times New Roman" w:hAnsi="Times New Roman" w:cs="Times New Roman"/>
              </w:rPr>
            </w:pPr>
            <w:r w:rsidRPr="00E04691">
              <w:rPr>
                <w:rFonts w:ascii="Times New Roman" w:hAnsi="Times New Roman" w:cs="Times New Roman"/>
              </w:rPr>
              <w:t>within _</w:t>
            </w:r>
            <w:r w:rsidR="007F6118">
              <w:rPr>
                <w:rFonts w:ascii="Times New Roman" w:hAnsi="Times New Roman" w:cs="Times New Roman"/>
              </w:rPr>
              <w:t>48</w:t>
            </w:r>
            <w:r w:rsidRPr="00E04691">
              <w:rPr>
                <w:rFonts w:ascii="Times New Roman" w:hAnsi="Times New Roman" w:cs="Times New Roman"/>
              </w:rPr>
              <w:t>_ hours.</w:t>
            </w:r>
          </w:p>
          <w:p w14:paraId="51BE56AD" w14:textId="77777777" w:rsidR="008B56BE" w:rsidRPr="00E04691" w:rsidRDefault="008B56BE" w:rsidP="00964B4B">
            <w:pPr>
              <w:widowControl w:val="0"/>
              <w:rPr>
                <w:rFonts w:ascii="Times New Roman" w:hAnsi="Times New Roman" w:cs="Times New Roman"/>
                <w:b/>
                <w:color w:val="365F91" w:themeColor="accent1" w:themeShade="BF"/>
              </w:rPr>
            </w:pPr>
            <w:proofErr w:type="gramStart"/>
            <w:r w:rsidRPr="00E04691">
              <w:rPr>
                <w:rFonts w:ascii="Times New Roman" w:hAnsi="Times New Roman" w:cs="Times New Roman"/>
                <w:b/>
                <w:color w:val="365F91" w:themeColor="accent1" w:themeShade="BF"/>
              </w:rPr>
              <w:t>_______________</w:t>
            </w:r>
            <w:r w:rsidRPr="00E04691">
              <w:rPr>
                <w:rFonts w:ascii="Times New Roman" w:hAnsi="Times New Roman" w:cs="Times New Roman"/>
                <w:b/>
                <w:color w:val="365F91" w:themeColor="accent1" w:themeShade="BF"/>
              </w:rPr>
              <w:softHyphen/>
            </w:r>
            <w:r w:rsidRPr="00E04691">
              <w:rPr>
                <w:rFonts w:ascii="Times New Roman" w:hAnsi="Times New Roman" w:cs="Times New Roman"/>
                <w:b/>
                <w:color w:val="365F91" w:themeColor="accent1" w:themeShade="BF"/>
              </w:rPr>
              <w:softHyphen/>
            </w:r>
            <w:proofErr w:type="gramEnd"/>
            <w:r w:rsidRPr="00E04691">
              <w:rPr>
                <w:rFonts w:ascii="Times New Roman" w:hAnsi="Times New Roman" w:cs="Times New Roman"/>
                <w:b/>
                <w:color w:val="365F91" w:themeColor="accent1" w:themeShade="BF"/>
              </w:rPr>
              <w:t>________</w:t>
            </w:r>
          </w:p>
          <w:p w14:paraId="0E101D7E" w14:textId="77777777" w:rsidR="008B56BE" w:rsidRPr="00E04691" w:rsidRDefault="008B56BE" w:rsidP="00964B4B">
            <w:pPr>
              <w:widowControl w:val="0"/>
              <w:rPr>
                <w:rFonts w:ascii="Times New Roman" w:hAnsi="Times New Roman" w:cs="Times New Roman"/>
                <w:b/>
                <w:color w:val="365F91" w:themeColor="accent1" w:themeShade="BF"/>
              </w:rPr>
            </w:pPr>
            <w:r w:rsidRPr="00E04691">
              <w:rPr>
                <w:rFonts w:ascii="Times New Roman" w:hAnsi="Times New Roman" w:cs="Times New Roman"/>
                <w:b/>
                <w:color w:val="E36C0A" w:themeColor="accent6" w:themeShade="BF"/>
              </w:rPr>
              <w:br/>
              <w:t>Post-shift evaluation</w:t>
            </w:r>
            <w:r w:rsidRPr="00E04691">
              <w:rPr>
                <w:rFonts w:ascii="Times New Roman" w:hAnsi="Times New Roman" w:cs="Times New Roman"/>
                <w:b/>
                <w:color w:val="365F91" w:themeColor="accent1" w:themeShade="BF"/>
              </w:rPr>
              <w:t>:</w:t>
            </w:r>
          </w:p>
          <w:p w14:paraId="1B481ACE" w14:textId="32FEC3C2" w:rsidR="008B56BE" w:rsidRPr="00E04691" w:rsidRDefault="008B56BE" w:rsidP="00964B4B">
            <w:pPr>
              <w:pStyle w:val="Heading2"/>
              <w:keepNext w:val="0"/>
              <w:widowControl w:val="0"/>
              <w:jc w:val="left"/>
              <w:rPr>
                <w:b w:val="0"/>
                <w:color w:val="000000" w:themeColor="text1"/>
              </w:rPr>
            </w:pPr>
            <w:r w:rsidRPr="00E04691">
              <w:rPr>
                <w:color w:val="000000" w:themeColor="text1"/>
              </w:rPr>
              <w:t xml:space="preserve">Goal evaluation: </w:t>
            </w:r>
            <w:r w:rsidRPr="00E04691">
              <w:rPr>
                <w:color w:val="000000" w:themeColor="text1"/>
              </w:rPr>
              <w:br/>
            </w:r>
            <w:r w:rsidRPr="00E04691">
              <w:rPr>
                <w:b w:val="0"/>
                <w:color w:val="000000" w:themeColor="text1"/>
                <w:u w:val="single"/>
              </w:rPr>
              <w:t>__</w:t>
            </w:r>
            <w:r w:rsidRPr="00E04691">
              <w:rPr>
                <w:b w:val="0"/>
                <w:color w:val="000000" w:themeColor="text1"/>
              </w:rPr>
              <w:t xml:space="preserve"> met</w:t>
            </w:r>
            <w:r w:rsidRPr="00E04691">
              <w:rPr>
                <w:b w:val="0"/>
                <w:color w:val="000000" w:themeColor="text1"/>
              </w:rPr>
              <w:br/>
            </w:r>
            <w:r w:rsidRPr="00E04691">
              <w:rPr>
                <w:b w:val="0"/>
                <w:color w:val="000000" w:themeColor="text1"/>
                <w:u w:val="single"/>
              </w:rPr>
              <w:t>_</w:t>
            </w:r>
            <w:r w:rsidR="007F6118">
              <w:rPr>
                <w:b w:val="0"/>
                <w:color w:val="000000" w:themeColor="text1"/>
                <w:u w:val="single"/>
              </w:rPr>
              <w:t>X</w:t>
            </w:r>
            <w:r w:rsidRPr="00E04691">
              <w:rPr>
                <w:b w:val="0"/>
                <w:color w:val="000000" w:themeColor="text1"/>
                <w:u w:val="single"/>
              </w:rPr>
              <w:t>_</w:t>
            </w:r>
            <w:r w:rsidRPr="00E04691">
              <w:rPr>
                <w:b w:val="0"/>
                <w:color w:val="000000" w:themeColor="text1"/>
              </w:rPr>
              <w:t xml:space="preserve"> progressing</w:t>
            </w:r>
            <w:r w:rsidRPr="00E04691">
              <w:rPr>
                <w:b w:val="0"/>
                <w:color w:val="000000" w:themeColor="text1"/>
              </w:rPr>
              <w:br/>
            </w:r>
            <w:r w:rsidRPr="00E04691">
              <w:rPr>
                <w:b w:val="0"/>
                <w:color w:val="000000" w:themeColor="text1"/>
                <w:u w:val="single"/>
              </w:rPr>
              <w:lastRenderedPageBreak/>
              <w:t>__</w:t>
            </w:r>
            <w:r w:rsidRPr="00E04691">
              <w:rPr>
                <w:b w:val="0"/>
                <w:color w:val="000000" w:themeColor="text1"/>
              </w:rPr>
              <w:t xml:space="preserve"> not met (no progress)</w:t>
            </w:r>
          </w:p>
          <w:p w14:paraId="219F3610" w14:textId="77777777" w:rsidR="00D11E8F" w:rsidRPr="00E04691" w:rsidRDefault="008B56BE" w:rsidP="00964B4B">
            <w:pPr>
              <w:pStyle w:val="Heading2"/>
              <w:keepNext w:val="0"/>
              <w:widowControl w:val="0"/>
              <w:jc w:val="left"/>
              <w:rPr>
                <w:b w:val="0"/>
                <w:color w:val="000000" w:themeColor="text1"/>
              </w:rPr>
            </w:pPr>
            <w:r w:rsidRPr="00E04691">
              <w:rPr>
                <w:color w:val="000000" w:themeColor="text1"/>
              </w:rPr>
              <w:t xml:space="preserve">__ </w:t>
            </w:r>
            <w:r w:rsidRPr="00E04691">
              <w:rPr>
                <w:b w:val="0"/>
                <w:color w:val="000000" w:themeColor="text1"/>
              </w:rPr>
              <w:t>discharged</w:t>
            </w:r>
          </w:p>
          <w:p w14:paraId="383914DF" w14:textId="6CA36DF3" w:rsidR="008B56BE" w:rsidRPr="00E04691" w:rsidRDefault="00B91D5A" w:rsidP="00964B4B">
            <w:pPr>
              <w:pStyle w:val="Heading2"/>
              <w:keepNext w:val="0"/>
              <w:widowControl w:val="0"/>
              <w:jc w:val="left"/>
              <w:rPr>
                <w:b w:val="0"/>
                <w:color w:val="000000" w:themeColor="text1"/>
              </w:rPr>
            </w:pPr>
            <w:r w:rsidRPr="00E04691">
              <w:rPr>
                <w:color w:val="000000" w:themeColor="text1"/>
              </w:rPr>
              <w:br/>
            </w:r>
            <w:r w:rsidR="00D11E8F" w:rsidRPr="00E04691">
              <w:rPr>
                <w:b w:val="0"/>
                <w:color w:val="000000" w:themeColor="text1"/>
              </w:rPr>
              <w:t xml:space="preserve">Supporting assessment data: </w:t>
            </w:r>
          </w:p>
          <w:p w14:paraId="00E28628" w14:textId="791E5094" w:rsidR="008B56BE" w:rsidRPr="00E04691" w:rsidRDefault="007F6118" w:rsidP="00964B4B">
            <w:pPr>
              <w:widowControl w:val="0"/>
              <w:rPr>
                <w:rFonts w:ascii="Times New Roman" w:hAnsi="Times New Roman" w:cs="Times New Roman"/>
              </w:rPr>
            </w:pPr>
            <w:r>
              <w:rPr>
                <w:rFonts w:ascii="Times New Roman" w:hAnsi="Times New Roman" w:cs="Times New Roman"/>
              </w:rPr>
              <w:t xml:space="preserve">The patient continues to be treated at the hospital </w:t>
            </w:r>
            <w:r w:rsidR="004A3D32">
              <w:rPr>
                <w:rFonts w:ascii="Times New Roman" w:hAnsi="Times New Roman" w:cs="Times New Roman"/>
              </w:rPr>
              <w:t xml:space="preserve">with brief periods of asystole and HTN. </w:t>
            </w:r>
          </w:p>
          <w:p w14:paraId="0D416987" w14:textId="77777777" w:rsidR="008B56BE" w:rsidRPr="00E04691" w:rsidRDefault="008B56BE" w:rsidP="00964B4B">
            <w:pPr>
              <w:widowControl w:val="0"/>
              <w:rPr>
                <w:rFonts w:ascii="Times New Roman" w:hAnsi="Times New Roman" w:cs="Times New Roman"/>
              </w:rPr>
            </w:pPr>
          </w:p>
          <w:p w14:paraId="217A0DFA" w14:textId="77777777" w:rsidR="008B56BE" w:rsidRPr="00E04691" w:rsidRDefault="008B56BE" w:rsidP="00964B4B">
            <w:pPr>
              <w:widowControl w:val="0"/>
              <w:rPr>
                <w:rFonts w:ascii="Times New Roman" w:hAnsi="Times New Roman" w:cs="Times New Roman"/>
              </w:rPr>
            </w:pPr>
          </w:p>
          <w:p w14:paraId="4E20B424" w14:textId="77777777" w:rsidR="008B56BE" w:rsidRPr="00E04691" w:rsidRDefault="008B56BE" w:rsidP="00964B4B">
            <w:pPr>
              <w:widowControl w:val="0"/>
              <w:rPr>
                <w:rFonts w:ascii="Times New Roman" w:hAnsi="Times New Roman" w:cs="Times New Roman"/>
              </w:rPr>
            </w:pPr>
          </w:p>
          <w:p w14:paraId="57ABBB0B" w14:textId="77777777" w:rsidR="008B56BE" w:rsidRPr="00E04691" w:rsidRDefault="008B56BE" w:rsidP="00964B4B">
            <w:pPr>
              <w:widowControl w:val="0"/>
              <w:rPr>
                <w:rFonts w:ascii="Times New Roman" w:hAnsi="Times New Roman" w:cs="Times New Roman"/>
              </w:rPr>
            </w:pPr>
          </w:p>
          <w:p w14:paraId="72337966" w14:textId="77777777" w:rsidR="008B56BE" w:rsidRPr="00E04691" w:rsidRDefault="008B56BE" w:rsidP="00964B4B">
            <w:pPr>
              <w:widowControl w:val="0"/>
              <w:rPr>
                <w:rFonts w:ascii="Times New Roman" w:hAnsi="Times New Roman" w:cs="Times New Roman"/>
              </w:rPr>
            </w:pPr>
          </w:p>
        </w:tc>
        <w:tc>
          <w:tcPr>
            <w:tcW w:w="3330" w:type="dxa"/>
            <w:tcBorders>
              <w:top w:val="single" w:sz="4" w:space="0" w:color="auto"/>
              <w:left w:val="single" w:sz="4" w:space="0" w:color="auto"/>
              <w:bottom w:val="single" w:sz="4" w:space="0" w:color="auto"/>
              <w:right w:val="single" w:sz="4" w:space="0" w:color="auto"/>
            </w:tcBorders>
          </w:tcPr>
          <w:p w14:paraId="3BC5272E" w14:textId="04B66228" w:rsidR="008B56BE" w:rsidRPr="00E04691" w:rsidRDefault="008B56BE" w:rsidP="00964B4B">
            <w:pPr>
              <w:widowControl w:val="0"/>
              <w:rPr>
                <w:rFonts w:ascii="Times New Roman" w:hAnsi="Times New Roman" w:cs="Times New Roman"/>
              </w:rPr>
            </w:pPr>
            <w:r w:rsidRPr="00E04691">
              <w:rPr>
                <w:rFonts w:ascii="Times New Roman" w:hAnsi="Times New Roman" w:cs="Times New Roman"/>
                <w:b/>
              </w:rPr>
              <w:lastRenderedPageBreak/>
              <w:t>1a</w:t>
            </w:r>
            <w:r w:rsidRPr="00E04691">
              <w:rPr>
                <w:rFonts w:ascii="Times New Roman" w:hAnsi="Times New Roman" w:cs="Times New Roman"/>
              </w:rPr>
              <w:t>. The nurse will:</w:t>
            </w:r>
            <w:r w:rsidR="00383B58">
              <w:rPr>
                <w:rFonts w:ascii="Times New Roman" w:hAnsi="Times New Roman" w:cs="Times New Roman"/>
              </w:rPr>
              <w:t xml:space="preserve"> </w:t>
            </w:r>
            <w:r w:rsidR="00383B58" w:rsidRPr="00383B58">
              <w:rPr>
                <w:rFonts w:ascii="Times New Roman" w:hAnsi="Times New Roman" w:cs="Times New Roman"/>
              </w:rPr>
              <w:t xml:space="preserve">Place client in semi-Fowler’s or high Fowler’s position with legs down or in a position of comfort. Elevating the head of the bed and legs in the down position </w:t>
            </w:r>
            <w:r w:rsidR="001A6EE5">
              <w:rPr>
                <w:rFonts w:ascii="Times New Roman" w:hAnsi="Times New Roman" w:cs="Times New Roman"/>
              </w:rPr>
              <w:t xml:space="preserve">to </w:t>
            </w:r>
            <w:r w:rsidR="00383B58" w:rsidRPr="00383B58">
              <w:rPr>
                <w:rFonts w:ascii="Times New Roman" w:hAnsi="Times New Roman" w:cs="Times New Roman"/>
              </w:rPr>
              <w:t>decrease venous return and preload.</w:t>
            </w:r>
          </w:p>
          <w:p w14:paraId="157CE38F" w14:textId="77777777" w:rsidR="008B56BE" w:rsidRPr="00E04691" w:rsidRDefault="008B56BE" w:rsidP="00964B4B">
            <w:pPr>
              <w:widowControl w:val="0"/>
              <w:rPr>
                <w:rFonts w:ascii="Times New Roman" w:hAnsi="Times New Roman" w:cs="Times New Roman"/>
                <w:color w:val="FF0000"/>
              </w:rPr>
            </w:pPr>
          </w:p>
          <w:p w14:paraId="7332A23D" w14:textId="77777777" w:rsidR="008B56BE" w:rsidRPr="00E04691" w:rsidRDefault="008B56BE" w:rsidP="00964B4B">
            <w:pPr>
              <w:widowControl w:val="0"/>
              <w:rPr>
                <w:rFonts w:ascii="Times New Roman" w:hAnsi="Times New Roman" w:cs="Times New Roman"/>
                <w:color w:val="FF0000"/>
              </w:rPr>
            </w:pPr>
          </w:p>
          <w:p w14:paraId="7886EE53" w14:textId="77777777" w:rsidR="008B56BE" w:rsidRPr="00E04691" w:rsidRDefault="008B56BE" w:rsidP="00964B4B">
            <w:pPr>
              <w:widowControl w:val="0"/>
              <w:rPr>
                <w:rFonts w:ascii="Times New Roman" w:hAnsi="Times New Roman" w:cs="Times New Roman"/>
                <w:color w:val="FF0000"/>
              </w:rPr>
            </w:pPr>
          </w:p>
          <w:p w14:paraId="6B71E335" w14:textId="66A2F700" w:rsidR="008B56BE" w:rsidRPr="00E04691" w:rsidRDefault="008B56BE" w:rsidP="00964B4B">
            <w:pPr>
              <w:widowControl w:val="0"/>
              <w:rPr>
                <w:rFonts w:ascii="Times New Roman" w:hAnsi="Times New Roman" w:cs="Times New Roman"/>
              </w:rPr>
            </w:pPr>
            <w:r w:rsidRPr="00E04691">
              <w:rPr>
                <w:rFonts w:ascii="Times New Roman" w:hAnsi="Times New Roman" w:cs="Times New Roman"/>
              </w:rPr>
              <w:t>Timeframe:</w:t>
            </w:r>
            <w:r w:rsidR="001A6EE5">
              <w:rPr>
                <w:rFonts w:ascii="Times New Roman" w:hAnsi="Times New Roman" w:cs="Times New Roman"/>
              </w:rPr>
              <w:t xml:space="preserve"> As needed</w:t>
            </w:r>
          </w:p>
          <w:p w14:paraId="0B26483E" w14:textId="0908284C" w:rsidR="008B56BE" w:rsidRPr="00E04691" w:rsidRDefault="008B56BE" w:rsidP="00964B4B">
            <w:pPr>
              <w:widowControl w:val="0"/>
              <w:rPr>
                <w:rFonts w:ascii="Times New Roman" w:hAnsi="Times New Roman" w:cs="Times New Roman"/>
              </w:rPr>
            </w:pPr>
            <w:r w:rsidRPr="00E04691">
              <w:rPr>
                <w:rFonts w:ascii="Times New Roman" w:hAnsi="Times New Roman" w:cs="Times New Roman"/>
                <w:i/>
              </w:rPr>
              <w:t>Rationale</w:t>
            </w:r>
            <w:r w:rsidRPr="00E04691">
              <w:rPr>
                <w:rFonts w:ascii="Times New Roman" w:hAnsi="Times New Roman" w:cs="Times New Roman"/>
              </w:rPr>
              <w:t>:</w:t>
            </w:r>
            <w:r w:rsidR="007F200C">
              <w:rPr>
                <w:rFonts w:ascii="Times New Roman" w:hAnsi="Times New Roman" w:cs="Times New Roman"/>
              </w:rPr>
              <w:t xml:space="preserve"> Elevating the </w:t>
            </w:r>
            <w:proofErr w:type="gramStart"/>
            <w:r w:rsidR="007F200C">
              <w:rPr>
                <w:rFonts w:ascii="Times New Roman" w:hAnsi="Times New Roman" w:cs="Times New Roman"/>
              </w:rPr>
              <w:t>head of bed</w:t>
            </w:r>
            <w:proofErr w:type="gramEnd"/>
            <w:r w:rsidR="007F200C">
              <w:rPr>
                <w:rFonts w:ascii="Times New Roman" w:hAnsi="Times New Roman" w:cs="Times New Roman"/>
              </w:rPr>
              <w:t xml:space="preserve"> with legs dependent improves ventilation and decreases venous return, thereby reducing preload and cardiac workload.</w:t>
            </w:r>
          </w:p>
          <w:p w14:paraId="56AE19DC" w14:textId="77777777" w:rsidR="008B56BE" w:rsidRPr="00E04691" w:rsidRDefault="008B56BE" w:rsidP="00964B4B">
            <w:pPr>
              <w:widowControl w:val="0"/>
              <w:rPr>
                <w:rFonts w:ascii="Times New Roman" w:hAnsi="Times New Roman" w:cs="Times New Roman"/>
              </w:rPr>
            </w:pPr>
          </w:p>
          <w:p w14:paraId="7022F49F" w14:textId="77777777" w:rsidR="008B56BE" w:rsidRPr="00E04691" w:rsidRDefault="008B56BE" w:rsidP="00964B4B">
            <w:pPr>
              <w:widowControl w:val="0"/>
              <w:rPr>
                <w:rFonts w:ascii="Times New Roman" w:hAnsi="Times New Roman" w:cs="Times New Roman"/>
              </w:rPr>
            </w:pPr>
          </w:p>
          <w:p w14:paraId="080F6097" w14:textId="77777777" w:rsidR="008B56BE" w:rsidRPr="00E04691" w:rsidRDefault="008B56BE" w:rsidP="00964B4B">
            <w:pPr>
              <w:widowControl w:val="0"/>
              <w:rPr>
                <w:rFonts w:ascii="Times New Roman" w:hAnsi="Times New Roman" w:cs="Times New Roman"/>
              </w:rPr>
            </w:pPr>
          </w:p>
          <w:p w14:paraId="50F938D4" w14:textId="1B31BEA0" w:rsidR="008B56BE" w:rsidRPr="00E04691" w:rsidRDefault="008B56BE" w:rsidP="00964B4B">
            <w:pPr>
              <w:widowControl w:val="0"/>
              <w:rPr>
                <w:rFonts w:ascii="Times New Roman" w:hAnsi="Times New Roman" w:cs="Times New Roman"/>
              </w:rPr>
            </w:pPr>
            <w:r w:rsidRPr="00E04691">
              <w:rPr>
                <w:rFonts w:ascii="Times New Roman" w:hAnsi="Times New Roman" w:cs="Times New Roman"/>
                <w:b/>
              </w:rPr>
              <w:lastRenderedPageBreak/>
              <w:t>1b</w:t>
            </w:r>
            <w:r w:rsidRPr="00E04691">
              <w:rPr>
                <w:rFonts w:ascii="Times New Roman" w:hAnsi="Times New Roman" w:cs="Times New Roman"/>
              </w:rPr>
              <w:t>. The nurse will:</w:t>
            </w:r>
            <w:r w:rsidR="00973D01">
              <w:rPr>
                <w:rFonts w:ascii="Times New Roman" w:hAnsi="Times New Roman" w:cs="Times New Roman"/>
              </w:rPr>
              <w:t xml:space="preserve"> E</w:t>
            </w:r>
            <w:r w:rsidR="00973D01" w:rsidRPr="00973D01">
              <w:rPr>
                <w:rFonts w:ascii="Times New Roman" w:hAnsi="Times New Roman" w:cs="Times New Roman"/>
              </w:rPr>
              <w:t>ncourage a diet that promotes cardiovascular health and reduces risk of hypertension, atherosclerotic disease, renal impairment, insulin resistance, and hypervolemia, within the context of an individual’s cultural preferences (Van Horn et al, 2016; Whelton et al, 2018; Arnett et al, 2019)</w:t>
            </w:r>
          </w:p>
          <w:p w14:paraId="7FDF756C" w14:textId="77777777" w:rsidR="008B56BE" w:rsidRPr="00E04691" w:rsidRDefault="008B56BE" w:rsidP="00964B4B">
            <w:pPr>
              <w:widowControl w:val="0"/>
              <w:rPr>
                <w:rFonts w:ascii="Times New Roman" w:hAnsi="Times New Roman" w:cs="Times New Roman"/>
                <w:color w:val="FF0000"/>
              </w:rPr>
            </w:pPr>
          </w:p>
          <w:p w14:paraId="3AA8B53C" w14:textId="25BD24B2" w:rsidR="008B56BE" w:rsidRPr="00E04691" w:rsidRDefault="008B56BE" w:rsidP="00964B4B">
            <w:pPr>
              <w:widowControl w:val="0"/>
              <w:rPr>
                <w:rFonts w:ascii="Times New Roman" w:hAnsi="Times New Roman" w:cs="Times New Roman"/>
              </w:rPr>
            </w:pPr>
            <w:r w:rsidRPr="00E04691">
              <w:rPr>
                <w:rFonts w:ascii="Times New Roman" w:hAnsi="Times New Roman" w:cs="Times New Roman"/>
              </w:rPr>
              <w:t>Timeframe:</w:t>
            </w:r>
            <w:r w:rsidR="00973D01">
              <w:rPr>
                <w:rFonts w:ascii="Times New Roman" w:hAnsi="Times New Roman" w:cs="Times New Roman"/>
              </w:rPr>
              <w:t xml:space="preserve"> </w:t>
            </w:r>
            <w:r w:rsidR="00425B71">
              <w:rPr>
                <w:rFonts w:ascii="Times New Roman" w:hAnsi="Times New Roman" w:cs="Times New Roman"/>
              </w:rPr>
              <w:t>At discharge and as needed during shift.</w:t>
            </w:r>
          </w:p>
          <w:p w14:paraId="753D8228" w14:textId="18F25A5D" w:rsidR="008B56BE" w:rsidRPr="00E04691" w:rsidRDefault="008B56BE" w:rsidP="00964B4B">
            <w:pPr>
              <w:widowControl w:val="0"/>
              <w:rPr>
                <w:rFonts w:ascii="Times New Roman" w:hAnsi="Times New Roman" w:cs="Times New Roman"/>
              </w:rPr>
            </w:pPr>
            <w:r w:rsidRPr="00E04691">
              <w:rPr>
                <w:rFonts w:ascii="Times New Roman" w:hAnsi="Times New Roman" w:cs="Times New Roman"/>
                <w:i/>
              </w:rPr>
              <w:t>Rationale</w:t>
            </w:r>
            <w:r w:rsidRPr="00E04691">
              <w:rPr>
                <w:rFonts w:ascii="Times New Roman" w:hAnsi="Times New Roman" w:cs="Times New Roman"/>
              </w:rPr>
              <w:t xml:space="preserve">: </w:t>
            </w:r>
            <w:r w:rsidR="00944C44" w:rsidRPr="00944C44">
              <w:rPr>
                <w:rFonts w:ascii="Times New Roman" w:hAnsi="Times New Roman" w:cs="Times New Roman"/>
              </w:rPr>
              <w:t xml:space="preserve">Reduced sodium intake, weight loss, healthy diet (low sugar, legumes, whole grains, fruits and vegetables, low total fat, fish), and avoidance of excess caloric intake is recommended for individuals with elevated blood pressure and prevention of cardiovascular disease (Van Horn et al, </w:t>
            </w:r>
            <w:proofErr w:type="gramStart"/>
            <w:r w:rsidR="00944C44" w:rsidRPr="00944C44">
              <w:rPr>
                <w:rFonts w:ascii="Times New Roman" w:hAnsi="Times New Roman" w:cs="Times New Roman"/>
              </w:rPr>
              <w:t>2016 ;</w:t>
            </w:r>
            <w:proofErr w:type="gramEnd"/>
            <w:r w:rsidR="00944C44" w:rsidRPr="00944C44">
              <w:rPr>
                <w:rFonts w:ascii="Times New Roman" w:hAnsi="Times New Roman" w:cs="Times New Roman"/>
              </w:rPr>
              <w:t> Whelton et al, 2018).</w:t>
            </w:r>
            <w:r w:rsidR="00944C44">
              <w:rPr>
                <w:rFonts w:ascii="Times New Roman" w:hAnsi="Times New Roman" w:cs="Times New Roman"/>
              </w:rPr>
              <w:t xml:space="preserve"> </w:t>
            </w:r>
            <w:r w:rsidR="00944C44" w:rsidRPr="00944C44">
              <w:rPr>
                <w:rFonts w:ascii="Times New Roman" w:hAnsi="Times New Roman" w:cs="Times New Roman"/>
              </w:rPr>
              <w:t xml:space="preserve">Replacing saturated fats with polyunsaturated or monounsaturated fats, and reducing intake of processed meats, refined carbohydrates, and sweetened beverages, will help to decrease atherosclerotic cardiovascular disease (ASCVD) risk (Sacks et al, </w:t>
            </w:r>
            <w:proofErr w:type="gramStart"/>
            <w:r w:rsidR="00944C44" w:rsidRPr="00944C44">
              <w:rPr>
                <w:rFonts w:ascii="Times New Roman" w:hAnsi="Times New Roman" w:cs="Times New Roman"/>
              </w:rPr>
              <w:t>2017 ;</w:t>
            </w:r>
            <w:proofErr w:type="gramEnd"/>
            <w:r w:rsidR="00944C44" w:rsidRPr="00944C44">
              <w:rPr>
                <w:rFonts w:ascii="Times New Roman" w:hAnsi="Times New Roman" w:cs="Times New Roman"/>
              </w:rPr>
              <w:t> Arnett et al, 2019).</w:t>
            </w:r>
          </w:p>
          <w:p w14:paraId="53B71DAF" w14:textId="77777777" w:rsidR="008B56BE" w:rsidRPr="00E04691" w:rsidRDefault="008B56BE" w:rsidP="00964B4B">
            <w:pPr>
              <w:widowControl w:val="0"/>
              <w:rPr>
                <w:rFonts w:ascii="Times New Roman" w:hAnsi="Times New Roman" w:cs="Times New Roman"/>
              </w:rPr>
            </w:pPr>
          </w:p>
        </w:tc>
      </w:tr>
      <w:tr w:rsidR="008B56BE" w:rsidRPr="00E04691" w14:paraId="50C02CA5" w14:textId="77777777" w:rsidTr="00E94540">
        <w:trPr>
          <w:trHeight w:val="236"/>
        </w:trPr>
        <w:tc>
          <w:tcPr>
            <w:tcW w:w="3145" w:type="dxa"/>
            <w:tcBorders>
              <w:top w:val="single" w:sz="4" w:space="0" w:color="auto"/>
              <w:left w:val="single" w:sz="4" w:space="0" w:color="auto"/>
              <w:bottom w:val="single" w:sz="4" w:space="0" w:color="auto"/>
              <w:right w:val="single" w:sz="4" w:space="0" w:color="auto"/>
            </w:tcBorders>
          </w:tcPr>
          <w:p w14:paraId="549151B2" w14:textId="77777777" w:rsidR="008B56BE" w:rsidRPr="00E04691" w:rsidRDefault="008B56BE" w:rsidP="00964B4B">
            <w:pPr>
              <w:pStyle w:val="Heading2"/>
              <w:jc w:val="left"/>
            </w:pPr>
          </w:p>
        </w:tc>
        <w:tc>
          <w:tcPr>
            <w:tcW w:w="2795" w:type="dxa"/>
            <w:tcBorders>
              <w:top w:val="single" w:sz="4" w:space="0" w:color="auto"/>
              <w:left w:val="single" w:sz="4" w:space="0" w:color="auto"/>
              <w:bottom w:val="single" w:sz="4" w:space="0" w:color="auto"/>
              <w:right w:val="single" w:sz="4" w:space="0" w:color="auto"/>
            </w:tcBorders>
          </w:tcPr>
          <w:p w14:paraId="65F7F1DA" w14:textId="77777777" w:rsidR="008B56BE" w:rsidRPr="00E04691" w:rsidRDefault="008B56BE" w:rsidP="00964B4B">
            <w:pPr>
              <w:pStyle w:val="Heading2"/>
              <w:jc w:val="left"/>
            </w:pPr>
          </w:p>
        </w:tc>
        <w:tc>
          <w:tcPr>
            <w:tcW w:w="3780" w:type="dxa"/>
            <w:tcBorders>
              <w:top w:val="single" w:sz="4" w:space="0" w:color="auto"/>
              <w:left w:val="single" w:sz="4" w:space="0" w:color="auto"/>
              <w:bottom w:val="single" w:sz="4" w:space="0" w:color="auto"/>
              <w:right w:val="single" w:sz="4" w:space="0" w:color="auto"/>
            </w:tcBorders>
          </w:tcPr>
          <w:p w14:paraId="74063061" w14:textId="77777777" w:rsidR="008B56BE" w:rsidRPr="00E04691" w:rsidRDefault="008B56BE" w:rsidP="00964B4B">
            <w:pPr>
              <w:rPr>
                <w:rFonts w:ascii="Times New Roman" w:hAnsi="Times New Roman" w:cs="Times New Roman"/>
              </w:rPr>
            </w:pPr>
            <w:r w:rsidRPr="00E04691">
              <w:rPr>
                <w:rFonts w:ascii="Times New Roman" w:hAnsi="Times New Roman" w:cs="Times New Roman"/>
                <w:b/>
              </w:rPr>
              <w:t>Goal #2</w:t>
            </w:r>
            <w:r w:rsidRPr="00E04691">
              <w:rPr>
                <w:rFonts w:ascii="Times New Roman" w:hAnsi="Times New Roman" w:cs="Times New Roman"/>
              </w:rPr>
              <w:t xml:space="preserve">: </w:t>
            </w:r>
          </w:p>
          <w:p w14:paraId="2C7AE091" w14:textId="35C16E9F" w:rsidR="008B56BE" w:rsidRPr="00E04691" w:rsidRDefault="008B56BE" w:rsidP="00964B4B">
            <w:pPr>
              <w:rPr>
                <w:rFonts w:ascii="Times New Roman" w:hAnsi="Times New Roman" w:cs="Times New Roman"/>
              </w:rPr>
            </w:pPr>
            <w:r w:rsidRPr="00E04691">
              <w:rPr>
                <w:rFonts w:ascii="Times New Roman" w:hAnsi="Times New Roman" w:cs="Times New Roman"/>
              </w:rPr>
              <w:t>The patient will:</w:t>
            </w:r>
            <w:r w:rsidR="0070663F">
              <w:rPr>
                <w:rFonts w:ascii="Times New Roman" w:hAnsi="Times New Roman" w:cs="Times New Roman"/>
              </w:rPr>
              <w:t xml:space="preserve"> have decreased nausea and vomiting side effects related to </w:t>
            </w:r>
            <w:r w:rsidR="00107F11">
              <w:rPr>
                <w:rFonts w:ascii="Times New Roman" w:hAnsi="Times New Roman" w:cs="Times New Roman"/>
              </w:rPr>
              <w:t>decreased cardiac output</w:t>
            </w:r>
          </w:p>
          <w:p w14:paraId="0105E0BD" w14:textId="77777777" w:rsidR="008B56BE" w:rsidRPr="00E04691" w:rsidRDefault="008B56BE" w:rsidP="00964B4B">
            <w:pPr>
              <w:rPr>
                <w:rFonts w:ascii="Times New Roman" w:hAnsi="Times New Roman" w:cs="Times New Roman"/>
                <w:color w:val="FF0000"/>
              </w:rPr>
            </w:pPr>
          </w:p>
          <w:p w14:paraId="598B5FC4" w14:textId="77777777" w:rsidR="008B56BE" w:rsidRPr="00E04691" w:rsidRDefault="008B56BE" w:rsidP="00964B4B">
            <w:pPr>
              <w:rPr>
                <w:rFonts w:ascii="Times New Roman" w:hAnsi="Times New Roman" w:cs="Times New Roman"/>
                <w:color w:val="FF0000"/>
              </w:rPr>
            </w:pPr>
          </w:p>
          <w:p w14:paraId="52E5C961" w14:textId="58BD8840" w:rsidR="008B56BE" w:rsidRPr="00E04691" w:rsidRDefault="008B56BE" w:rsidP="00964B4B">
            <w:pPr>
              <w:rPr>
                <w:rFonts w:ascii="Times New Roman" w:hAnsi="Times New Roman" w:cs="Times New Roman"/>
              </w:rPr>
            </w:pPr>
            <w:r w:rsidRPr="00E04691">
              <w:rPr>
                <w:rFonts w:ascii="Times New Roman" w:hAnsi="Times New Roman" w:cs="Times New Roman"/>
              </w:rPr>
              <w:t>within _</w:t>
            </w:r>
            <w:r w:rsidR="00107F11">
              <w:rPr>
                <w:rFonts w:ascii="Times New Roman" w:hAnsi="Times New Roman" w:cs="Times New Roman"/>
              </w:rPr>
              <w:t>4</w:t>
            </w:r>
            <w:r w:rsidRPr="00E04691">
              <w:rPr>
                <w:rFonts w:ascii="Times New Roman" w:hAnsi="Times New Roman" w:cs="Times New Roman"/>
              </w:rPr>
              <w:t>_ hours.</w:t>
            </w:r>
          </w:p>
          <w:p w14:paraId="546B781C" w14:textId="77777777" w:rsidR="008B56BE" w:rsidRPr="00E04691" w:rsidRDefault="008B56BE" w:rsidP="00964B4B">
            <w:pPr>
              <w:rPr>
                <w:rFonts w:ascii="Times New Roman" w:hAnsi="Times New Roman" w:cs="Times New Roman"/>
                <w:b/>
                <w:color w:val="365F91" w:themeColor="accent1" w:themeShade="BF"/>
              </w:rPr>
            </w:pPr>
            <w:r w:rsidRPr="00E04691">
              <w:rPr>
                <w:rFonts w:ascii="Times New Roman" w:hAnsi="Times New Roman" w:cs="Times New Roman"/>
                <w:b/>
                <w:color w:val="365F91" w:themeColor="accent1" w:themeShade="BF"/>
              </w:rPr>
              <w:t>_____________</w:t>
            </w:r>
            <w:proofErr w:type="gramStart"/>
            <w:r w:rsidRPr="00E04691">
              <w:rPr>
                <w:rFonts w:ascii="Times New Roman" w:hAnsi="Times New Roman" w:cs="Times New Roman"/>
                <w:b/>
                <w:color w:val="365F91" w:themeColor="accent1" w:themeShade="BF"/>
              </w:rPr>
              <w:t>__</w:t>
            </w:r>
            <w:r w:rsidRPr="00E04691">
              <w:rPr>
                <w:rFonts w:ascii="Times New Roman" w:hAnsi="Times New Roman" w:cs="Times New Roman"/>
                <w:b/>
                <w:color w:val="365F91" w:themeColor="accent1" w:themeShade="BF"/>
              </w:rPr>
              <w:softHyphen/>
            </w:r>
            <w:r w:rsidRPr="00E04691">
              <w:rPr>
                <w:rFonts w:ascii="Times New Roman" w:hAnsi="Times New Roman" w:cs="Times New Roman"/>
                <w:b/>
                <w:color w:val="365F91" w:themeColor="accent1" w:themeShade="BF"/>
              </w:rPr>
              <w:softHyphen/>
            </w:r>
            <w:proofErr w:type="gramEnd"/>
            <w:r w:rsidRPr="00E04691">
              <w:rPr>
                <w:rFonts w:ascii="Times New Roman" w:hAnsi="Times New Roman" w:cs="Times New Roman"/>
                <w:b/>
                <w:color w:val="365F91" w:themeColor="accent1" w:themeShade="BF"/>
              </w:rPr>
              <w:t>_____</w:t>
            </w:r>
          </w:p>
          <w:p w14:paraId="39EBBD43" w14:textId="77777777" w:rsidR="008B56BE" w:rsidRPr="00E04691" w:rsidRDefault="008B56BE" w:rsidP="00964B4B">
            <w:pPr>
              <w:rPr>
                <w:rFonts w:ascii="Times New Roman" w:hAnsi="Times New Roman" w:cs="Times New Roman"/>
                <w:b/>
                <w:color w:val="365F91" w:themeColor="accent1" w:themeShade="BF"/>
              </w:rPr>
            </w:pPr>
            <w:r w:rsidRPr="00E04691">
              <w:rPr>
                <w:rFonts w:ascii="Times New Roman" w:hAnsi="Times New Roman" w:cs="Times New Roman"/>
                <w:b/>
                <w:color w:val="E36C0A" w:themeColor="accent6" w:themeShade="BF"/>
              </w:rPr>
              <w:t>Post-shift evaluation</w:t>
            </w:r>
            <w:r w:rsidRPr="00E04691">
              <w:rPr>
                <w:rFonts w:ascii="Times New Roman" w:hAnsi="Times New Roman" w:cs="Times New Roman"/>
                <w:b/>
                <w:color w:val="365F91" w:themeColor="accent1" w:themeShade="BF"/>
              </w:rPr>
              <w:t>:</w:t>
            </w:r>
          </w:p>
          <w:p w14:paraId="23C88D2E" w14:textId="7A20EBD1" w:rsidR="008B56BE" w:rsidRPr="00E04691" w:rsidRDefault="008B56BE" w:rsidP="00964B4B">
            <w:pPr>
              <w:pStyle w:val="Heading2"/>
              <w:jc w:val="left"/>
              <w:rPr>
                <w:b w:val="0"/>
                <w:color w:val="000000" w:themeColor="text1"/>
              </w:rPr>
            </w:pPr>
            <w:r w:rsidRPr="00E04691">
              <w:rPr>
                <w:b w:val="0"/>
                <w:color w:val="000000" w:themeColor="text1"/>
              </w:rPr>
              <w:t xml:space="preserve">Goal evaluation: </w:t>
            </w:r>
            <w:r w:rsidRPr="00E04691">
              <w:rPr>
                <w:b w:val="0"/>
                <w:color w:val="000000" w:themeColor="text1"/>
              </w:rPr>
              <w:br/>
            </w:r>
            <w:r w:rsidRPr="00E04691">
              <w:rPr>
                <w:b w:val="0"/>
                <w:color w:val="000000" w:themeColor="text1"/>
                <w:u w:val="single"/>
              </w:rPr>
              <w:t>__</w:t>
            </w:r>
            <w:r w:rsidRPr="00E04691">
              <w:rPr>
                <w:b w:val="0"/>
                <w:color w:val="000000" w:themeColor="text1"/>
              </w:rPr>
              <w:t xml:space="preserve"> met</w:t>
            </w:r>
            <w:r w:rsidRPr="00E04691">
              <w:rPr>
                <w:b w:val="0"/>
                <w:color w:val="000000" w:themeColor="text1"/>
              </w:rPr>
              <w:br/>
            </w:r>
            <w:r w:rsidRPr="00E04691">
              <w:rPr>
                <w:b w:val="0"/>
                <w:color w:val="000000" w:themeColor="text1"/>
                <w:u w:val="single"/>
              </w:rPr>
              <w:t>_</w:t>
            </w:r>
            <w:r w:rsidR="00107F11">
              <w:rPr>
                <w:b w:val="0"/>
                <w:color w:val="000000" w:themeColor="text1"/>
                <w:u w:val="single"/>
              </w:rPr>
              <w:t>X</w:t>
            </w:r>
            <w:r w:rsidRPr="00E04691">
              <w:rPr>
                <w:b w:val="0"/>
                <w:color w:val="000000" w:themeColor="text1"/>
                <w:u w:val="single"/>
              </w:rPr>
              <w:t>_</w:t>
            </w:r>
            <w:r w:rsidRPr="00E04691">
              <w:rPr>
                <w:b w:val="0"/>
                <w:color w:val="000000" w:themeColor="text1"/>
              </w:rPr>
              <w:t xml:space="preserve"> progressing</w:t>
            </w:r>
            <w:r w:rsidRPr="00E04691">
              <w:rPr>
                <w:b w:val="0"/>
                <w:color w:val="000000" w:themeColor="text1"/>
              </w:rPr>
              <w:br/>
            </w:r>
            <w:r w:rsidRPr="00E04691">
              <w:rPr>
                <w:color w:val="000000" w:themeColor="text1"/>
              </w:rPr>
              <w:t>__</w:t>
            </w:r>
            <w:r w:rsidRPr="00E04691">
              <w:rPr>
                <w:b w:val="0"/>
                <w:color w:val="000000" w:themeColor="text1"/>
              </w:rPr>
              <w:t xml:space="preserve"> not met (no progress)</w:t>
            </w:r>
          </w:p>
          <w:p w14:paraId="50F9EC4A" w14:textId="77777777" w:rsidR="00AE1B3C" w:rsidRPr="00E04691" w:rsidRDefault="008B56BE" w:rsidP="00964B4B">
            <w:pPr>
              <w:pStyle w:val="Heading2"/>
              <w:jc w:val="left"/>
              <w:rPr>
                <w:b w:val="0"/>
                <w:color w:val="000000" w:themeColor="text1"/>
              </w:rPr>
            </w:pPr>
            <w:r w:rsidRPr="00E04691">
              <w:rPr>
                <w:color w:val="000000" w:themeColor="text1"/>
              </w:rPr>
              <w:t xml:space="preserve">__ </w:t>
            </w:r>
            <w:r w:rsidRPr="00E04691">
              <w:rPr>
                <w:b w:val="0"/>
                <w:color w:val="000000" w:themeColor="text1"/>
              </w:rPr>
              <w:t>discharged</w:t>
            </w:r>
          </w:p>
          <w:p w14:paraId="5FDCEF62" w14:textId="6BEF28B7" w:rsidR="008B56BE" w:rsidRPr="00E04691" w:rsidRDefault="008B56BE" w:rsidP="00964B4B">
            <w:pPr>
              <w:pStyle w:val="Heading2"/>
              <w:jc w:val="left"/>
              <w:rPr>
                <w:color w:val="000000" w:themeColor="text1"/>
              </w:rPr>
            </w:pPr>
            <w:r w:rsidRPr="00E04691">
              <w:rPr>
                <w:color w:val="000000" w:themeColor="text1"/>
              </w:rPr>
              <w:br/>
            </w:r>
            <w:r w:rsidR="00EA1EF0" w:rsidRPr="00E04691">
              <w:rPr>
                <w:b w:val="0"/>
                <w:color w:val="000000" w:themeColor="text1"/>
              </w:rPr>
              <w:t>Supporting assessment data</w:t>
            </w:r>
            <w:r w:rsidRPr="00E04691">
              <w:rPr>
                <w:color w:val="000000" w:themeColor="text1"/>
              </w:rPr>
              <w:t>:</w:t>
            </w:r>
          </w:p>
          <w:p w14:paraId="39D85BFE" w14:textId="5DBF505C" w:rsidR="008B56BE" w:rsidRPr="00E04691" w:rsidRDefault="00107F11" w:rsidP="00964B4B">
            <w:pPr>
              <w:rPr>
                <w:rFonts w:ascii="Times New Roman" w:hAnsi="Times New Roman" w:cs="Times New Roman"/>
              </w:rPr>
            </w:pPr>
            <w:r>
              <w:rPr>
                <w:rFonts w:ascii="Times New Roman" w:hAnsi="Times New Roman" w:cs="Times New Roman"/>
              </w:rPr>
              <w:t>The patient still had periods of emesis during the shift.</w:t>
            </w:r>
          </w:p>
          <w:p w14:paraId="3C4DED80" w14:textId="77777777" w:rsidR="008B56BE" w:rsidRPr="00E04691" w:rsidRDefault="008B56BE" w:rsidP="00964B4B">
            <w:pPr>
              <w:rPr>
                <w:rFonts w:ascii="Times New Roman" w:hAnsi="Times New Roman" w:cs="Times New Roman"/>
              </w:rPr>
            </w:pPr>
          </w:p>
        </w:tc>
        <w:tc>
          <w:tcPr>
            <w:tcW w:w="3330" w:type="dxa"/>
            <w:tcBorders>
              <w:top w:val="single" w:sz="4" w:space="0" w:color="auto"/>
              <w:left w:val="single" w:sz="4" w:space="0" w:color="auto"/>
              <w:bottom w:val="single" w:sz="4" w:space="0" w:color="auto"/>
              <w:right w:val="single" w:sz="4" w:space="0" w:color="auto"/>
            </w:tcBorders>
          </w:tcPr>
          <w:p w14:paraId="149D1341" w14:textId="78219D50" w:rsidR="008B56BE" w:rsidRPr="00E04691" w:rsidRDefault="008B56BE" w:rsidP="00964B4B">
            <w:pPr>
              <w:rPr>
                <w:rFonts w:ascii="Times New Roman" w:hAnsi="Times New Roman" w:cs="Times New Roman"/>
              </w:rPr>
            </w:pPr>
            <w:r w:rsidRPr="00E04691">
              <w:rPr>
                <w:rFonts w:ascii="Times New Roman" w:hAnsi="Times New Roman" w:cs="Times New Roman"/>
                <w:b/>
              </w:rPr>
              <w:t>2a</w:t>
            </w:r>
            <w:r w:rsidRPr="00E04691">
              <w:rPr>
                <w:rFonts w:ascii="Times New Roman" w:hAnsi="Times New Roman" w:cs="Times New Roman"/>
              </w:rPr>
              <w:t>. The nurse will:</w:t>
            </w:r>
            <w:r w:rsidR="00F17CDB">
              <w:rPr>
                <w:rFonts w:ascii="Times New Roman" w:hAnsi="Times New Roman" w:cs="Times New Roman"/>
              </w:rPr>
              <w:t xml:space="preserve"> Administer antiemetics</w:t>
            </w:r>
            <w:r w:rsidR="00F0664D">
              <w:rPr>
                <w:rFonts w:ascii="Times New Roman" w:hAnsi="Times New Roman" w:cs="Times New Roman"/>
              </w:rPr>
              <w:t xml:space="preserve"> prescribed by physician</w:t>
            </w:r>
          </w:p>
          <w:p w14:paraId="68F87097" w14:textId="77777777" w:rsidR="008B56BE" w:rsidRPr="00E04691" w:rsidRDefault="008B56BE" w:rsidP="00964B4B">
            <w:pPr>
              <w:rPr>
                <w:rFonts w:ascii="Times New Roman" w:hAnsi="Times New Roman" w:cs="Times New Roman"/>
                <w:color w:val="FF0000"/>
              </w:rPr>
            </w:pPr>
          </w:p>
          <w:p w14:paraId="1E0431BD" w14:textId="77777777" w:rsidR="008B56BE" w:rsidRPr="00E04691" w:rsidRDefault="008B56BE" w:rsidP="00964B4B">
            <w:pPr>
              <w:rPr>
                <w:rFonts w:ascii="Times New Roman" w:hAnsi="Times New Roman" w:cs="Times New Roman"/>
                <w:color w:val="FF0000"/>
              </w:rPr>
            </w:pPr>
          </w:p>
          <w:p w14:paraId="21F4F42E" w14:textId="77777777" w:rsidR="008B56BE" w:rsidRPr="00E04691" w:rsidRDefault="008B56BE" w:rsidP="00964B4B">
            <w:pPr>
              <w:rPr>
                <w:rFonts w:ascii="Times New Roman" w:hAnsi="Times New Roman" w:cs="Times New Roman"/>
                <w:color w:val="FF0000"/>
              </w:rPr>
            </w:pPr>
          </w:p>
          <w:p w14:paraId="4D485E5A" w14:textId="1DC70942" w:rsidR="008B56BE" w:rsidRPr="00E04691" w:rsidRDefault="008B56BE" w:rsidP="00964B4B">
            <w:pPr>
              <w:rPr>
                <w:rFonts w:ascii="Times New Roman" w:hAnsi="Times New Roman" w:cs="Times New Roman"/>
              </w:rPr>
            </w:pPr>
            <w:r w:rsidRPr="00E04691">
              <w:rPr>
                <w:rFonts w:ascii="Times New Roman" w:hAnsi="Times New Roman" w:cs="Times New Roman"/>
              </w:rPr>
              <w:t>Timeframe:</w:t>
            </w:r>
            <w:r w:rsidR="00F0664D">
              <w:rPr>
                <w:rFonts w:ascii="Times New Roman" w:hAnsi="Times New Roman" w:cs="Times New Roman"/>
              </w:rPr>
              <w:t xml:space="preserve"> As ordered</w:t>
            </w:r>
          </w:p>
          <w:p w14:paraId="6C589422" w14:textId="4E0FF5F0" w:rsidR="008B56BE" w:rsidRPr="00E04691" w:rsidRDefault="008B56BE" w:rsidP="00964B4B">
            <w:pPr>
              <w:rPr>
                <w:rFonts w:ascii="Times New Roman" w:hAnsi="Times New Roman" w:cs="Times New Roman"/>
              </w:rPr>
            </w:pPr>
            <w:r w:rsidRPr="00E04691">
              <w:rPr>
                <w:rFonts w:ascii="Times New Roman" w:hAnsi="Times New Roman" w:cs="Times New Roman"/>
                <w:i/>
              </w:rPr>
              <w:t>Rationale</w:t>
            </w:r>
            <w:r w:rsidRPr="00E04691">
              <w:rPr>
                <w:rFonts w:ascii="Times New Roman" w:hAnsi="Times New Roman" w:cs="Times New Roman"/>
              </w:rPr>
              <w:t xml:space="preserve">: </w:t>
            </w:r>
            <w:r w:rsidR="006777D1">
              <w:rPr>
                <w:rFonts w:ascii="Times New Roman" w:hAnsi="Times New Roman" w:cs="Times New Roman"/>
              </w:rPr>
              <w:t xml:space="preserve">Antiemetics decrease nausea/vomiting, </w:t>
            </w:r>
            <w:proofErr w:type="gramStart"/>
            <w:r w:rsidR="006777D1">
              <w:rPr>
                <w:rFonts w:ascii="Times New Roman" w:hAnsi="Times New Roman" w:cs="Times New Roman"/>
              </w:rPr>
              <w:t>preventing</w:t>
            </w:r>
            <w:proofErr w:type="gramEnd"/>
            <w:r w:rsidR="006777D1">
              <w:rPr>
                <w:rFonts w:ascii="Times New Roman" w:hAnsi="Times New Roman" w:cs="Times New Roman"/>
              </w:rPr>
              <w:t xml:space="preserve"> dehydration, electrolyte imbalance, aspiration, and additional vagal stimulation that may worsen cardiac instability</w:t>
            </w:r>
          </w:p>
          <w:p w14:paraId="1D37DCB5" w14:textId="77777777" w:rsidR="008B56BE" w:rsidRPr="00E04691" w:rsidRDefault="008B56BE" w:rsidP="00964B4B">
            <w:pPr>
              <w:rPr>
                <w:rFonts w:ascii="Times New Roman" w:hAnsi="Times New Roman" w:cs="Times New Roman"/>
              </w:rPr>
            </w:pPr>
          </w:p>
          <w:p w14:paraId="031AC514" w14:textId="77777777" w:rsidR="008B56BE" w:rsidRPr="00E04691" w:rsidRDefault="008B56BE" w:rsidP="00964B4B">
            <w:pPr>
              <w:rPr>
                <w:rFonts w:ascii="Times New Roman" w:hAnsi="Times New Roman" w:cs="Times New Roman"/>
                <w:color w:val="FF0000"/>
              </w:rPr>
            </w:pPr>
            <w:r w:rsidRPr="00E04691">
              <w:rPr>
                <w:rFonts w:ascii="Times New Roman" w:hAnsi="Times New Roman" w:cs="Times New Roman"/>
                <w:b/>
              </w:rPr>
              <w:t>2b</w:t>
            </w:r>
            <w:r w:rsidRPr="00E04691">
              <w:rPr>
                <w:rFonts w:ascii="Times New Roman" w:hAnsi="Times New Roman" w:cs="Times New Roman"/>
              </w:rPr>
              <w:t>. The nurse will:</w:t>
            </w:r>
          </w:p>
          <w:p w14:paraId="35074205" w14:textId="77777777" w:rsidR="008B56BE" w:rsidRPr="00E04691" w:rsidRDefault="008B56BE" w:rsidP="00964B4B">
            <w:pPr>
              <w:rPr>
                <w:rFonts w:ascii="Times New Roman" w:hAnsi="Times New Roman" w:cs="Times New Roman"/>
                <w:color w:val="FF0000"/>
              </w:rPr>
            </w:pPr>
          </w:p>
          <w:p w14:paraId="727C84AB" w14:textId="77777777" w:rsidR="008B56BE" w:rsidRPr="00E04691" w:rsidRDefault="008B56BE" w:rsidP="00964B4B">
            <w:pPr>
              <w:rPr>
                <w:rFonts w:ascii="Times New Roman" w:hAnsi="Times New Roman" w:cs="Times New Roman"/>
                <w:color w:val="FF0000"/>
              </w:rPr>
            </w:pPr>
          </w:p>
          <w:p w14:paraId="2DFA9693" w14:textId="77777777" w:rsidR="008B56BE" w:rsidRPr="00E04691" w:rsidRDefault="008B56BE" w:rsidP="00964B4B">
            <w:pPr>
              <w:rPr>
                <w:rFonts w:ascii="Times New Roman" w:hAnsi="Times New Roman" w:cs="Times New Roman"/>
                <w:color w:val="FF0000"/>
              </w:rPr>
            </w:pPr>
          </w:p>
          <w:p w14:paraId="016F4206" w14:textId="705AC35F" w:rsidR="008B56BE" w:rsidRPr="00E04691" w:rsidRDefault="008B56BE" w:rsidP="00964B4B">
            <w:pPr>
              <w:rPr>
                <w:rFonts w:ascii="Times New Roman" w:hAnsi="Times New Roman" w:cs="Times New Roman"/>
              </w:rPr>
            </w:pPr>
            <w:r w:rsidRPr="00E04691">
              <w:rPr>
                <w:rFonts w:ascii="Times New Roman" w:hAnsi="Times New Roman" w:cs="Times New Roman"/>
              </w:rPr>
              <w:t>Timeframe:</w:t>
            </w:r>
            <w:r w:rsidR="00D113BB">
              <w:rPr>
                <w:rFonts w:ascii="Times New Roman" w:hAnsi="Times New Roman" w:cs="Times New Roman"/>
              </w:rPr>
              <w:t xml:space="preserve"> </w:t>
            </w:r>
            <w:proofErr w:type="gramStart"/>
            <w:r w:rsidR="00D113BB">
              <w:rPr>
                <w:rFonts w:ascii="Times New Roman" w:hAnsi="Times New Roman" w:cs="Times New Roman"/>
              </w:rPr>
              <w:t>Encourage oral intake</w:t>
            </w:r>
            <w:proofErr w:type="gramEnd"/>
            <w:r w:rsidR="00D113BB">
              <w:rPr>
                <w:rFonts w:ascii="Times New Roman" w:hAnsi="Times New Roman" w:cs="Times New Roman"/>
              </w:rPr>
              <w:t xml:space="preserve"> </w:t>
            </w:r>
            <w:r w:rsidR="00066C71">
              <w:rPr>
                <w:rFonts w:ascii="Times New Roman" w:hAnsi="Times New Roman" w:cs="Times New Roman"/>
              </w:rPr>
              <w:t>or IV fluids.</w:t>
            </w:r>
          </w:p>
          <w:p w14:paraId="244491A2" w14:textId="10ACA14F" w:rsidR="008B56BE" w:rsidRPr="00E04691" w:rsidRDefault="008B56BE" w:rsidP="00964B4B">
            <w:pPr>
              <w:rPr>
                <w:rFonts w:ascii="Times New Roman" w:hAnsi="Times New Roman" w:cs="Times New Roman"/>
              </w:rPr>
            </w:pPr>
            <w:r w:rsidRPr="00E04691">
              <w:rPr>
                <w:rFonts w:ascii="Times New Roman" w:hAnsi="Times New Roman" w:cs="Times New Roman"/>
                <w:i/>
              </w:rPr>
              <w:t>Rationale</w:t>
            </w:r>
            <w:r w:rsidRPr="00E04691">
              <w:rPr>
                <w:rFonts w:ascii="Times New Roman" w:hAnsi="Times New Roman" w:cs="Times New Roman"/>
              </w:rPr>
              <w:t xml:space="preserve">: </w:t>
            </w:r>
            <w:r w:rsidR="000B690C">
              <w:rPr>
                <w:rFonts w:ascii="Times New Roman" w:hAnsi="Times New Roman" w:cs="Times New Roman"/>
              </w:rPr>
              <w:t>Fluid replacement restores circulating volume, improves cardiac output and perfusion, and corrects fluid and electrolyte losses.</w:t>
            </w:r>
          </w:p>
          <w:p w14:paraId="7593C931" w14:textId="77777777" w:rsidR="008B56BE" w:rsidRPr="00E04691" w:rsidRDefault="008B56BE" w:rsidP="00964B4B">
            <w:pPr>
              <w:rPr>
                <w:rFonts w:ascii="Times New Roman" w:hAnsi="Times New Roman" w:cs="Times New Roman"/>
                <w:b/>
              </w:rPr>
            </w:pPr>
          </w:p>
          <w:p w14:paraId="419A643C" w14:textId="77777777" w:rsidR="008B56BE" w:rsidRPr="00E04691" w:rsidRDefault="008B56BE" w:rsidP="00964B4B">
            <w:pPr>
              <w:rPr>
                <w:rFonts w:ascii="Times New Roman" w:hAnsi="Times New Roman" w:cs="Times New Roman"/>
                <w:b/>
              </w:rPr>
            </w:pPr>
          </w:p>
          <w:p w14:paraId="5B042497" w14:textId="77777777" w:rsidR="008B56BE" w:rsidRPr="00E04691" w:rsidRDefault="008B56BE" w:rsidP="00964B4B">
            <w:pPr>
              <w:rPr>
                <w:rFonts w:ascii="Times New Roman" w:hAnsi="Times New Roman" w:cs="Times New Roman"/>
                <w:b/>
              </w:rPr>
            </w:pPr>
          </w:p>
          <w:p w14:paraId="48FCAA0B" w14:textId="77777777" w:rsidR="008B56BE" w:rsidRPr="00E04691" w:rsidRDefault="008B56BE" w:rsidP="00964B4B">
            <w:pPr>
              <w:rPr>
                <w:rFonts w:ascii="Times New Roman" w:hAnsi="Times New Roman" w:cs="Times New Roman"/>
                <w:b/>
              </w:rPr>
            </w:pPr>
          </w:p>
          <w:p w14:paraId="20144522" w14:textId="77777777" w:rsidR="008B56BE" w:rsidRPr="00E04691" w:rsidRDefault="008B56BE" w:rsidP="00964B4B">
            <w:pPr>
              <w:rPr>
                <w:rFonts w:ascii="Times New Roman" w:hAnsi="Times New Roman" w:cs="Times New Roman"/>
                <w:b/>
              </w:rPr>
            </w:pPr>
          </w:p>
          <w:p w14:paraId="44ACFAB9" w14:textId="77777777" w:rsidR="008B56BE" w:rsidRPr="00E04691" w:rsidRDefault="008B56BE" w:rsidP="00964B4B">
            <w:pPr>
              <w:rPr>
                <w:rFonts w:ascii="Times New Roman" w:hAnsi="Times New Roman" w:cs="Times New Roman"/>
                <w:b/>
              </w:rPr>
            </w:pPr>
          </w:p>
          <w:p w14:paraId="3B1B6F16" w14:textId="77777777" w:rsidR="008B56BE" w:rsidRPr="00E04691" w:rsidRDefault="008B56BE" w:rsidP="00964B4B">
            <w:pPr>
              <w:rPr>
                <w:rFonts w:ascii="Times New Roman" w:hAnsi="Times New Roman" w:cs="Times New Roman"/>
                <w:b/>
              </w:rPr>
            </w:pPr>
          </w:p>
          <w:p w14:paraId="26817DB4" w14:textId="77777777" w:rsidR="008B56BE" w:rsidRPr="00E04691" w:rsidRDefault="008B56BE" w:rsidP="00964B4B">
            <w:pPr>
              <w:rPr>
                <w:rFonts w:ascii="Times New Roman" w:hAnsi="Times New Roman" w:cs="Times New Roman"/>
                <w:b/>
              </w:rPr>
            </w:pPr>
          </w:p>
        </w:tc>
      </w:tr>
    </w:tbl>
    <w:p w14:paraId="777D9001" w14:textId="02AFEAB0" w:rsidR="00BD31DA" w:rsidRPr="00E04691" w:rsidRDefault="00286435" w:rsidP="00EE4D14">
      <w:pPr>
        <w:spacing w:line="480" w:lineRule="auto"/>
        <w:ind w:left="9360" w:firstLine="720"/>
        <w:rPr>
          <w:rFonts w:ascii="Times New Roman" w:hAnsi="Times New Roman" w:cs="Times New Roman"/>
        </w:rPr>
      </w:pPr>
      <w:r w:rsidRPr="00E04691">
        <w:rPr>
          <w:rFonts w:ascii="Times New Roman" w:hAnsi="Times New Roman" w:cs="Times New Roman"/>
        </w:rPr>
        <w:t xml:space="preserve">  </w:t>
      </w:r>
      <w:r w:rsidRPr="00E04691">
        <w:rPr>
          <w:rFonts w:ascii="Times New Roman" w:hAnsi="Times New Roman" w:cs="Times New Roman"/>
        </w:rPr>
        <w:tab/>
      </w:r>
      <w:r w:rsidR="00BD31DA" w:rsidRPr="00E04691">
        <w:rPr>
          <w:rFonts w:ascii="Times New Roman" w:hAnsi="Times New Roman" w:cs="Times New Roman"/>
        </w:rPr>
        <w:t>(</w:t>
      </w:r>
      <w:r w:rsidRPr="00E04691">
        <w:rPr>
          <w:rFonts w:ascii="Times New Roman" w:hAnsi="Times New Roman" w:cs="Times New Roman"/>
        </w:rPr>
        <w:t>Ackley et al., 2020</w:t>
      </w:r>
      <w:r w:rsidR="00BD31DA" w:rsidRPr="00E04691">
        <w:rPr>
          <w:rFonts w:ascii="Times New Roman" w:hAnsi="Times New Roman" w:cs="Times New Roman"/>
        </w:rPr>
        <w:t>)</w:t>
      </w:r>
    </w:p>
    <w:p w14:paraId="1E0F1283" w14:textId="77777777" w:rsidR="00CE3F73" w:rsidRPr="00E04691" w:rsidRDefault="00CE3F73" w:rsidP="00CE3F73">
      <w:pPr>
        <w:spacing w:line="480" w:lineRule="auto"/>
        <w:ind w:left="9360" w:firstLine="720"/>
        <w:jc w:val="right"/>
        <w:rPr>
          <w:rFonts w:ascii="Times New Roman" w:hAnsi="Times New Roman" w:cs="Times New Roman"/>
        </w:rPr>
      </w:pPr>
    </w:p>
    <w:p w14:paraId="517DFAF2" w14:textId="77777777" w:rsidR="00BC6B59" w:rsidRPr="00E04691" w:rsidRDefault="00BC6B59" w:rsidP="00EE4D14">
      <w:pPr>
        <w:rPr>
          <w:rFonts w:ascii="Times New Roman" w:hAnsi="Times New Roman" w:cs="Times New Roman"/>
        </w:rPr>
        <w:sectPr w:rsidR="00BC6B59" w:rsidRPr="00E04691" w:rsidSect="00817F2A">
          <w:pgSz w:w="15840" w:h="12240" w:orient="landscape"/>
          <w:pgMar w:top="1440" w:right="270" w:bottom="801" w:left="720" w:header="720" w:footer="720" w:gutter="0"/>
          <w:cols w:space="720"/>
          <w:docGrid w:linePitch="360"/>
        </w:sectPr>
      </w:pPr>
    </w:p>
    <w:p w14:paraId="270A5CF1" w14:textId="77777777" w:rsidR="008C4415" w:rsidRPr="00E04691" w:rsidRDefault="008C4415" w:rsidP="008C4415">
      <w:pPr>
        <w:spacing w:line="480" w:lineRule="auto"/>
        <w:rPr>
          <w:rFonts w:ascii="Times New Roman" w:hAnsi="Times New Roman" w:cs="Times New Roman"/>
          <w:b/>
          <w:bCs/>
        </w:rPr>
      </w:pPr>
    </w:p>
    <w:p w14:paraId="539C56A7" w14:textId="77777777" w:rsidR="008C4415" w:rsidRPr="00E04691" w:rsidRDefault="008C4415" w:rsidP="008C4415">
      <w:pPr>
        <w:spacing w:line="480" w:lineRule="auto"/>
        <w:jc w:val="center"/>
        <w:rPr>
          <w:rFonts w:ascii="Times New Roman" w:hAnsi="Times New Roman" w:cs="Times New Roman"/>
          <w:b/>
          <w:bCs/>
        </w:rPr>
      </w:pPr>
    </w:p>
    <w:p w14:paraId="2FB51AFD" w14:textId="77777777" w:rsidR="008C4415" w:rsidRPr="00E04691" w:rsidRDefault="008C4415" w:rsidP="008C4415">
      <w:pPr>
        <w:spacing w:line="480" w:lineRule="auto"/>
        <w:jc w:val="center"/>
        <w:rPr>
          <w:rFonts w:ascii="Times New Roman" w:hAnsi="Times New Roman" w:cs="Times New Roman"/>
          <w:b/>
          <w:bCs/>
        </w:rPr>
      </w:pPr>
    </w:p>
    <w:p w14:paraId="51D918FA" w14:textId="77777777" w:rsidR="008C4415" w:rsidRPr="00E04691" w:rsidRDefault="008C4415" w:rsidP="008C4415">
      <w:pPr>
        <w:spacing w:line="480" w:lineRule="auto"/>
        <w:jc w:val="center"/>
        <w:rPr>
          <w:rFonts w:ascii="Times New Roman" w:hAnsi="Times New Roman" w:cs="Times New Roman"/>
          <w:b/>
          <w:bCs/>
        </w:rPr>
      </w:pPr>
    </w:p>
    <w:p w14:paraId="10A00A16" w14:textId="1A991066" w:rsidR="008C4415" w:rsidRPr="00E04691" w:rsidRDefault="006A41BD" w:rsidP="008C4415">
      <w:pPr>
        <w:spacing w:line="480" w:lineRule="auto"/>
        <w:jc w:val="center"/>
        <w:rPr>
          <w:rFonts w:ascii="Times New Roman" w:hAnsi="Times New Roman" w:cs="Times New Roman"/>
          <w:b/>
          <w:bCs/>
        </w:rPr>
      </w:pPr>
      <w:r>
        <w:rPr>
          <w:rFonts w:ascii="Times New Roman" w:hAnsi="Times New Roman" w:cs="Times New Roman"/>
          <w:b/>
          <w:bCs/>
        </w:rPr>
        <w:t>Pathophysiology: Heart Block</w:t>
      </w:r>
    </w:p>
    <w:p w14:paraId="66AFAA9B" w14:textId="77777777" w:rsidR="008C4415" w:rsidRPr="00E04691" w:rsidRDefault="008C4415" w:rsidP="008C4415">
      <w:pPr>
        <w:spacing w:line="480" w:lineRule="auto"/>
        <w:jc w:val="center"/>
        <w:rPr>
          <w:rFonts w:ascii="Times New Roman" w:hAnsi="Times New Roman" w:cs="Times New Roman"/>
          <w:b/>
          <w:bCs/>
        </w:rPr>
      </w:pPr>
    </w:p>
    <w:p w14:paraId="7C30FA7C" w14:textId="77777777" w:rsidR="008C4415" w:rsidRPr="00E04691" w:rsidRDefault="008C4415" w:rsidP="008C4415">
      <w:pPr>
        <w:spacing w:line="480" w:lineRule="auto"/>
        <w:jc w:val="center"/>
        <w:rPr>
          <w:rFonts w:ascii="Times New Roman" w:hAnsi="Times New Roman" w:cs="Times New Roman"/>
          <w:b/>
          <w:bCs/>
        </w:rPr>
      </w:pPr>
    </w:p>
    <w:p w14:paraId="7E0662C0" w14:textId="3F93CFAC" w:rsidR="008C4415" w:rsidRPr="00E04691" w:rsidRDefault="006A41BD" w:rsidP="008C4415">
      <w:pPr>
        <w:spacing w:line="480" w:lineRule="auto"/>
        <w:jc w:val="center"/>
        <w:rPr>
          <w:rFonts w:ascii="Times New Roman" w:hAnsi="Times New Roman" w:cs="Times New Roman"/>
        </w:rPr>
      </w:pPr>
      <w:r>
        <w:rPr>
          <w:rFonts w:ascii="Times New Roman" w:hAnsi="Times New Roman" w:cs="Times New Roman"/>
        </w:rPr>
        <w:t>Caroline</w:t>
      </w:r>
    </w:p>
    <w:p w14:paraId="56075BC1" w14:textId="77777777" w:rsidR="008C4415" w:rsidRPr="00E04691" w:rsidRDefault="008C4415" w:rsidP="008C4415">
      <w:pPr>
        <w:spacing w:line="480" w:lineRule="auto"/>
        <w:jc w:val="center"/>
        <w:rPr>
          <w:rFonts w:ascii="Times New Roman" w:hAnsi="Times New Roman" w:cs="Times New Roman"/>
        </w:rPr>
      </w:pPr>
      <w:r w:rsidRPr="00E04691">
        <w:rPr>
          <w:rFonts w:ascii="Times New Roman" w:hAnsi="Times New Roman" w:cs="Times New Roman"/>
        </w:rPr>
        <w:t>School of Nursing, Liberty University</w:t>
      </w:r>
    </w:p>
    <w:p w14:paraId="7357ECA0" w14:textId="472B7DF4" w:rsidR="008C4415" w:rsidRPr="00E04691" w:rsidRDefault="006A41BD" w:rsidP="008C4415">
      <w:pPr>
        <w:spacing w:line="480" w:lineRule="auto"/>
        <w:jc w:val="center"/>
        <w:rPr>
          <w:rFonts w:ascii="Times New Roman" w:hAnsi="Times New Roman" w:cs="Times New Roman"/>
        </w:rPr>
      </w:pPr>
      <w:r>
        <w:rPr>
          <w:rFonts w:ascii="Times New Roman" w:hAnsi="Times New Roman" w:cs="Times New Roman"/>
        </w:rPr>
        <w:t>NURS 031</w:t>
      </w:r>
      <w:r w:rsidR="008C4415" w:rsidRPr="00E04691">
        <w:rPr>
          <w:rFonts w:ascii="Times New Roman" w:hAnsi="Times New Roman" w:cs="Times New Roman"/>
        </w:rPr>
        <w:t xml:space="preserve">: </w:t>
      </w:r>
      <w:r>
        <w:rPr>
          <w:rFonts w:ascii="Times New Roman" w:hAnsi="Times New Roman" w:cs="Times New Roman"/>
        </w:rPr>
        <w:t xml:space="preserve">Strategies for </w:t>
      </w:r>
      <w:r w:rsidR="00BC5679">
        <w:rPr>
          <w:rFonts w:ascii="Times New Roman" w:hAnsi="Times New Roman" w:cs="Times New Roman"/>
        </w:rPr>
        <w:t xml:space="preserve">Adult Health Care </w:t>
      </w:r>
      <w:r w:rsidR="00B13733">
        <w:rPr>
          <w:rFonts w:ascii="Times New Roman" w:hAnsi="Times New Roman" w:cs="Times New Roman"/>
        </w:rPr>
        <w:t xml:space="preserve">II </w:t>
      </w:r>
      <w:r w:rsidR="00BC5679">
        <w:rPr>
          <w:rFonts w:ascii="Times New Roman" w:hAnsi="Times New Roman" w:cs="Times New Roman"/>
        </w:rPr>
        <w:t>Clinical</w:t>
      </w:r>
    </w:p>
    <w:p w14:paraId="0F1DBD73" w14:textId="31B8EB01" w:rsidR="008C4415" w:rsidRPr="00E04691" w:rsidRDefault="00B13733" w:rsidP="008C4415">
      <w:pPr>
        <w:spacing w:line="480" w:lineRule="auto"/>
        <w:jc w:val="center"/>
        <w:rPr>
          <w:rFonts w:ascii="Times New Roman" w:hAnsi="Times New Roman" w:cs="Times New Roman"/>
        </w:rPr>
      </w:pPr>
      <w:r>
        <w:rPr>
          <w:rFonts w:ascii="Times New Roman" w:hAnsi="Times New Roman" w:cs="Times New Roman"/>
        </w:rPr>
        <w:t>Mr. James</w:t>
      </w:r>
    </w:p>
    <w:p w14:paraId="02F99A0E" w14:textId="3B7CC9CF" w:rsidR="008C4415" w:rsidRPr="00E04691" w:rsidRDefault="00B13733" w:rsidP="008C4415">
      <w:pPr>
        <w:spacing w:after="160" w:line="259" w:lineRule="auto"/>
        <w:jc w:val="center"/>
        <w:rPr>
          <w:rFonts w:ascii="Times New Roman" w:hAnsi="Times New Roman" w:cs="Times New Roman"/>
        </w:rPr>
      </w:pPr>
      <w:r>
        <w:rPr>
          <w:rFonts w:ascii="Times New Roman" w:hAnsi="Times New Roman" w:cs="Times New Roman"/>
        </w:rPr>
        <w:t>March 26, 2026</w:t>
      </w:r>
    </w:p>
    <w:p w14:paraId="3C97C42F" w14:textId="77777777" w:rsidR="008C4415" w:rsidRPr="00E04691" w:rsidRDefault="008C4415" w:rsidP="008C4415">
      <w:pPr>
        <w:spacing w:after="160" w:line="259" w:lineRule="auto"/>
        <w:jc w:val="center"/>
        <w:rPr>
          <w:rFonts w:ascii="Times New Roman" w:hAnsi="Times New Roman" w:cs="Times New Roman"/>
        </w:rPr>
      </w:pPr>
    </w:p>
    <w:p w14:paraId="254E024A" w14:textId="77777777" w:rsidR="008C4415" w:rsidRPr="00E04691" w:rsidRDefault="008C4415" w:rsidP="008C4415">
      <w:pPr>
        <w:spacing w:after="160" w:line="259" w:lineRule="auto"/>
        <w:rPr>
          <w:rFonts w:ascii="Times New Roman" w:hAnsi="Times New Roman" w:cs="Times New Roman"/>
        </w:rPr>
      </w:pPr>
      <w:r w:rsidRPr="00E04691">
        <w:rPr>
          <w:rFonts w:ascii="Times New Roman" w:hAnsi="Times New Roman" w:cs="Times New Roman"/>
        </w:rPr>
        <w:br w:type="page"/>
      </w:r>
    </w:p>
    <w:p w14:paraId="1ABD57AE" w14:textId="13BDECF2" w:rsidR="00173CDB" w:rsidRDefault="008C4415" w:rsidP="00AF5109">
      <w:pPr>
        <w:tabs>
          <w:tab w:val="left" w:pos="737"/>
        </w:tabs>
        <w:spacing w:line="480" w:lineRule="auto"/>
        <w:jc w:val="center"/>
        <w:rPr>
          <w:rFonts w:ascii="Times New Roman" w:hAnsi="Times New Roman" w:cs="Times New Roman"/>
          <w:b/>
          <w:bCs/>
        </w:rPr>
      </w:pPr>
      <w:r w:rsidRPr="00AF5109">
        <w:rPr>
          <w:rFonts w:ascii="Times New Roman" w:hAnsi="Times New Roman" w:cs="Times New Roman"/>
          <w:b/>
          <w:bCs/>
        </w:rPr>
        <w:lastRenderedPageBreak/>
        <w:t>Pathophysiology</w:t>
      </w:r>
    </w:p>
    <w:p w14:paraId="0AECE062" w14:textId="1316F4F4" w:rsidR="00AF5109" w:rsidRPr="00AF5109" w:rsidRDefault="00AF5109" w:rsidP="00AF5109">
      <w:pPr>
        <w:tabs>
          <w:tab w:val="left" w:pos="737"/>
        </w:tabs>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The patient, an 84-year-old woman</w:t>
      </w:r>
      <w:r w:rsidR="008C3E05">
        <w:rPr>
          <w:rFonts w:ascii="Times New Roman" w:hAnsi="Times New Roman" w:cs="Times New Roman"/>
        </w:rPr>
        <w:t xml:space="preserve"> with third</w:t>
      </w:r>
      <w:r w:rsidR="00A60AF3">
        <w:rPr>
          <w:rFonts w:ascii="Times New Roman" w:hAnsi="Times New Roman" w:cs="Times New Roman"/>
        </w:rPr>
        <w:t>-</w:t>
      </w:r>
      <w:r w:rsidR="008C3E05">
        <w:rPr>
          <w:rFonts w:ascii="Times New Roman" w:hAnsi="Times New Roman" w:cs="Times New Roman"/>
        </w:rPr>
        <w:t>degree AV block</w:t>
      </w:r>
      <w:r>
        <w:rPr>
          <w:rFonts w:ascii="Times New Roman" w:hAnsi="Times New Roman" w:cs="Times New Roman"/>
        </w:rPr>
        <w:t xml:space="preserve">, presented to the </w:t>
      </w:r>
      <w:r w:rsidR="00A758C0">
        <w:rPr>
          <w:rFonts w:ascii="Times New Roman" w:hAnsi="Times New Roman" w:cs="Times New Roman"/>
        </w:rPr>
        <w:t xml:space="preserve">Emergency Department from </w:t>
      </w:r>
      <w:r w:rsidR="008C3E05">
        <w:rPr>
          <w:rFonts w:ascii="Times New Roman" w:hAnsi="Times New Roman" w:cs="Times New Roman"/>
        </w:rPr>
        <w:t>her nursing home</w:t>
      </w:r>
      <w:r>
        <w:rPr>
          <w:rFonts w:ascii="Times New Roman" w:hAnsi="Times New Roman" w:cs="Times New Roman"/>
        </w:rPr>
        <w:t xml:space="preserve"> </w:t>
      </w:r>
      <w:r w:rsidR="008C3E05">
        <w:rPr>
          <w:rFonts w:ascii="Times New Roman" w:hAnsi="Times New Roman" w:cs="Times New Roman"/>
        </w:rPr>
        <w:t xml:space="preserve">after falling and having a period of unconsciousness without responsiveness to sternal rub. </w:t>
      </w:r>
      <w:r w:rsidR="009115D4">
        <w:rPr>
          <w:rFonts w:ascii="Times New Roman" w:hAnsi="Times New Roman" w:cs="Times New Roman"/>
        </w:rPr>
        <w:t xml:space="preserve">The patient complains of nausea and vomiting post fall. She has a past medical history of </w:t>
      </w:r>
      <w:r w:rsidR="005B5EE1">
        <w:rPr>
          <w:rFonts w:ascii="Times New Roman" w:hAnsi="Times New Roman" w:cs="Times New Roman"/>
        </w:rPr>
        <w:t>coronary artery disease (CAD) and hypertension (HTN).</w:t>
      </w:r>
      <w:r w:rsidR="004D568C">
        <w:rPr>
          <w:rFonts w:ascii="Times New Roman" w:hAnsi="Times New Roman" w:cs="Times New Roman"/>
        </w:rPr>
        <w:t xml:space="preserve"> Third degree AV heart block will first be discussed, including signs and symptoms, labs, diagnostic testing,</w:t>
      </w:r>
      <w:r w:rsidR="00CD52A1">
        <w:rPr>
          <w:rFonts w:ascii="Times New Roman" w:hAnsi="Times New Roman" w:cs="Times New Roman"/>
        </w:rPr>
        <w:t xml:space="preserve"> and vital sign</w:t>
      </w:r>
      <w:r w:rsidR="003803D8">
        <w:rPr>
          <w:rFonts w:ascii="Times New Roman" w:hAnsi="Times New Roman" w:cs="Times New Roman"/>
        </w:rPr>
        <w:t>s</w:t>
      </w:r>
      <w:r w:rsidR="00CD52A1">
        <w:rPr>
          <w:rFonts w:ascii="Times New Roman" w:hAnsi="Times New Roman" w:cs="Times New Roman"/>
        </w:rPr>
        <w:t xml:space="preserve">. The presenting conditions of CAD and HTN will then be discussed and related back to septic enteritis. </w:t>
      </w:r>
    </w:p>
    <w:p w14:paraId="6DFAC6C6" w14:textId="16A20825" w:rsidR="00173CDB" w:rsidRDefault="00AF5109" w:rsidP="00AF5109">
      <w:pPr>
        <w:tabs>
          <w:tab w:val="left" w:pos="737"/>
        </w:tabs>
        <w:spacing w:line="480" w:lineRule="auto"/>
        <w:rPr>
          <w:rFonts w:ascii="Times New Roman" w:hAnsi="Times New Roman" w:cs="Times New Roman"/>
        </w:rPr>
      </w:pPr>
      <w:r w:rsidRPr="00AF5109">
        <w:rPr>
          <w:rFonts w:ascii="Times New Roman" w:hAnsi="Times New Roman" w:cs="Times New Roman"/>
        </w:rPr>
        <w:tab/>
      </w:r>
      <w:r w:rsidR="00A60AF3">
        <w:rPr>
          <w:rFonts w:ascii="Times New Roman" w:hAnsi="Times New Roman" w:cs="Times New Roman"/>
        </w:rPr>
        <w:t>Third-degree AV</w:t>
      </w:r>
      <w:r w:rsidR="00BA7401">
        <w:rPr>
          <w:rFonts w:ascii="Times New Roman" w:hAnsi="Times New Roman" w:cs="Times New Roman"/>
        </w:rPr>
        <w:t xml:space="preserve"> (complete)</w:t>
      </w:r>
      <w:r w:rsidR="00A60AF3">
        <w:rPr>
          <w:rFonts w:ascii="Times New Roman" w:hAnsi="Times New Roman" w:cs="Times New Roman"/>
        </w:rPr>
        <w:t xml:space="preserve"> block</w:t>
      </w:r>
      <w:r w:rsidR="00AB68C1">
        <w:rPr>
          <w:rFonts w:ascii="Times New Roman" w:hAnsi="Times New Roman" w:cs="Times New Roman"/>
        </w:rPr>
        <w:t xml:space="preserve"> is defined when an electrical impulse </w:t>
      </w:r>
      <w:proofErr w:type="gramStart"/>
      <w:r w:rsidR="00AB68C1">
        <w:rPr>
          <w:rFonts w:ascii="Times New Roman" w:hAnsi="Times New Roman" w:cs="Times New Roman"/>
        </w:rPr>
        <w:t>can not</w:t>
      </w:r>
      <w:proofErr w:type="gramEnd"/>
      <w:r w:rsidR="00AB68C1">
        <w:rPr>
          <w:rFonts w:ascii="Times New Roman" w:hAnsi="Times New Roman" w:cs="Times New Roman"/>
        </w:rPr>
        <w:t xml:space="preserve"> pass from the atria to the ventricles </w:t>
      </w:r>
      <w:r w:rsidR="006D0A9C">
        <w:rPr>
          <w:rFonts w:ascii="Times New Roman" w:hAnsi="Times New Roman" w:cs="Times New Roman"/>
        </w:rPr>
        <w:t>through the AV node, causing a complete dissociation of activity between the two chambers</w:t>
      </w:r>
      <w:r w:rsidR="00930D26">
        <w:rPr>
          <w:rFonts w:ascii="Times New Roman" w:hAnsi="Times New Roman" w:cs="Times New Roman"/>
        </w:rPr>
        <w:t xml:space="preserve"> (Day, 2025)</w:t>
      </w:r>
      <w:r w:rsidR="006D0A9C">
        <w:rPr>
          <w:rFonts w:ascii="Times New Roman" w:hAnsi="Times New Roman" w:cs="Times New Roman"/>
        </w:rPr>
        <w:t xml:space="preserve">. </w:t>
      </w:r>
      <w:r w:rsidR="00BD45A3">
        <w:rPr>
          <w:rFonts w:ascii="Times New Roman" w:hAnsi="Times New Roman" w:cs="Times New Roman"/>
        </w:rPr>
        <w:t xml:space="preserve">The SA node, or the pacemaker </w:t>
      </w:r>
      <w:proofErr w:type="gramStart"/>
      <w:r w:rsidR="00BD45A3">
        <w:rPr>
          <w:rFonts w:ascii="Times New Roman" w:hAnsi="Times New Roman" w:cs="Times New Roman"/>
        </w:rPr>
        <w:t>is in charge of</w:t>
      </w:r>
      <w:proofErr w:type="gramEnd"/>
      <w:r w:rsidR="00BD45A3">
        <w:rPr>
          <w:rFonts w:ascii="Times New Roman" w:hAnsi="Times New Roman" w:cs="Times New Roman"/>
        </w:rPr>
        <w:t xml:space="preserve"> setting the rate that the heart is beating and sends signals down to the AV node</w:t>
      </w:r>
      <w:r w:rsidR="00771575">
        <w:rPr>
          <w:rFonts w:ascii="Times New Roman" w:hAnsi="Times New Roman" w:cs="Times New Roman"/>
        </w:rPr>
        <w:t xml:space="preserve"> so that the rest of the heart can contract. There is a normal delay between the SA and AV nodes of about 0.12-0.2 seconds</w:t>
      </w:r>
      <w:r w:rsidR="00BD1450">
        <w:rPr>
          <w:rFonts w:ascii="Times New Roman" w:hAnsi="Times New Roman" w:cs="Times New Roman"/>
        </w:rPr>
        <w:t>. The resting membrane potential in normal AV node cells</w:t>
      </w:r>
      <w:r w:rsidR="00450189">
        <w:rPr>
          <w:rFonts w:ascii="Times New Roman" w:hAnsi="Times New Roman" w:cs="Times New Roman"/>
        </w:rPr>
        <w:t xml:space="preserve"> is -60 to -70 mV and depolarizes when calcium and sodium </w:t>
      </w:r>
      <w:r w:rsidR="00A4209B">
        <w:rPr>
          <w:rFonts w:ascii="Times New Roman" w:hAnsi="Times New Roman" w:cs="Times New Roman"/>
        </w:rPr>
        <w:t xml:space="preserve">correctly pass through channels and </w:t>
      </w:r>
      <w:r w:rsidR="001E0E20">
        <w:rPr>
          <w:rFonts w:ascii="Times New Roman" w:hAnsi="Times New Roman" w:cs="Times New Roman"/>
        </w:rPr>
        <w:t>make the electrical environment of the cell more favorable. Calcium and sodium slowly</w:t>
      </w:r>
      <w:r w:rsidR="00C965A6">
        <w:rPr>
          <w:rFonts w:ascii="Times New Roman" w:hAnsi="Times New Roman" w:cs="Times New Roman"/>
        </w:rPr>
        <w:t xml:space="preserve"> enter the cells to cause depolarization which leads to a slow upstroke of the AV node action potential</w:t>
      </w:r>
      <w:r w:rsidR="00BA7401">
        <w:rPr>
          <w:rFonts w:ascii="Times New Roman" w:hAnsi="Times New Roman" w:cs="Times New Roman"/>
        </w:rPr>
        <w:t xml:space="preserve">s. In complete </w:t>
      </w:r>
      <w:r w:rsidR="00821E31">
        <w:rPr>
          <w:rFonts w:ascii="Times New Roman" w:hAnsi="Times New Roman" w:cs="Times New Roman"/>
        </w:rPr>
        <w:t>heart block, the AV node becomes non-conductive from ischemic damage, fibrosis, drug toxicity, or inflammatory processes</w:t>
      </w:r>
      <w:r w:rsidR="00296707">
        <w:rPr>
          <w:rFonts w:ascii="Times New Roman" w:hAnsi="Times New Roman" w:cs="Times New Roman"/>
        </w:rPr>
        <w:t xml:space="preserve">, leading to electrical impulses </w:t>
      </w:r>
      <w:r w:rsidR="00122846">
        <w:rPr>
          <w:rFonts w:ascii="Times New Roman" w:hAnsi="Times New Roman" w:cs="Times New Roman"/>
        </w:rPr>
        <w:t xml:space="preserve">completely </w:t>
      </w:r>
      <w:r w:rsidR="00296707">
        <w:rPr>
          <w:rFonts w:ascii="Times New Roman" w:hAnsi="Times New Roman" w:cs="Times New Roman"/>
        </w:rPr>
        <w:t>failing to reach the ventricl</w:t>
      </w:r>
      <w:r w:rsidR="00122846">
        <w:rPr>
          <w:rFonts w:ascii="Times New Roman" w:hAnsi="Times New Roman" w:cs="Times New Roman"/>
        </w:rPr>
        <w:t>e</w:t>
      </w:r>
      <w:r w:rsidR="00296707">
        <w:rPr>
          <w:rFonts w:ascii="Times New Roman" w:hAnsi="Times New Roman" w:cs="Times New Roman"/>
        </w:rPr>
        <w:t>s.</w:t>
      </w:r>
      <w:r w:rsidR="004A1A09">
        <w:rPr>
          <w:rFonts w:ascii="Times New Roman" w:hAnsi="Times New Roman" w:cs="Times New Roman"/>
        </w:rPr>
        <w:t xml:space="preserve"> Following this, a second pacemaker may take over since the SA node impulses can’t reach the ventricles. </w:t>
      </w:r>
      <w:r w:rsidR="007A029E">
        <w:rPr>
          <w:rFonts w:ascii="Times New Roman" w:hAnsi="Times New Roman" w:cs="Times New Roman"/>
        </w:rPr>
        <w:t xml:space="preserve">Cells with automaticity that are lower than the SA node begin to fire </w:t>
      </w:r>
      <w:r w:rsidR="002E119E">
        <w:rPr>
          <w:rFonts w:ascii="Times New Roman" w:hAnsi="Times New Roman" w:cs="Times New Roman"/>
        </w:rPr>
        <w:t xml:space="preserve">electrical signals to compensate. </w:t>
      </w:r>
      <w:r w:rsidR="0047600D">
        <w:rPr>
          <w:rFonts w:ascii="Times New Roman" w:hAnsi="Times New Roman" w:cs="Times New Roman"/>
        </w:rPr>
        <w:t>AV junctional escape</w:t>
      </w:r>
      <w:r w:rsidR="00E8057F">
        <w:rPr>
          <w:rFonts w:ascii="Times New Roman" w:hAnsi="Times New Roman" w:cs="Times New Roman"/>
        </w:rPr>
        <w:t xml:space="preserve"> tends to be around 40-60 bpm while ventricular escape is 20-40 bpm.</w:t>
      </w:r>
      <w:r w:rsidR="00333808">
        <w:rPr>
          <w:rFonts w:ascii="Times New Roman" w:hAnsi="Times New Roman" w:cs="Times New Roman"/>
        </w:rPr>
        <w:t xml:space="preserve"> These secondary pacemakers act as the SA node to generate and </w:t>
      </w:r>
      <w:r w:rsidR="00333808">
        <w:rPr>
          <w:rFonts w:ascii="Times New Roman" w:hAnsi="Times New Roman" w:cs="Times New Roman"/>
        </w:rPr>
        <w:lastRenderedPageBreak/>
        <w:t>send impulses to the rest of the heart to make it beat. In complete dissociation</w:t>
      </w:r>
      <w:r w:rsidR="004D2A9B">
        <w:rPr>
          <w:rFonts w:ascii="Times New Roman" w:hAnsi="Times New Roman" w:cs="Times New Roman"/>
        </w:rPr>
        <w:t xml:space="preserve"> two independent rhythms may arise. The atria may continue to depolarize at the SA node while the ventricles </w:t>
      </w:r>
      <w:r w:rsidR="00154CDD">
        <w:rPr>
          <w:rFonts w:ascii="Times New Roman" w:hAnsi="Times New Roman" w:cs="Times New Roman"/>
        </w:rPr>
        <w:t>do with the escape pacemaker rate. This causes no relation between P waves and QRS complexes on ECG readings.</w:t>
      </w:r>
      <w:r w:rsidR="00C81F1B">
        <w:rPr>
          <w:rFonts w:ascii="Times New Roman" w:hAnsi="Times New Roman" w:cs="Times New Roman"/>
        </w:rPr>
        <w:t xml:space="preserve"> Complete heart block can lead to a reduced cardiac output due to the slowed ventricular rate and decreased atrial contribution</w:t>
      </w:r>
      <w:r w:rsidR="00234A27">
        <w:rPr>
          <w:rFonts w:ascii="Times New Roman" w:hAnsi="Times New Roman" w:cs="Times New Roman"/>
        </w:rPr>
        <w:t>.</w:t>
      </w:r>
    </w:p>
    <w:p w14:paraId="75646C3B" w14:textId="041A65E7" w:rsidR="00A32025" w:rsidRDefault="00A32025" w:rsidP="00AF5109">
      <w:pPr>
        <w:tabs>
          <w:tab w:val="left" w:pos="737"/>
        </w:tabs>
        <w:spacing w:line="480" w:lineRule="auto"/>
        <w:rPr>
          <w:rFonts w:ascii="Times New Roman" w:hAnsi="Times New Roman" w:cs="Times New Roman"/>
        </w:rPr>
      </w:pPr>
      <w:r>
        <w:rPr>
          <w:rFonts w:ascii="Times New Roman" w:hAnsi="Times New Roman" w:cs="Times New Roman"/>
        </w:rPr>
        <w:tab/>
      </w:r>
      <w:r w:rsidR="00EB1335">
        <w:rPr>
          <w:rFonts w:ascii="Times New Roman" w:hAnsi="Times New Roman" w:cs="Times New Roman"/>
        </w:rPr>
        <w:t xml:space="preserve">Third-degree AV block is diagnosed in various ways. Commonly, ECGs are used </w:t>
      </w:r>
      <w:proofErr w:type="gramStart"/>
      <w:r w:rsidR="00EB1335">
        <w:rPr>
          <w:rFonts w:ascii="Times New Roman" w:hAnsi="Times New Roman" w:cs="Times New Roman"/>
        </w:rPr>
        <w:t>in order to</w:t>
      </w:r>
      <w:proofErr w:type="gramEnd"/>
      <w:r w:rsidR="00EB1335">
        <w:rPr>
          <w:rFonts w:ascii="Times New Roman" w:hAnsi="Times New Roman" w:cs="Times New Roman"/>
        </w:rPr>
        <w:t xml:space="preserve"> </w:t>
      </w:r>
      <w:r w:rsidR="00AC409A">
        <w:rPr>
          <w:rFonts w:ascii="Times New Roman" w:hAnsi="Times New Roman" w:cs="Times New Roman"/>
        </w:rPr>
        <w:t>see atrial and ventricular activity, this allows for any secondary pacemakers to be seen</w:t>
      </w:r>
      <w:r w:rsidR="00105652">
        <w:rPr>
          <w:rFonts w:ascii="Times New Roman" w:hAnsi="Times New Roman" w:cs="Times New Roman"/>
        </w:rPr>
        <w:t xml:space="preserve"> (Day, 2025)</w:t>
      </w:r>
      <w:r w:rsidR="00AC409A">
        <w:rPr>
          <w:rFonts w:ascii="Times New Roman" w:hAnsi="Times New Roman" w:cs="Times New Roman"/>
        </w:rPr>
        <w:t xml:space="preserve">. As stated in the previous paragraph, if there is a block in the </w:t>
      </w:r>
      <w:r w:rsidR="00BB2704">
        <w:rPr>
          <w:rFonts w:ascii="Times New Roman" w:hAnsi="Times New Roman" w:cs="Times New Roman"/>
        </w:rPr>
        <w:t>AV node, the pacemaker rate will be 40-60 bpm and if the block is in the Purkinje fiber the rate will range from 20-40 bpm.</w:t>
      </w:r>
      <w:r w:rsidR="00D75861">
        <w:rPr>
          <w:rFonts w:ascii="Times New Roman" w:hAnsi="Times New Roman" w:cs="Times New Roman"/>
        </w:rPr>
        <w:t xml:space="preserve"> Other studies like electrophysiology studies may be used. These studies help to determine the exact site of the block</w:t>
      </w:r>
      <w:r w:rsidR="00990007">
        <w:rPr>
          <w:rFonts w:ascii="Times New Roman" w:hAnsi="Times New Roman" w:cs="Times New Roman"/>
        </w:rPr>
        <w:t xml:space="preserve"> in the heart. Laboratory tests such as electrolytes, cardiac enzymes, drug levels, and echocardiograms may also be used. Echocardiograms are used to see and </w:t>
      </w:r>
      <w:r w:rsidR="009C46DA">
        <w:rPr>
          <w:rFonts w:ascii="Times New Roman" w:hAnsi="Times New Roman" w:cs="Times New Roman"/>
        </w:rPr>
        <w:t xml:space="preserve">determine any structural heart disease. </w:t>
      </w:r>
    </w:p>
    <w:p w14:paraId="140F522C" w14:textId="4C1DB60A" w:rsidR="00105652" w:rsidRDefault="00C62C23" w:rsidP="00AF5109">
      <w:pPr>
        <w:tabs>
          <w:tab w:val="left" w:pos="737"/>
        </w:tabs>
        <w:spacing w:line="480" w:lineRule="auto"/>
        <w:rPr>
          <w:rFonts w:ascii="Times New Roman" w:hAnsi="Times New Roman" w:cs="Times New Roman"/>
        </w:rPr>
      </w:pPr>
      <w:r>
        <w:rPr>
          <w:rFonts w:ascii="Times New Roman" w:hAnsi="Times New Roman" w:cs="Times New Roman"/>
        </w:rPr>
        <w:tab/>
        <w:t xml:space="preserve">Third-degree AV block can be treated </w:t>
      </w:r>
      <w:r w:rsidR="00EB067A">
        <w:rPr>
          <w:rFonts w:ascii="Times New Roman" w:hAnsi="Times New Roman" w:cs="Times New Roman"/>
        </w:rPr>
        <w:t>in a multitude of ways.</w:t>
      </w:r>
      <w:r w:rsidR="00986CE6">
        <w:rPr>
          <w:rFonts w:ascii="Times New Roman" w:hAnsi="Times New Roman" w:cs="Times New Roman"/>
        </w:rPr>
        <w:t xml:space="preserve"> Transcutaneous pacing (TCP), it </w:t>
      </w:r>
      <w:r w:rsidR="00106350">
        <w:rPr>
          <w:rFonts w:ascii="Times New Roman" w:hAnsi="Times New Roman" w:cs="Times New Roman"/>
        </w:rPr>
        <w:t>is typically</w:t>
      </w:r>
      <w:r w:rsidR="00986CE6">
        <w:rPr>
          <w:rFonts w:ascii="Times New Roman" w:hAnsi="Times New Roman" w:cs="Times New Roman"/>
        </w:rPr>
        <w:t xml:space="preserve"> the first-line </w:t>
      </w:r>
      <w:r w:rsidR="00106350">
        <w:rPr>
          <w:rFonts w:ascii="Times New Roman" w:hAnsi="Times New Roman" w:cs="Times New Roman"/>
        </w:rPr>
        <w:t>intervention,</w:t>
      </w:r>
      <w:r w:rsidR="00986CE6">
        <w:rPr>
          <w:rFonts w:ascii="Times New Roman" w:hAnsi="Times New Roman" w:cs="Times New Roman"/>
        </w:rPr>
        <w:t xml:space="preserve"> but it is temporary</w:t>
      </w:r>
      <w:r w:rsidR="00106350">
        <w:rPr>
          <w:rFonts w:ascii="Times New Roman" w:hAnsi="Times New Roman" w:cs="Times New Roman"/>
        </w:rPr>
        <w:t xml:space="preserve"> </w:t>
      </w:r>
      <w:r w:rsidR="00106350">
        <w:rPr>
          <w:rFonts w:ascii="Times New Roman" w:hAnsi="Times New Roman" w:cs="Times New Roman"/>
        </w:rPr>
        <w:t>(Day, 2025).</w:t>
      </w:r>
      <w:r w:rsidR="00106350">
        <w:rPr>
          <w:rFonts w:ascii="Times New Roman" w:hAnsi="Times New Roman" w:cs="Times New Roman"/>
        </w:rPr>
        <w:t xml:space="preserve"> </w:t>
      </w:r>
      <w:r w:rsidR="00986CE6">
        <w:rPr>
          <w:rFonts w:ascii="Times New Roman" w:hAnsi="Times New Roman" w:cs="Times New Roman"/>
        </w:rPr>
        <w:t xml:space="preserve">TCP is used for symptomatic patients and is a noninvasive procedure that involves electrode pads. Until a permanent pacemaker is able to be placed, TCP is used. Atropine, epinephrine, or dopamine infusions can also be used to support the </w:t>
      </w:r>
      <w:r w:rsidR="00106350">
        <w:rPr>
          <w:rFonts w:ascii="Times New Roman" w:hAnsi="Times New Roman" w:cs="Times New Roman"/>
        </w:rPr>
        <w:t>heart,</w:t>
      </w:r>
      <w:r w:rsidR="00986CE6">
        <w:rPr>
          <w:rFonts w:ascii="Times New Roman" w:hAnsi="Times New Roman" w:cs="Times New Roman"/>
        </w:rPr>
        <w:t xml:space="preserve"> but it may not work due to the complete heart block. For more long-term treatment, permanent pacemakers are the way to go and the treatment of choice. The physician may also use a transvenous pacemaker, beta blocker, or calcium channel blocker. Additionally, treating the underlying cause and reversing it, is also effective. Underlying causes may include electrolyte imbalances, ischemia, drug toxicities, or structural diseases. </w:t>
      </w:r>
    </w:p>
    <w:p w14:paraId="402CB536" w14:textId="343B5AFF" w:rsidR="00F80D6B" w:rsidRDefault="00F80D6B" w:rsidP="00AF5109">
      <w:pPr>
        <w:tabs>
          <w:tab w:val="left" w:pos="737"/>
        </w:tabs>
        <w:spacing w:line="480" w:lineRule="auto"/>
        <w:rPr>
          <w:rFonts w:ascii="Times New Roman" w:hAnsi="Times New Roman" w:cs="Times New Roman"/>
        </w:rPr>
      </w:pPr>
      <w:r>
        <w:rPr>
          <w:rFonts w:ascii="Times New Roman" w:hAnsi="Times New Roman" w:cs="Times New Roman"/>
        </w:rPr>
        <w:lastRenderedPageBreak/>
        <w:tab/>
        <w:t xml:space="preserve">The symptoms of </w:t>
      </w:r>
      <w:r w:rsidR="0012546C">
        <w:rPr>
          <w:rFonts w:ascii="Times New Roman" w:hAnsi="Times New Roman" w:cs="Times New Roman"/>
        </w:rPr>
        <w:t xml:space="preserve">nausea and vomiting could be associated with the fall but also heart block. </w:t>
      </w:r>
      <w:r w:rsidR="00553E53">
        <w:rPr>
          <w:rFonts w:ascii="Times New Roman" w:hAnsi="Times New Roman" w:cs="Times New Roman"/>
        </w:rPr>
        <w:t>Decreased perfusion to the GI tract combined with vagal stimulation can lead to nausea and vomiting</w:t>
      </w:r>
      <w:r w:rsidR="00F00481">
        <w:rPr>
          <w:rFonts w:ascii="Times New Roman" w:hAnsi="Times New Roman" w:cs="Times New Roman"/>
        </w:rPr>
        <w:t xml:space="preserve"> (Ventura, 2025)</w:t>
      </w:r>
      <w:r w:rsidR="00553E53">
        <w:rPr>
          <w:rFonts w:ascii="Times New Roman" w:hAnsi="Times New Roman" w:cs="Times New Roman"/>
        </w:rPr>
        <w:t xml:space="preserve">. Vagal stimulation from cardiac distress and activate the parasympathetic nervous system which increases gastric motility leading to nausea. </w:t>
      </w:r>
      <w:r w:rsidR="00FB5C46">
        <w:rPr>
          <w:rFonts w:ascii="Times New Roman" w:hAnsi="Times New Roman" w:cs="Times New Roman"/>
        </w:rPr>
        <w:t>Potential cerebral hypoperfusion related to decreased cardiac output</w:t>
      </w:r>
      <w:r w:rsidR="0099009F">
        <w:rPr>
          <w:rFonts w:ascii="Times New Roman" w:hAnsi="Times New Roman" w:cs="Times New Roman"/>
        </w:rPr>
        <w:t xml:space="preserve"> </w:t>
      </w:r>
      <w:r w:rsidR="00A9613E">
        <w:rPr>
          <w:rFonts w:ascii="Times New Roman" w:hAnsi="Times New Roman" w:cs="Times New Roman"/>
        </w:rPr>
        <w:t>can s</w:t>
      </w:r>
      <w:r w:rsidR="000D21AB">
        <w:rPr>
          <w:rFonts w:ascii="Times New Roman" w:hAnsi="Times New Roman" w:cs="Times New Roman"/>
        </w:rPr>
        <w:t xml:space="preserve">timulate the vomiting center in the medulla. </w:t>
      </w:r>
      <w:r w:rsidR="00770B87">
        <w:rPr>
          <w:rFonts w:ascii="Times New Roman" w:hAnsi="Times New Roman" w:cs="Times New Roman"/>
        </w:rPr>
        <w:t>The patient also presented to the ED post fall which could be caused by a decreased amount of oxygen to the brain via the blood. At this time, determining what caused the fall and how to treat it should be higher up on the priority list.</w:t>
      </w:r>
    </w:p>
    <w:p w14:paraId="1081A900" w14:textId="593D0E0F" w:rsidR="00106350" w:rsidRDefault="00142648" w:rsidP="00AF5109">
      <w:pPr>
        <w:tabs>
          <w:tab w:val="left" w:pos="737"/>
        </w:tabs>
        <w:spacing w:line="480" w:lineRule="auto"/>
        <w:rPr>
          <w:rFonts w:ascii="Times New Roman" w:hAnsi="Times New Roman" w:cs="Times New Roman"/>
        </w:rPr>
      </w:pPr>
      <w:r>
        <w:rPr>
          <w:rFonts w:ascii="Times New Roman" w:hAnsi="Times New Roman" w:cs="Times New Roman"/>
        </w:rPr>
        <w:tab/>
      </w:r>
      <w:r w:rsidR="00550A98">
        <w:rPr>
          <w:rFonts w:ascii="Times New Roman" w:hAnsi="Times New Roman" w:cs="Times New Roman"/>
        </w:rPr>
        <w:t>The patient had a CO2 level of</w:t>
      </w:r>
      <w:r w:rsidR="003C0772">
        <w:rPr>
          <w:rFonts w:ascii="Times New Roman" w:hAnsi="Times New Roman" w:cs="Times New Roman"/>
        </w:rPr>
        <w:t xml:space="preserve"> 21mEq/L (normal is 70-100 </w:t>
      </w:r>
      <w:proofErr w:type="spellStart"/>
      <w:r w:rsidR="003C0772">
        <w:rPr>
          <w:rFonts w:ascii="Times New Roman" w:hAnsi="Times New Roman" w:cs="Times New Roman"/>
        </w:rPr>
        <w:t>mEq</w:t>
      </w:r>
      <w:proofErr w:type="spellEnd"/>
      <w:r w:rsidR="003C0772">
        <w:rPr>
          <w:rFonts w:ascii="Times New Roman" w:hAnsi="Times New Roman" w:cs="Times New Roman"/>
        </w:rPr>
        <w:t>/L) which could be</w:t>
      </w:r>
      <w:r w:rsidR="0048457D">
        <w:rPr>
          <w:rFonts w:ascii="Times New Roman" w:hAnsi="Times New Roman" w:cs="Times New Roman"/>
        </w:rPr>
        <w:t xml:space="preserve"> linked to her hypoperfusion causing lactic acidosis. </w:t>
      </w:r>
      <w:r w:rsidR="00B0295F">
        <w:rPr>
          <w:rFonts w:ascii="Times New Roman" w:hAnsi="Times New Roman" w:cs="Times New Roman"/>
        </w:rPr>
        <w:t xml:space="preserve">Lactic acidosis can cause low CO2 by </w:t>
      </w:r>
      <w:r w:rsidR="00A16DDA">
        <w:rPr>
          <w:rFonts w:ascii="Times New Roman" w:hAnsi="Times New Roman" w:cs="Times New Roman"/>
        </w:rPr>
        <w:t>decreasing oxygen delivery which causes tissues to become hypoxic and switch to anaerobic metabolism, leading to lactic acid</w:t>
      </w:r>
      <w:r w:rsidR="00FD0AC4">
        <w:rPr>
          <w:rFonts w:ascii="Times New Roman" w:hAnsi="Times New Roman" w:cs="Times New Roman"/>
        </w:rPr>
        <w:t xml:space="preserve"> (McCance et al, 2023)</w:t>
      </w:r>
      <w:r w:rsidR="0049623E">
        <w:rPr>
          <w:rFonts w:ascii="Times New Roman" w:hAnsi="Times New Roman" w:cs="Times New Roman"/>
        </w:rPr>
        <w:t xml:space="preserve">. </w:t>
      </w:r>
      <w:r w:rsidR="00246616">
        <w:rPr>
          <w:rFonts w:ascii="Times New Roman" w:hAnsi="Times New Roman" w:cs="Times New Roman"/>
        </w:rPr>
        <w:t>Lactic acid chemically is H2CO3</w:t>
      </w:r>
      <w:r w:rsidR="001F5CA4">
        <w:rPr>
          <w:rFonts w:ascii="Times New Roman" w:hAnsi="Times New Roman" w:cs="Times New Roman"/>
        </w:rPr>
        <w:t xml:space="preserve"> which will then turn into Co2 and H2O. </w:t>
      </w:r>
      <w:r w:rsidR="0049623E">
        <w:rPr>
          <w:rFonts w:ascii="Times New Roman" w:hAnsi="Times New Roman" w:cs="Times New Roman"/>
        </w:rPr>
        <w:t>T</w:t>
      </w:r>
      <w:r w:rsidR="00C1581A">
        <w:rPr>
          <w:rFonts w:ascii="Times New Roman" w:hAnsi="Times New Roman" w:cs="Times New Roman"/>
        </w:rPr>
        <w:t xml:space="preserve">his then leads to an increase in </w:t>
      </w:r>
      <w:r w:rsidR="00246616">
        <w:rPr>
          <w:rFonts w:ascii="Times New Roman" w:hAnsi="Times New Roman" w:cs="Times New Roman"/>
        </w:rPr>
        <w:t>CO2.</w:t>
      </w:r>
      <w:r w:rsidR="008F4670">
        <w:rPr>
          <w:rFonts w:ascii="Times New Roman" w:hAnsi="Times New Roman" w:cs="Times New Roman"/>
        </w:rPr>
        <w:t xml:space="preserve"> The patient had a glucose level of 161 mg/dL (normal is 70-100 mg/dL), which may be due to the stress she is under and the body producing more </w:t>
      </w:r>
      <w:proofErr w:type="gramStart"/>
      <w:r w:rsidR="008F4670">
        <w:rPr>
          <w:rFonts w:ascii="Times New Roman" w:hAnsi="Times New Roman" w:cs="Times New Roman"/>
        </w:rPr>
        <w:t>in order to</w:t>
      </w:r>
      <w:proofErr w:type="gramEnd"/>
      <w:r w:rsidR="008F4670">
        <w:rPr>
          <w:rFonts w:ascii="Times New Roman" w:hAnsi="Times New Roman" w:cs="Times New Roman"/>
        </w:rPr>
        <w:t xml:space="preserve"> have energy.</w:t>
      </w:r>
      <w:r w:rsidR="00A32D11">
        <w:rPr>
          <w:rFonts w:ascii="Times New Roman" w:hAnsi="Times New Roman" w:cs="Times New Roman"/>
        </w:rPr>
        <w:t xml:space="preserve"> The patient had a BUN of 7 mg/dL (normal is 8-21 mg/dL) which may be related to dehydration from vomiting and not taking in enough protein.</w:t>
      </w:r>
      <w:r w:rsidR="00246CF0">
        <w:rPr>
          <w:rFonts w:ascii="Times New Roman" w:hAnsi="Times New Roman" w:cs="Times New Roman"/>
        </w:rPr>
        <w:t xml:space="preserve"> The patient received a CT brain/head without contrast, CT spine cervical without contrast, and an XR chest 1 view frontal while in the hospital. The CT spine cervical without contrast was the only test with results in an</w:t>
      </w:r>
      <w:r w:rsidR="00B2255C">
        <w:rPr>
          <w:rFonts w:ascii="Times New Roman" w:hAnsi="Times New Roman" w:cs="Times New Roman"/>
        </w:rPr>
        <w:t>d it indicated that the results were normal. The patient’s temperature was around 36.7</w:t>
      </w:r>
      <w:r w:rsidR="00484175" w:rsidRPr="00484175">
        <w:rPr>
          <w:rFonts w:ascii="Times New Roman" w:hAnsi="Times New Roman" w:cs="Times New Roman"/>
        </w:rPr>
        <w:t>℃</w:t>
      </w:r>
      <w:r w:rsidR="00484175">
        <w:rPr>
          <w:rFonts w:ascii="Times New Roman" w:hAnsi="Times New Roman" w:cs="Times New Roman"/>
        </w:rPr>
        <w:t xml:space="preserve"> which is normal. Her heart rate ranged from 68-77 bpm (normal is 60-100 bpm), </w:t>
      </w:r>
      <w:r w:rsidR="00D25F55">
        <w:rPr>
          <w:rFonts w:ascii="Times New Roman" w:hAnsi="Times New Roman" w:cs="Times New Roman"/>
        </w:rPr>
        <w:t>respiratory rate was between 15-23 (normal is 12-20) which is slightly elevated. The patient’s blood pressure was</w:t>
      </w:r>
      <w:r w:rsidR="00C20616">
        <w:rPr>
          <w:rFonts w:ascii="Times New Roman" w:hAnsi="Times New Roman" w:cs="Times New Roman"/>
        </w:rPr>
        <w:t xml:space="preserve"> 133-182/80-102 mmHg (normal is 110-120/70-80) which is significantly higher than normal. Her oxygen saturation was always around 93-94% on </w:t>
      </w:r>
      <w:r w:rsidR="00C20616">
        <w:rPr>
          <w:rFonts w:ascii="Times New Roman" w:hAnsi="Times New Roman" w:cs="Times New Roman"/>
        </w:rPr>
        <w:lastRenderedPageBreak/>
        <w:t xml:space="preserve">room air (normal is 90-100%). The patient’s pain level wasn’t listed in the </w:t>
      </w:r>
      <w:proofErr w:type="gramStart"/>
      <w:r w:rsidR="00C20616">
        <w:rPr>
          <w:rFonts w:ascii="Times New Roman" w:hAnsi="Times New Roman" w:cs="Times New Roman"/>
        </w:rPr>
        <w:t>charting</w:t>
      </w:r>
      <w:proofErr w:type="gramEnd"/>
      <w:r w:rsidR="00C20616">
        <w:rPr>
          <w:rFonts w:ascii="Times New Roman" w:hAnsi="Times New Roman" w:cs="Times New Roman"/>
        </w:rPr>
        <w:t xml:space="preserve"> </w:t>
      </w:r>
      <w:r w:rsidR="00CC6D6B">
        <w:rPr>
          <w:rFonts w:ascii="Times New Roman" w:hAnsi="Times New Roman" w:cs="Times New Roman"/>
        </w:rPr>
        <w:t>but I would expect her to have some sort of pain after a fall.</w:t>
      </w:r>
    </w:p>
    <w:p w14:paraId="46A957DC" w14:textId="032FD189" w:rsidR="00106350" w:rsidRDefault="00106350" w:rsidP="00A07B37">
      <w:pPr>
        <w:tabs>
          <w:tab w:val="left" w:pos="737"/>
        </w:tabs>
        <w:spacing w:line="480" w:lineRule="auto"/>
        <w:jc w:val="center"/>
        <w:rPr>
          <w:rFonts w:ascii="Times New Roman" w:hAnsi="Times New Roman" w:cs="Times New Roman"/>
          <w:b/>
          <w:bCs/>
        </w:rPr>
      </w:pPr>
      <w:r>
        <w:rPr>
          <w:rFonts w:ascii="Times New Roman" w:hAnsi="Times New Roman" w:cs="Times New Roman"/>
          <w:b/>
          <w:bCs/>
        </w:rPr>
        <w:t>Co-Morbidities</w:t>
      </w:r>
    </w:p>
    <w:p w14:paraId="6907BEB8" w14:textId="4E21CF6F" w:rsidR="00A07B37" w:rsidRDefault="00A07B37" w:rsidP="00A07B37">
      <w:pPr>
        <w:tabs>
          <w:tab w:val="left" w:pos="737"/>
        </w:tabs>
        <w:spacing w:line="480" w:lineRule="auto"/>
        <w:rPr>
          <w:rFonts w:ascii="Times New Roman" w:hAnsi="Times New Roman" w:cs="Times New Roman"/>
        </w:rPr>
      </w:pPr>
      <w:r>
        <w:rPr>
          <w:rFonts w:ascii="Times New Roman" w:hAnsi="Times New Roman" w:cs="Times New Roman"/>
          <w:b/>
          <w:bCs/>
        </w:rPr>
        <w:t>Coronary Artery Disease</w:t>
      </w:r>
    </w:p>
    <w:p w14:paraId="239A355B" w14:textId="2A086443" w:rsidR="00106350" w:rsidRDefault="00106350" w:rsidP="00AF5109">
      <w:pPr>
        <w:tabs>
          <w:tab w:val="left" w:pos="737"/>
        </w:tabs>
        <w:spacing w:line="480" w:lineRule="auto"/>
        <w:rPr>
          <w:rFonts w:ascii="Times New Roman" w:hAnsi="Times New Roman" w:cs="Times New Roman"/>
        </w:rPr>
      </w:pPr>
      <w:r>
        <w:rPr>
          <w:rFonts w:ascii="Times New Roman" w:hAnsi="Times New Roman" w:cs="Times New Roman"/>
        </w:rPr>
        <w:tab/>
        <w:t xml:space="preserve">CAD occurs when the arteries around the heart begin to develop plaque </w:t>
      </w:r>
      <w:r w:rsidR="00DC4553">
        <w:rPr>
          <w:rFonts w:ascii="Times New Roman" w:hAnsi="Times New Roman" w:cs="Times New Roman"/>
        </w:rPr>
        <w:t>buildup</w:t>
      </w:r>
      <w:r>
        <w:rPr>
          <w:rFonts w:ascii="Times New Roman" w:hAnsi="Times New Roman" w:cs="Times New Roman"/>
        </w:rPr>
        <w:t>. This starts when the endothelial cells within the artery become injured from HTN and other factors. The patient also has HTN which will be discussed later.</w:t>
      </w:r>
      <w:r w:rsidR="00DC4553">
        <w:rPr>
          <w:rFonts w:ascii="Times New Roman" w:hAnsi="Times New Roman" w:cs="Times New Roman"/>
        </w:rPr>
        <w:t xml:space="preserve"> Stress on the endothelial tissue over time causes damage and makes patient’s more susceptible to plaque buildup. Once the endothelial cells become injured, the inflammatory response occurs which causes then to have a decreased production of antithrombic and vasodilating cytokines</w:t>
      </w:r>
      <w:r w:rsidR="007A153B">
        <w:rPr>
          <w:rFonts w:ascii="Times New Roman" w:hAnsi="Times New Roman" w:cs="Times New Roman"/>
        </w:rPr>
        <w:t xml:space="preserve"> (McCance et al, 2023)</w:t>
      </w:r>
      <w:r w:rsidR="00DC4553">
        <w:rPr>
          <w:rFonts w:ascii="Times New Roman" w:hAnsi="Times New Roman" w:cs="Times New Roman"/>
        </w:rPr>
        <w:t xml:space="preserve">. Antithrombotic cytokines prevent clotting while vasodilating cytokines keep the vessels open. The cells will then exhibit adhesion molecules like selectins, integrins, and intracellular adhesion molecules, on their surface. These molecules make the endothelium easier to stick to and </w:t>
      </w:r>
      <w:proofErr w:type="gramStart"/>
      <w:r w:rsidR="00DC4553">
        <w:rPr>
          <w:rFonts w:ascii="Times New Roman" w:hAnsi="Times New Roman" w:cs="Times New Roman"/>
        </w:rPr>
        <w:t>attracts</w:t>
      </w:r>
      <w:proofErr w:type="gramEnd"/>
      <w:r w:rsidR="00DC4553">
        <w:rPr>
          <w:rFonts w:ascii="Times New Roman" w:hAnsi="Times New Roman" w:cs="Times New Roman"/>
        </w:rPr>
        <w:t xml:space="preserve"> monocytes and other inflammatory cells in </w:t>
      </w:r>
      <w:r w:rsidR="002173AC">
        <w:rPr>
          <w:rFonts w:ascii="Times New Roman" w:hAnsi="Times New Roman" w:cs="Times New Roman"/>
        </w:rPr>
        <w:t>circulation</w:t>
      </w:r>
      <w:r w:rsidR="00DC4553">
        <w:rPr>
          <w:rFonts w:ascii="Times New Roman" w:hAnsi="Times New Roman" w:cs="Times New Roman"/>
        </w:rPr>
        <w:t xml:space="preserve">. </w:t>
      </w:r>
      <w:r w:rsidR="002173AC">
        <w:rPr>
          <w:rFonts w:ascii="Times New Roman" w:hAnsi="Times New Roman" w:cs="Times New Roman"/>
        </w:rPr>
        <w:t xml:space="preserve">Selectin bindings will allow for phagocytes to roll alongside the endothelial surface. Margination and tight binding occur when the cells stick to the endothelium and diapedesis follows. Diapedesis is when the phagocytes, monocytes, and other cells then migrate through any openings in the endothelial cells into the wall of the vessel. Upon reaching the vessel intima, monocytes differentiate into macrophages. This differentiation allows for pro-inflammatory cytokines such as TNF-alpha, interleukins one and six, interferons like IFN-alpha, and C-reactive proteins to be released. Enzymes will then damage the vessel wall even more. Following this, oxidative stress occurs </w:t>
      </w:r>
      <w:r w:rsidR="007A153B">
        <w:rPr>
          <w:rFonts w:ascii="Times New Roman" w:hAnsi="Times New Roman" w:cs="Times New Roman"/>
        </w:rPr>
        <w:t xml:space="preserve">and creates toxic oxygen free radicals. These free radicals then oxidize LDL cholesterol within the intima and </w:t>
      </w:r>
      <w:proofErr w:type="gramStart"/>
      <w:r w:rsidR="007A153B">
        <w:rPr>
          <w:rFonts w:ascii="Times New Roman" w:hAnsi="Times New Roman" w:cs="Times New Roman"/>
        </w:rPr>
        <w:t>leads</w:t>
      </w:r>
      <w:proofErr w:type="gramEnd"/>
      <w:r w:rsidR="007A153B">
        <w:rPr>
          <w:rFonts w:ascii="Times New Roman" w:hAnsi="Times New Roman" w:cs="Times New Roman"/>
        </w:rPr>
        <w:t xml:space="preserve"> to even more adhesion molecule expression. As macrophages engulf oxidized LDL molecules, they become foam cells </w:t>
      </w:r>
      <w:r w:rsidR="007A153B">
        <w:rPr>
          <w:rFonts w:ascii="Times New Roman" w:hAnsi="Times New Roman" w:cs="Times New Roman"/>
        </w:rPr>
        <w:lastRenderedPageBreak/>
        <w:t xml:space="preserve">and create fatty streaks within the vessels. </w:t>
      </w:r>
      <w:r w:rsidR="00841946">
        <w:rPr>
          <w:rFonts w:ascii="Times New Roman" w:hAnsi="Times New Roman" w:cs="Times New Roman"/>
        </w:rPr>
        <w:t xml:space="preserve">The macrophages may also release growth factors and cause smooth muscle cells to proliferate and produce collagen to migrate over the fatty streaks (Shaffer, 2025). The collagen will build a cap over the lipid core and form a fibrous plaque. </w:t>
      </w:r>
      <w:proofErr w:type="gramStart"/>
      <w:r w:rsidR="007A153B">
        <w:rPr>
          <w:rFonts w:ascii="Times New Roman" w:hAnsi="Times New Roman" w:cs="Times New Roman"/>
        </w:rPr>
        <w:t>Overtime</w:t>
      </w:r>
      <w:proofErr w:type="gramEnd"/>
      <w:r w:rsidR="007A153B">
        <w:rPr>
          <w:rFonts w:ascii="Times New Roman" w:hAnsi="Times New Roman" w:cs="Times New Roman"/>
        </w:rPr>
        <w:t xml:space="preserve"> the plaque buildup grows</w:t>
      </w:r>
      <w:r w:rsidR="00841946">
        <w:rPr>
          <w:rFonts w:ascii="Times New Roman" w:hAnsi="Times New Roman" w:cs="Times New Roman"/>
        </w:rPr>
        <w:t xml:space="preserve">, causing the lumen of the vessel to narrow and significantly decrease blood flow in that area. Plaque may become unstable and even rupture as inflammation continues. Platelets may also accumulate in the area if there is a rupture and fibrin is bonded to GP IIb/IIIa receptors. </w:t>
      </w:r>
    </w:p>
    <w:p w14:paraId="32699B6C" w14:textId="2D640052" w:rsidR="008B4E86" w:rsidRDefault="008B4E86" w:rsidP="00AF5109">
      <w:pPr>
        <w:tabs>
          <w:tab w:val="left" w:pos="737"/>
        </w:tabs>
        <w:spacing w:line="480" w:lineRule="auto"/>
        <w:rPr>
          <w:rFonts w:ascii="Times New Roman" w:hAnsi="Times New Roman" w:cs="Times New Roman"/>
        </w:rPr>
      </w:pPr>
      <w:r>
        <w:rPr>
          <w:rFonts w:ascii="Times New Roman" w:hAnsi="Times New Roman" w:cs="Times New Roman"/>
        </w:rPr>
        <w:tab/>
        <w:t xml:space="preserve">CAD is diagnosed through basic assessments and more specific tests and procedures. History and physical exams, 12-lead ECGs, lipid profiles, C-reactive protein testing, X-ray, and echocardiograms can be used as an initial assessment (Shaffer, 2025). If further testing is needed, exercise stress tests, pharmacologic stress testing, electron beam CT, and coronary CT angiographies can be used as non-invasive tests for diagnosis. With all the tests and assessments listed above, cardiac catheterization is the gold standard for diagnosis. </w:t>
      </w:r>
      <w:proofErr w:type="gramStart"/>
      <w:r>
        <w:rPr>
          <w:rFonts w:ascii="Times New Roman" w:hAnsi="Times New Roman" w:cs="Times New Roman"/>
        </w:rPr>
        <w:t>In order to</w:t>
      </w:r>
      <w:proofErr w:type="gramEnd"/>
      <w:r>
        <w:rPr>
          <w:rFonts w:ascii="Times New Roman" w:hAnsi="Times New Roman" w:cs="Times New Roman"/>
        </w:rPr>
        <w:t xml:space="preserve"> do a cardiac </w:t>
      </w:r>
      <w:proofErr w:type="gramStart"/>
      <w:r>
        <w:rPr>
          <w:rFonts w:ascii="Times New Roman" w:hAnsi="Times New Roman" w:cs="Times New Roman"/>
        </w:rPr>
        <w:t>catheterization</w:t>
      </w:r>
      <w:proofErr w:type="gramEnd"/>
      <w:r>
        <w:rPr>
          <w:rFonts w:ascii="Times New Roman" w:hAnsi="Times New Roman" w:cs="Times New Roman"/>
        </w:rPr>
        <w:t xml:space="preserve"> they must have increased anginal symptoms, depressed ST or T wave inversion on ECGs, positive cardiac biomarkers, and any stress tests with unusual results but normal ECGs and biomarkers. </w:t>
      </w:r>
      <w:proofErr w:type="gramStart"/>
      <w:r>
        <w:rPr>
          <w:rFonts w:ascii="Times New Roman" w:hAnsi="Times New Roman" w:cs="Times New Roman"/>
        </w:rPr>
        <w:t>A cardiac</w:t>
      </w:r>
      <w:proofErr w:type="gramEnd"/>
      <w:r>
        <w:rPr>
          <w:rFonts w:ascii="Times New Roman" w:hAnsi="Times New Roman" w:cs="Times New Roman"/>
        </w:rPr>
        <w:t xml:space="preserve"> catheterization can be used to identify and localize </w:t>
      </w:r>
      <w:proofErr w:type="gramStart"/>
      <w:r>
        <w:rPr>
          <w:rFonts w:ascii="Times New Roman" w:hAnsi="Times New Roman" w:cs="Times New Roman"/>
        </w:rPr>
        <w:t>CAD</w:t>
      </w:r>
      <w:proofErr w:type="gramEnd"/>
      <w:r>
        <w:rPr>
          <w:rFonts w:ascii="Times New Roman" w:hAnsi="Times New Roman" w:cs="Times New Roman"/>
        </w:rPr>
        <w:t xml:space="preserve"> but it can only be performed if the patient is eligible for revascularization. The benefit to this is that percutaneous coronary intervention can automatically be done if the blockage is treatable. </w:t>
      </w:r>
    </w:p>
    <w:p w14:paraId="0342CE90" w14:textId="71D3C769" w:rsidR="008A5835" w:rsidRDefault="008A5835" w:rsidP="00AF5109">
      <w:pPr>
        <w:tabs>
          <w:tab w:val="left" w:pos="737"/>
        </w:tabs>
        <w:spacing w:line="480" w:lineRule="auto"/>
        <w:rPr>
          <w:rFonts w:ascii="Times New Roman" w:hAnsi="Times New Roman" w:cs="Times New Roman"/>
        </w:rPr>
      </w:pPr>
      <w:r>
        <w:rPr>
          <w:rFonts w:ascii="Times New Roman" w:hAnsi="Times New Roman" w:cs="Times New Roman"/>
        </w:rPr>
        <w:tab/>
        <w:t xml:space="preserve">For treatment the two main goals </w:t>
      </w:r>
      <w:proofErr w:type="gramStart"/>
      <w:r>
        <w:rPr>
          <w:rFonts w:ascii="Times New Roman" w:hAnsi="Times New Roman" w:cs="Times New Roman"/>
        </w:rPr>
        <w:t>is</w:t>
      </w:r>
      <w:proofErr w:type="gramEnd"/>
      <w:r>
        <w:rPr>
          <w:rFonts w:ascii="Times New Roman" w:hAnsi="Times New Roman" w:cs="Times New Roman"/>
        </w:rPr>
        <w:t xml:space="preserve"> to prevent a myocardial infarction or death and decrease ischemia and any anginal pain associated with it (Shaffer, 2025). Pharmacologic treatment would include antiplatelet therapy like aspirin, beta blockers, nitrates, statins or lipid management medication, ACE inhibitors, and calcium channel blockers if beta blockers can’t be used</w:t>
      </w:r>
      <w:r w:rsidR="00145747">
        <w:rPr>
          <w:rFonts w:ascii="Times New Roman" w:hAnsi="Times New Roman" w:cs="Times New Roman"/>
        </w:rPr>
        <w:t xml:space="preserve"> (Burchum &amp; </w:t>
      </w:r>
      <w:r w:rsidR="00145747" w:rsidRPr="00145747">
        <w:t>Rosenthal</w:t>
      </w:r>
      <w:r w:rsidR="00145747">
        <w:rPr>
          <w:rFonts w:ascii="Times New Roman" w:hAnsi="Times New Roman" w:cs="Times New Roman"/>
        </w:rPr>
        <w:t>, 2025)</w:t>
      </w:r>
      <w:r>
        <w:rPr>
          <w:rFonts w:ascii="Times New Roman" w:hAnsi="Times New Roman" w:cs="Times New Roman"/>
        </w:rPr>
        <w:t xml:space="preserve">. Revascularization may be used if the patient isn’t </w:t>
      </w:r>
      <w:r>
        <w:rPr>
          <w:rFonts w:ascii="Times New Roman" w:hAnsi="Times New Roman" w:cs="Times New Roman"/>
        </w:rPr>
        <w:lastRenderedPageBreak/>
        <w:t xml:space="preserve">responding to pharmacologic treatment, the left main coronary artery blockage or three-vessel disease is present, not eligible for PCI, chest pain even after a PCI, diabetics, LV dysfunction, and/or chronic kidney disease. While the patient isn’t taking any medications for cholesterol, the patient may need it eventually. </w:t>
      </w:r>
    </w:p>
    <w:p w14:paraId="2EBAC40A" w14:textId="29C573F6" w:rsidR="00145747" w:rsidRDefault="00145747" w:rsidP="00AF5109">
      <w:pPr>
        <w:tabs>
          <w:tab w:val="left" w:pos="737"/>
        </w:tabs>
        <w:spacing w:line="480" w:lineRule="auto"/>
        <w:rPr>
          <w:rFonts w:ascii="Times New Roman" w:hAnsi="Times New Roman" w:cs="Times New Roman"/>
        </w:rPr>
      </w:pPr>
      <w:r>
        <w:rPr>
          <w:rFonts w:ascii="Times New Roman" w:hAnsi="Times New Roman" w:cs="Times New Roman"/>
        </w:rPr>
        <w:tab/>
        <w:t>CAD can surprisingly cause third-degree AV heart block if the patient had a past medical history of myocardial infarctions</w:t>
      </w:r>
      <w:r w:rsidR="00F04F2A">
        <w:rPr>
          <w:rFonts w:ascii="Times New Roman" w:hAnsi="Times New Roman" w:cs="Times New Roman"/>
        </w:rPr>
        <w:t xml:space="preserve"> (Shaffer, 2025)</w:t>
      </w:r>
      <w:r>
        <w:rPr>
          <w:rFonts w:ascii="Times New Roman" w:hAnsi="Times New Roman" w:cs="Times New Roman"/>
        </w:rPr>
        <w:t>. While the current patient doesn’t have a myocardial infarction noted in her charting, if she had, the following would be expected.</w:t>
      </w:r>
      <w:r w:rsidR="00AD6731">
        <w:rPr>
          <w:rFonts w:ascii="Times New Roman" w:hAnsi="Times New Roman" w:cs="Times New Roman"/>
        </w:rPr>
        <w:t xml:space="preserve"> The infarcted area happened to be the sinus node or atrioventricular node, the blood to those areas would be cut off and significantly impact conduction in the heart. The most common area for AV blocks to occur post myocardial infarction is the inferior wall. This injury can occur from a blockage in the right coronary artery. In most patients, the right coronary artery brings blood to the AV node. Overtime, the scar tissue from infarction can become irritated and cause dysrhythmias</w:t>
      </w:r>
      <w:r w:rsidR="00F04F2A">
        <w:rPr>
          <w:rFonts w:ascii="Times New Roman" w:hAnsi="Times New Roman" w:cs="Times New Roman"/>
        </w:rPr>
        <w:t xml:space="preserve"> which should be considered by physicians and health care providers.</w:t>
      </w:r>
    </w:p>
    <w:p w14:paraId="14EBABCB" w14:textId="4265D3E9" w:rsidR="00A07B37" w:rsidRPr="00A07B37" w:rsidRDefault="00A07B37" w:rsidP="00AF5109">
      <w:pPr>
        <w:tabs>
          <w:tab w:val="left" w:pos="737"/>
        </w:tabs>
        <w:spacing w:line="480" w:lineRule="auto"/>
        <w:rPr>
          <w:rFonts w:ascii="Times New Roman" w:hAnsi="Times New Roman" w:cs="Times New Roman"/>
          <w:b/>
          <w:bCs/>
        </w:rPr>
      </w:pPr>
      <w:r>
        <w:rPr>
          <w:rFonts w:ascii="Times New Roman" w:hAnsi="Times New Roman" w:cs="Times New Roman"/>
          <w:b/>
          <w:bCs/>
        </w:rPr>
        <w:t>Hypertension</w:t>
      </w:r>
    </w:p>
    <w:p w14:paraId="79D63F71" w14:textId="410D03CB" w:rsidR="00106350" w:rsidRDefault="00106350" w:rsidP="00AF5109">
      <w:pPr>
        <w:tabs>
          <w:tab w:val="left" w:pos="737"/>
        </w:tabs>
        <w:spacing w:line="480" w:lineRule="auto"/>
        <w:rPr>
          <w:rFonts w:ascii="Times New Roman" w:hAnsi="Times New Roman" w:cs="Times New Roman"/>
        </w:rPr>
      </w:pPr>
      <w:r>
        <w:rPr>
          <w:rFonts w:ascii="Times New Roman" w:hAnsi="Times New Roman" w:cs="Times New Roman"/>
        </w:rPr>
        <w:tab/>
        <w:t>HTN</w:t>
      </w:r>
      <w:r w:rsidR="00F04F2A">
        <w:rPr>
          <w:rFonts w:ascii="Times New Roman" w:hAnsi="Times New Roman" w:cs="Times New Roman"/>
        </w:rPr>
        <w:t xml:space="preserve"> is defined as a blood pressure of 130/80 mmHg or higher and can be classified by stages. </w:t>
      </w:r>
      <w:r w:rsidR="00A07B37">
        <w:rPr>
          <w:rFonts w:ascii="Times New Roman" w:hAnsi="Times New Roman" w:cs="Times New Roman"/>
        </w:rPr>
        <w:t xml:space="preserve">The patient’s blood pressure ranged between 133-182/80-102 mmHg, which is above the normal range of 110-120/70-80 mmHg. </w:t>
      </w:r>
      <w:r w:rsidR="00F04F2A">
        <w:rPr>
          <w:rFonts w:ascii="Times New Roman" w:hAnsi="Times New Roman" w:cs="Times New Roman"/>
        </w:rPr>
        <w:t>HTN can be caused by genetic, environmental, and differing organ systems in the body</w:t>
      </w:r>
      <w:r w:rsidR="00A07B37">
        <w:rPr>
          <w:rFonts w:ascii="Times New Roman" w:hAnsi="Times New Roman" w:cs="Times New Roman"/>
        </w:rPr>
        <w:t xml:space="preserve"> (Wermers, 2025)</w:t>
      </w:r>
      <w:r w:rsidR="00F04F2A">
        <w:rPr>
          <w:rFonts w:ascii="Times New Roman" w:hAnsi="Times New Roman" w:cs="Times New Roman"/>
        </w:rPr>
        <w:t xml:space="preserve">. Starting out, genetic and environmental factors cause obesity with adipokine imbalances and insulin resistance, SNS, renin-angiotensin-aldosterone system (RAAS), and natriuretic hormone dysregulation, and inflammation over time. The RAAS system over activates to cause HTN. The liver synthesizes angiotensinogen and releases it into the bloodstream. Renin from the juxtaglomerular apparatus in the kidneys turns angiotensinogen into angiotensin I. ACE1 from the lungs and tissues turns angiotensin I into </w:t>
      </w:r>
      <w:r w:rsidR="00F04F2A">
        <w:rPr>
          <w:rFonts w:ascii="Times New Roman" w:hAnsi="Times New Roman" w:cs="Times New Roman"/>
        </w:rPr>
        <w:lastRenderedPageBreak/>
        <w:t xml:space="preserve">angiotensin II. When angiotensin II binds with AT1 receptors, it allows for vasoconstriction, secretion of aldosterone, SNS activation, and remodeling. These result in increased peripheral vascular resistance, sodium and water retention, increased vasoconstriction, as well as remodeling of the myocardium and vasculature. </w:t>
      </w:r>
      <w:r w:rsidR="009B301F">
        <w:rPr>
          <w:rFonts w:ascii="Times New Roman" w:hAnsi="Times New Roman" w:cs="Times New Roman"/>
        </w:rPr>
        <w:t xml:space="preserve">Next, SNS dysfunction occurs as norepinephrine is released from sympathetic nerves. Norepinephrine will then activate α-adrenergic receptors to cause vasoconstriction and β1-adrenergic receptors to increase heart rate, contractility, and conduction in the heart. ANP and BNP typically help the heart stretch as needed </w:t>
      </w:r>
      <w:proofErr w:type="gramStart"/>
      <w:r w:rsidR="009B301F">
        <w:rPr>
          <w:rFonts w:ascii="Times New Roman" w:hAnsi="Times New Roman" w:cs="Times New Roman"/>
        </w:rPr>
        <w:t>but in</w:t>
      </w:r>
      <w:proofErr w:type="gramEnd"/>
      <w:r w:rsidR="009B301F">
        <w:rPr>
          <w:rFonts w:ascii="Times New Roman" w:hAnsi="Times New Roman" w:cs="Times New Roman"/>
        </w:rPr>
        <w:t xml:space="preserve"> </w:t>
      </w:r>
      <w:proofErr w:type="gramStart"/>
      <w:r w:rsidR="009B301F">
        <w:rPr>
          <w:rFonts w:ascii="Times New Roman" w:hAnsi="Times New Roman" w:cs="Times New Roman"/>
        </w:rPr>
        <w:t>hypertension is</w:t>
      </w:r>
      <w:proofErr w:type="gramEnd"/>
      <w:r w:rsidR="009B301F">
        <w:rPr>
          <w:rFonts w:ascii="Times New Roman" w:hAnsi="Times New Roman" w:cs="Times New Roman"/>
        </w:rPr>
        <w:t xml:space="preserve"> doesn’t work as it should, increasing pressure and volume in the vessels. As mentioned before, vasoconstriction increases peripheral vessel resistance while retention of salt and water increase blood volume, </w:t>
      </w:r>
      <w:proofErr w:type="gramStart"/>
      <w:r w:rsidR="009B301F">
        <w:rPr>
          <w:rFonts w:ascii="Times New Roman" w:hAnsi="Times New Roman" w:cs="Times New Roman"/>
        </w:rPr>
        <w:t>both of these</w:t>
      </w:r>
      <w:proofErr w:type="gramEnd"/>
      <w:r w:rsidR="009B301F">
        <w:rPr>
          <w:rFonts w:ascii="Times New Roman" w:hAnsi="Times New Roman" w:cs="Times New Roman"/>
        </w:rPr>
        <w:t xml:space="preserve"> factors lead to </w:t>
      </w:r>
      <w:proofErr w:type="gramStart"/>
      <w:r w:rsidR="009B301F">
        <w:rPr>
          <w:rFonts w:ascii="Times New Roman" w:hAnsi="Times New Roman" w:cs="Times New Roman"/>
        </w:rPr>
        <w:t>an</w:t>
      </w:r>
      <w:proofErr w:type="gramEnd"/>
      <w:r w:rsidR="009B301F">
        <w:rPr>
          <w:rFonts w:ascii="Times New Roman" w:hAnsi="Times New Roman" w:cs="Times New Roman"/>
        </w:rPr>
        <w:t xml:space="preserve"> consistently high blood pressure. Consistent exposure to angiotensin II leads to changes in the walls of vessels. These changes occur with smooth muscle proliferation, collagen deposition, hyaline sclerosis, atherosclerosis, and permanent increase in peripheral resistance. </w:t>
      </w:r>
      <w:r w:rsidR="00A07B37">
        <w:rPr>
          <w:rFonts w:ascii="Times New Roman" w:hAnsi="Times New Roman" w:cs="Times New Roman"/>
        </w:rPr>
        <w:t xml:space="preserve">Over time, chronic HTN can lead to heart, renal, neurologic disease, and even retinal changes. </w:t>
      </w:r>
    </w:p>
    <w:p w14:paraId="1AAD8CC6" w14:textId="4CD9DE21" w:rsidR="00A07B37" w:rsidRDefault="00A07B37" w:rsidP="00AF5109">
      <w:pPr>
        <w:tabs>
          <w:tab w:val="left" w:pos="737"/>
        </w:tabs>
        <w:spacing w:line="480" w:lineRule="auto"/>
        <w:rPr>
          <w:rFonts w:ascii="Times New Roman" w:hAnsi="Times New Roman" w:cs="Times New Roman"/>
        </w:rPr>
      </w:pPr>
      <w:r>
        <w:rPr>
          <w:rFonts w:ascii="Times New Roman" w:hAnsi="Times New Roman" w:cs="Times New Roman"/>
        </w:rPr>
        <w:tab/>
        <w:t>HTN can be diagnosed if two separate blood pressure readings are taken within two to five minutes at different visits, that are both above the normal</w:t>
      </w:r>
      <w:r w:rsidR="001261FC">
        <w:rPr>
          <w:rFonts w:ascii="Times New Roman" w:hAnsi="Times New Roman" w:cs="Times New Roman"/>
        </w:rPr>
        <w:t xml:space="preserve"> (Wermers, 2025)</w:t>
      </w:r>
      <w:r>
        <w:rPr>
          <w:rFonts w:ascii="Times New Roman" w:hAnsi="Times New Roman" w:cs="Times New Roman"/>
        </w:rPr>
        <w:t xml:space="preserve">. </w:t>
      </w:r>
      <w:proofErr w:type="gramStart"/>
      <w:r>
        <w:rPr>
          <w:rFonts w:ascii="Times New Roman" w:hAnsi="Times New Roman" w:cs="Times New Roman"/>
        </w:rPr>
        <w:t>In order to</w:t>
      </w:r>
      <w:proofErr w:type="gramEnd"/>
      <w:r>
        <w:rPr>
          <w:rFonts w:ascii="Times New Roman" w:hAnsi="Times New Roman" w:cs="Times New Roman"/>
        </w:rPr>
        <w:t xml:space="preserve"> get an accurate blood pressure reading, the patient must be sat up in a chair with both feet on the floor and arms supported at arm level. The patient should also be rested for at least five minutes and shouldn’t have had any caffeine or smoked 30 minutes before the measurement is taken. The gold standard for diagnosis is ambulatory blood pressure monitoring</w:t>
      </w:r>
      <w:r w:rsidR="001261FC">
        <w:rPr>
          <w:rFonts w:ascii="Times New Roman" w:hAnsi="Times New Roman" w:cs="Times New Roman"/>
        </w:rPr>
        <w:t xml:space="preserve"> (ABPM). ABPM measures blood pressure over 12-24 hours in intervals. This test avoids “white coat” hypertension, prevents false diagnoses, and can determine if the patient has diurnal variability. Diurnal variability is when the blood pressure drops greater than or equal to 10% at night. HTN can also </w:t>
      </w:r>
      <w:r w:rsidR="001261FC">
        <w:rPr>
          <w:rFonts w:ascii="Times New Roman" w:hAnsi="Times New Roman" w:cs="Times New Roman"/>
        </w:rPr>
        <w:lastRenderedPageBreak/>
        <w:t xml:space="preserve">be diagnosed through lab tests, ECGs, echocardiograms, carotid ultrasounds, and renal evaluation. </w:t>
      </w:r>
    </w:p>
    <w:p w14:paraId="67449D7A" w14:textId="565BF73C" w:rsidR="001261FC" w:rsidRPr="00106350" w:rsidRDefault="001261FC" w:rsidP="00AF5109">
      <w:pPr>
        <w:tabs>
          <w:tab w:val="left" w:pos="737"/>
        </w:tabs>
        <w:spacing w:line="480" w:lineRule="auto"/>
        <w:rPr>
          <w:rFonts w:ascii="Times New Roman" w:hAnsi="Times New Roman" w:cs="Times New Roman"/>
        </w:rPr>
      </w:pPr>
      <w:r>
        <w:rPr>
          <w:rFonts w:ascii="Times New Roman" w:hAnsi="Times New Roman" w:cs="Times New Roman"/>
        </w:rPr>
        <w:tab/>
        <w:t>HTN can be treated in various ways, including pharmacologic and nonpharmacologic measures</w:t>
      </w:r>
      <w:r w:rsidR="009F05EE">
        <w:rPr>
          <w:rFonts w:ascii="Times New Roman" w:hAnsi="Times New Roman" w:cs="Times New Roman"/>
        </w:rPr>
        <w:t xml:space="preserve"> (McCance et al, 2023)</w:t>
      </w:r>
      <w:r>
        <w:rPr>
          <w:rFonts w:ascii="Times New Roman" w:hAnsi="Times New Roman" w:cs="Times New Roman"/>
        </w:rPr>
        <w:t>. For nonpharmacologic, lifestyle modifications may be suggested. Exercise, diets that are low in salt, decreased or cessation of smoking, and weight loss can greatly improve the patient’s high blood pressure and bring it back to normal. If lifestyle changes don’t work, then pharmacological measures may be needed. First line agents for HTN include thiazide diuretics, ACE-I or ARBs, and calcium channel blockers (</w:t>
      </w:r>
      <w:r>
        <w:rPr>
          <w:rFonts w:ascii="Times New Roman" w:hAnsi="Times New Roman" w:cs="Times New Roman"/>
        </w:rPr>
        <w:t xml:space="preserve">Burchum &amp; </w:t>
      </w:r>
      <w:r w:rsidRPr="00145747">
        <w:t>Rosenthal</w:t>
      </w:r>
      <w:r>
        <w:rPr>
          <w:rFonts w:ascii="Times New Roman" w:hAnsi="Times New Roman" w:cs="Times New Roman"/>
        </w:rPr>
        <w:t>, 2025</w:t>
      </w:r>
      <w:r>
        <w:rPr>
          <w:rFonts w:ascii="Times New Roman" w:hAnsi="Times New Roman" w:cs="Times New Roman"/>
        </w:rPr>
        <w:t xml:space="preserve">). If the initial drug treatment doesn’t work, the physician may need to increase the dose or add on another medication. The patient must be educated on the importance of adhering to the medication’s instructions, otherwise their condition may not be as controlled as hoped. </w:t>
      </w:r>
    </w:p>
    <w:p w14:paraId="5D826BEA" w14:textId="28D7DAE9" w:rsidR="008C4415" w:rsidRDefault="000855E2" w:rsidP="00AF5109">
      <w:pPr>
        <w:spacing w:line="480" w:lineRule="auto"/>
        <w:rPr>
          <w:rFonts w:ascii="Times New Roman" w:hAnsi="Times New Roman" w:cs="Times New Roman"/>
        </w:rPr>
      </w:pPr>
      <w:r>
        <w:rPr>
          <w:rFonts w:ascii="Times New Roman" w:hAnsi="Times New Roman" w:cs="Times New Roman"/>
        </w:rPr>
        <w:tab/>
        <w:t>HTN can lead to third-degree AV heart block by causing cardiac remodeling and other complications from heart disease</w:t>
      </w:r>
      <w:r w:rsidR="00770B87">
        <w:rPr>
          <w:rFonts w:ascii="Times New Roman" w:hAnsi="Times New Roman" w:cs="Times New Roman"/>
        </w:rPr>
        <w:t xml:space="preserve"> (Barton-Maxwell, 2025)</w:t>
      </w:r>
      <w:r>
        <w:rPr>
          <w:rFonts w:ascii="Times New Roman" w:hAnsi="Times New Roman" w:cs="Times New Roman"/>
        </w:rPr>
        <w:t xml:space="preserve">. Hypertension over a </w:t>
      </w:r>
      <w:proofErr w:type="gramStart"/>
      <w:r>
        <w:rPr>
          <w:rFonts w:ascii="Times New Roman" w:hAnsi="Times New Roman" w:cs="Times New Roman"/>
        </w:rPr>
        <w:t>long time</w:t>
      </w:r>
      <w:proofErr w:type="gramEnd"/>
      <w:r>
        <w:rPr>
          <w:rFonts w:ascii="Times New Roman" w:hAnsi="Times New Roman" w:cs="Times New Roman"/>
        </w:rPr>
        <w:t xml:space="preserve"> causes left ventricular hypertrophy (LVH). This hypertrophy means that </w:t>
      </w:r>
      <w:proofErr w:type="gramStart"/>
      <w:r>
        <w:rPr>
          <w:rFonts w:ascii="Times New Roman" w:hAnsi="Times New Roman" w:cs="Times New Roman"/>
        </w:rPr>
        <w:t>they</w:t>
      </w:r>
      <w:proofErr w:type="gramEnd"/>
      <w:r>
        <w:rPr>
          <w:rFonts w:ascii="Times New Roman" w:hAnsi="Times New Roman" w:cs="Times New Roman"/>
        </w:rPr>
        <w:t xml:space="preserve"> muscle tissue around the left ventricle becomes thick and resistant to filling, making it harder to fill and pump blood properly. LVH can cause scar tissue to replace the normal myocardium of the heart and impact conduction. If the electrical signals can’t be sent normally, the heart can’t function as it should. If the </w:t>
      </w:r>
      <w:r w:rsidR="00770B87">
        <w:rPr>
          <w:rFonts w:ascii="Times New Roman" w:hAnsi="Times New Roman" w:cs="Times New Roman"/>
        </w:rPr>
        <w:t xml:space="preserve">impacted area happens to be the AV node, it leads to electrical impulse issues. </w:t>
      </w:r>
      <w:r>
        <w:rPr>
          <w:rFonts w:ascii="Times New Roman" w:hAnsi="Times New Roman" w:cs="Times New Roman"/>
        </w:rPr>
        <w:t xml:space="preserve">Structural changes can also occur which </w:t>
      </w:r>
      <w:proofErr w:type="gramStart"/>
      <w:r>
        <w:rPr>
          <w:rFonts w:ascii="Times New Roman" w:hAnsi="Times New Roman" w:cs="Times New Roman"/>
        </w:rPr>
        <w:t>leads</w:t>
      </w:r>
      <w:proofErr w:type="gramEnd"/>
      <w:r>
        <w:rPr>
          <w:rFonts w:ascii="Times New Roman" w:hAnsi="Times New Roman" w:cs="Times New Roman"/>
        </w:rPr>
        <w:t xml:space="preserve"> to myocardial stretch, fibrosis, chamber dilation, and altered electrical pathways. The alteration of electrical pathways is mainly what leads to the third-degree AV heart block. </w:t>
      </w:r>
      <w:r w:rsidR="00770B87">
        <w:rPr>
          <w:rFonts w:ascii="Times New Roman" w:hAnsi="Times New Roman" w:cs="Times New Roman"/>
        </w:rPr>
        <w:t xml:space="preserve">As mentioned before, HTN accelerates CAD and can cause MI. If the MI were to occur in the AV node, the heart can’t work as well as it should. While beta blockers can be </w:t>
      </w:r>
      <w:r w:rsidR="00770B87">
        <w:rPr>
          <w:rFonts w:ascii="Times New Roman" w:hAnsi="Times New Roman" w:cs="Times New Roman"/>
        </w:rPr>
        <w:lastRenderedPageBreak/>
        <w:t xml:space="preserve">extremely beneficial to patients, this patient shouldn’t receive one </w:t>
      </w:r>
      <w:r w:rsidR="00770B87">
        <w:rPr>
          <w:rFonts w:ascii="Times New Roman" w:hAnsi="Times New Roman" w:cs="Times New Roman"/>
        </w:rPr>
        <w:t xml:space="preserve">(Burchum &amp; </w:t>
      </w:r>
      <w:r w:rsidR="00770B87" w:rsidRPr="00145747">
        <w:t>Rosenthal</w:t>
      </w:r>
      <w:r w:rsidR="00770B87">
        <w:rPr>
          <w:rFonts w:ascii="Times New Roman" w:hAnsi="Times New Roman" w:cs="Times New Roman"/>
        </w:rPr>
        <w:t>, 2025).</w:t>
      </w:r>
      <w:r w:rsidR="00770B87">
        <w:rPr>
          <w:rFonts w:ascii="Times New Roman" w:hAnsi="Times New Roman" w:cs="Times New Roman"/>
        </w:rPr>
        <w:t xml:space="preserve"> Beta blockers, like metoprolol, help treat HTN but it should never be used in third degree AV heart block patients. </w:t>
      </w:r>
    </w:p>
    <w:p w14:paraId="4A57A8D6" w14:textId="394309DD" w:rsidR="00770B87" w:rsidRDefault="00770B87" w:rsidP="00AF5109">
      <w:pPr>
        <w:spacing w:line="480" w:lineRule="auto"/>
        <w:rPr>
          <w:rFonts w:ascii="Times New Roman" w:hAnsi="Times New Roman" w:cs="Times New Roman"/>
          <w:b/>
          <w:bCs/>
        </w:rPr>
      </w:pPr>
      <w:r>
        <w:rPr>
          <w:rFonts w:ascii="Times New Roman" w:hAnsi="Times New Roman" w:cs="Times New Roman"/>
          <w:b/>
          <w:bCs/>
        </w:rPr>
        <w:t>Conclusion</w:t>
      </w:r>
    </w:p>
    <w:p w14:paraId="792097AE" w14:textId="22DCC2C6" w:rsidR="00770B87" w:rsidRPr="00770B87" w:rsidRDefault="00770B87" w:rsidP="00AF5109">
      <w:pPr>
        <w:spacing w:line="480" w:lineRule="auto"/>
        <w:rPr>
          <w:rFonts w:ascii="Times New Roman" w:hAnsi="Times New Roman" w:cs="Times New Roman"/>
        </w:rPr>
      </w:pPr>
      <w:r>
        <w:rPr>
          <w:rFonts w:ascii="Times New Roman" w:hAnsi="Times New Roman" w:cs="Times New Roman"/>
        </w:rPr>
        <w:tab/>
        <w:t xml:space="preserve">Overall, third-degree AV heart block can be caused by and lead to multiple different things from HTN, CAD, nausea, and vomiting. Both HTN and CAD can both lead to myocardial infarction and if the heart ends up infracting in the AV node, the heart is unable to send electrical impulses as it should. The patient is in the acute phase of hospitalization </w:t>
      </w:r>
      <w:proofErr w:type="gramStart"/>
      <w:r>
        <w:rPr>
          <w:rFonts w:ascii="Times New Roman" w:hAnsi="Times New Roman" w:cs="Times New Roman"/>
        </w:rPr>
        <w:t>due to the fact that</w:t>
      </w:r>
      <w:proofErr w:type="gramEnd"/>
      <w:r>
        <w:rPr>
          <w:rFonts w:ascii="Times New Roman" w:hAnsi="Times New Roman" w:cs="Times New Roman"/>
        </w:rPr>
        <w:t xml:space="preserve"> she is still in the hospital and continues to get treated for her fall with nausea and vomiting and third-degree AV block.</w:t>
      </w:r>
    </w:p>
    <w:p w14:paraId="6F72E75E" w14:textId="77777777" w:rsidR="008C4415" w:rsidRPr="00AF5109" w:rsidRDefault="008C4415" w:rsidP="00AF5109">
      <w:pPr>
        <w:spacing w:line="480" w:lineRule="auto"/>
        <w:rPr>
          <w:rFonts w:ascii="Times New Roman" w:hAnsi="Times New Roman" w:cs="Times New Roman"/>
        </w:rPr>
      </w:pPr>
    </w:p>
    <w:p w14:paraId="2622E88D" w14:textId="77777777" w:rsidR="008C4415" w:rsidRPr="00AF5109" w:rsidRDefault="008C4415" w:rsidP="00AF5109">
      <w:pPr>
        <w:spacing w:line="480" w:lineRule="auto"/>
        <w:rPr>
          <w:rFonts w:ascii="Times New Roman" w:hAnsi="Times New Roman" w:cs="Times New Roman"/>
        </w:rPr>
      </w:pPr>
    </w:p>
    <w:p w14:paraId="2440362D" w14:textId="77777777" w:rsidR="008C4415" w:rsidRPr="00AF5109" w:rsidRDefault="008C4415" w:rsidP="00AF5109">
      <w:pPr>
        <w:spacing w:line="480" w:lineRule="auto"/>
        <w:rPr>
          <w:rFonts w:ascii="Times New Roman" w:hAnsi="Times New Roman" w:cs="Times New Roman"/>
        </w:rPr>
      </w:pPr>
    </w:p>
    <w:p w14:paraId="4E6B24BA" w14:textId="77777777" w:rsidR="008C4415" w:rsidRPr="00AF5109" w:rsidRDefault="008C4415" w:rsidP="00AF5109">
      <w:pPr>
        <w:spacing w:line="480" w:lineRule="auto"/>
        <w:rPr>
          <w:rFonts w:ascii="Times New Roman" w:hAnsi="Times New Roman" w:cs="Times New Roman"/>
        </w:rPr>
      </w:pPr>
    </w:p>
    <w:p w14:paraId="7F6CDF3D" w14:textId="77777777" w:rsidR="008C4415" w:rsidRPr="00AF5109" w:rsidRDefault="008C4415" w:rsidP="00AF5109">
      <w:pPr>
        <w:spacing w:line="480" w:lineRule="auto"/>
        <w:rPr>
          <w:rFonts w:ascii="Times New Roman" w:hAnsi="Times New Roman" w:cs="Times New Roman"/>
        </w:rPr>
      </w:pPr>
    </w:p>
    <w:p w14:paraId="0EBD280A" w14:textId="77777777" w:rsidR="008C4415" w:rsidRPr="00AF5109" w:rsidRDefault="008C4415" w:rsidP="00AF5109">
      <w:pPr>
        <w:spacing w:line="480" w:lineRule="auto"/>
        <w:rPr>
          <w:rFonts w:ascii="Times New Roman" w:hAnsi="Times New Roman" w:cs="Times New Roman"/>
        </w:rPr>
      </w:pPr>
    </w:p>
    <w:p w14:paraId="09B5CB4C" w14:textId="77777777" w:rsidR="008C4415" w:rsidRPr="00AF5109" w:rsidRDefault="008C4415" w:rsidP="00AF5109">
      <w:pPr>
        <w:spacing w:line="480" w:lineRule="auto"/>
        <w:rPr>
          <w:rFonts w:ascii="Times New Roman" w:hAnsi="Times New Roman" w:cs="Times New Roman"/>
        </w:rPr>
      </w:pPr>
    </w:p>
    <w:p w14:paraId="1E44D6E9" w14:textId="77777777" w:rsidR="008C4415" w:rsidRPr="00AF5109" w:rsidRDefault="008C4415" w:rsidP="00AF5109">
      <w:pPr>
        <w:spacing w:line="480" w:lineRule="auto"/>
        <w:rPr>
          <w:rFonts w:ascii="Times New Roman" w:hAnsi="Times New Roman" w:cs="Times New Roman"/>
        </w:rPr>
      </w:pPr>
    </w:p>
    <w:p w14:paraId="51F57A3E" w14:textId="77777777" w:rsidR="008C4415" w:rsidRPr="00AF5109" w:rsidRDefault="008C4415" w:rsidP="00AF5109">
      <w:pPr>
        <w:spacing w:line="480" w:lineRule="auto"/>
        <w:rPr>
          <w:rFonts w:ascii="Times New Roman" w:hAnsi="Times New Roman" w:cs="Times New Roman"/>
        </w:rPr>
      </w:pPr>
    </w:p>
    <w:p w14:paraId="515F6EF2" w14:textId="77777777" w:rsidR="008C4415" w:rsidRPr="00AF5109" w:rsidRDefault="008C4415" w:rsidP="00AF5109">
      <w:pPr>
        <w:spacing w:line="480" w:lineRule="auto"/>
        <w:rPr>
          <w:rFonts w:ascii="Times New Roman" w:hAnsi="Times New Roman" w:cs="Times New Roman"/>
        </w:rPr>
      </w:pPr>
    </w:p>
    <w:p w14:paraId="55300C42" w14:textId="77777777" w:rsidR="008C4415" w:rsidRPr="00AF5109" w:rsidRDefault="008C4415" w:rsidP="00AF5109">
      <w:pPr>
        <w:spacing w:line="480" w:lineRule="auto"/>
        <w:rPr>
          <w:rFonts w:ascii="Times New Roman" w:hAnsi="Times New Roman" w:cs="Times New Roman"/>
        </w:rPr>
      </w:pPr>
    </w:p>
    <w:p w14:paraId="1AD74AC1" w14:textId="77777777" w:rsidR="008C4415" w:rsidRDefault="008C4415" w:rsidP="00FD36BD">
      <w:pPr>
        <w:rPr>
          <w:rFonts w:ascii="Times New Roman" w:hAnsi="Times New Roman" w:cs="Times New Roman"/>
        </w:rPr>
      </w:pPr>
    </w:p>
    <w:p w14:paraId="22B96B3B" w14:textId="77777777" w:rsidR="00FD36BD" w:rsidRDefault="00FD36BD" w:rsidP="00FD36BD">
      <w:pPr>
        <w:rPr>
          <w:rFonts w:ascii="Times New Roman" w:hAnsi="Times New Roman" w:cs="Times New Roman"/>
        </w:rPr>
      </w:pPr>
    </w:p>
    <w:p w14:paraId="25403136" w14:textId="77777777" w:rsidR="00FD36BD" w:rsidRDefault="00FD36BD" w:rsidP="00FD36BD">
      <w:pPr>
        <w:rPr>
          <w:rFonts w:ascii="Times New Roman" w:hAnsi="Times New Roman" w:cs="Times New Roman"/>
        </w:rPr>
      </w:pPr>
    </w:p>
    <w:p w14:paraId="3A7BE095" w14:textId="77777777" w:rsidR="00FD36BD" w:rsidRPr="00E04691" w:rsidRDefault="00FD36BD" w:rsidP="00FD36BD">
      <w:pPr>
        <w:rPr>
          <w:rFonts w:ascii="Times New Roman" w:hAnsi="Times New Roman" w:cs="Times New Roman"/>
          <w:b/>
          <w:bCs/>
        </w:rPr>
      </w:pPr>
    </w:p>
    <w:p w14:paraId="505B8E1A" w14:textId="77777777" w:rsidR="008C4415" w:rsidRPr="00E04691" w:rsidRDefault="008C4415" w:rsidP="008C4415">
      <w:pPr>
        <w:jc w:val="center"/>
        <w:rPr>
          <w:rFonts w:ascii="Times New Roman" w:hAnsi="Times New Roman" w:cs="Times New Roman"/>
          <w:b/>
        </w:rPr>
      </w:pPr>
      <w:r w:rsidRPr="00E04691">
        <w:rPr>
          <w:rFonts w:ascii="Times New Roman" w:hAnsi="Times New Roman" w:cs="Times New Roman"/>
          <w:b/>
        </w:rPr>
        <w:lastRenderedPageBreak/>
        <w:t>References</w:t>
      </w:r>
    </w:p>
    <w:p w14:paraId="636759EE" w14:textId="5F0019AD" w:rsidR="009E064C" w:rsidRPr="00E04691" w:rsidRDefault="009E064C" w:rsidP="00A61EAA">
      <w:pPr>
        <w:spacing w:line="480" w:lineRule="auto"/>
        <w:jc w:val="center"/>
        <w:rPr>
          <w:rFonts w:ascii="Times New Roman" w:hAnsi="Times New Roman" w:cs="Times New Roman"/>
        </w:rPr>
      </w:pPr>
    </w:p>
    <w:p w14:paraId="05FE0EF2" w14:textId="77777777" w:rsidR="00FD36BD" w:rsidRPr="00FD36BD" w:rsidRDefault="00FD36BD" w:rsidP="00FD36BD">
      <w:pPr>
        <w:spacing w:line="480" w:lineRule="auto"/>
        <w:ind w:left="720" w:hanging="720"/>
        <w:rPr>
          <w:rFonts w:ascii="Times New Roman" w:eastAsia="Times New Roman" w:hAnsi="Times New Roman" w:cs="Times New Roman"/>
        </w:rPr>
      </w:pPr>
      <w:r w:rsidRPr="00FD36BD">
        <w:rPr>
          <w:rFonts w:ascii="Times New Roman" w:eastAsia="Times New Roman" w:hAnsi="Times New Roman" w:cs="Times New Roman"/>
        </w:rPr>
        <w:t xml:space="preserve">Ackley, B. J., Ladwig, G. B., Makic, M. B. F., Martinez-Kratz, M. R., &amp; Zanotti, M. (2020). </w:t>
      </w:r>
      <w:r w:rsidRPr="00FD36BD">
        <w:rPr>
          <w:rFonts w:ascii="Times New Roman" w:eastAsia="Times New Roman" w:hAnsi="Times New Roman" w:cs="Times New Roman"/>
          <w:i/>
          <w:iCs/>
        </w:rPr>
        <w:t>Nursing diagnosis handbook: An evidence-based guide to planning care</w:t>
      </w:r>
      <w:r w:rsidRPr="00FD36BD">
        <w:rPr>
          <w:rFonts w:ascii="Times New Roman" w:eastAsia="Times New Roman" w:hAnsi="Times New Roman" w:cs="Times New Roman"/>
        </w:rPr>
        <w:t xml:space="preserve"> (12th ed.). Elsevier.</w:t>
      </w:r>
    </w:p>
    <w:p w14:paraId="7E8FFEDA" w14:textId="77777777" w:rsidR="00FD36BD" w:rsidRPr="00FD36BD" w:rsidRDefault="00FD36BD" w:rsidP="00FD36BD">
      <w:pPr>
        <w:spacing w:line="480" w:lineRule="auto"/>
        <w:ind w:left="720" w:hanging="720"/>
        <w:rPr>
          <w:rFonts w:ascii="Times New Roman" w:eastAsia="Times New Roman" w:hAnsi="Times New Roman" w:cs="Times New Roman"/>
        </w:rPr>
      </w:pPr>
      <w:r w:rsidRPr="00FD36BD">
        <w:rPr>
          <w:rFonts w:ascii="Times New Roman" w:eastAsia="Times New Roman" w:hAnsi="Times New Roman" w:cs="Times New Roman"/>
        </w:rPr>
        <w:t xml:space="preserve">Barton-Maxwell, V. (2025). Heart failure. In M. M. Harding (Ed.), </w:t>
      </w:r>
      <w:r w:rsidRPr="00FD36BD">
        <w:rPr>
          <w:rFonts w:ascii="Times New Roman" w:eastAsia="Times New Roman" w:hAnsi="Times New Roman" w:cs="Times New Roman"/>
          <w:i/>
          <w:iCs/>
        </w:rPr>
        <w:t>Lewis’s medical-surgical nursing: Assessment and management of clinical problems</w:t>
      </w:r>
      <w:r w:rsidRPr="00FD36BD">
        <w:rPr>
          <w:rFonts w:ascii="Times New Roman" w:eastAsia="Times New Roman" w:hAnsi="Times New Roman" w:cs="Times New Roman"/>
        </w:rPr>
        <w:t xml:space="preserve"> (11th ed.). Elsevier.</w:t>
      </w:r>
    </w:p>
    <w:p w14:paraId="7530EB95" w14:textId="77777777" w:rsidR="00FD36BD" w:rsidRPr="00FD36BD" w:rsidRDefault="00FD36BD" w:rsidP="00FD36BD">
      <w:pPr>
        <w:spacing w:line="480" w:lineRule="auto"/>
        <w:ind w:left="720" w:hanging="720"/>
        <w:rPr>
          <w:rFonts w:ascii="Times New Roman" w:eastAsia="Times New Roman" w:hAnsi="Times New Roman" w:cs="Times New Roman"/>
        </w:rPr>
      </w:pPr>
      <w:r w:rsidRPr="00FD36BD">
        <w:rPr>
          <w:rFonts w:ascii="Times New Roman" w:eastAsia="Times New Roman" w:hAnsi="Times New Roman" w:cs="Times New Roman"/>
        </w:rPr>
        <w:t xml:space="preserve">Burchum, J. R., &amp; Rosenthal, L. D. (2025). </w:t>
      </w:r>
      <w:r w:rsidRPr="00FD36BD">
        <w:rPr>
          <w:rFonts w:ascii="Times New Roman" w:eastAsia="Times New Roman" w:hAnsi="Times New Roman" w:cs="Times New Roman"/>
          <w:i/>
          <w:iCs/>
        </w:rPr>
        <w:t>Lehne's pharmacology for nursing care</w:t>
      </w:r>
      <w:r w:rsidRPr="00FD36BD">
        <w:rPr>
          <w:rFonts w:ascii="Times New Roman" w:eastAsia="Times New Roman" w:hAnsi="Times New Roman" w:cs="Times New Roman"/>
        </w:rPr>
        <w:t xml:space="preserve"> (12th ed.). Elsevier - Evolve. </w:t>
      </w:r>
      <w:hyperlink r:id="rId13" w:tgtFrame="_new" w:history="1">
        <w:r w:rsidRPr="00FD36BD">
          <w:rPr>
            <w:rStyle w:val="Hyperlink"/>
            <w:rFonts w:ascii="Times New Roman" w:eastAsia="Times New Roman" w:hAnsi="Times New Roman" w:cs="Times New Roman"/>
          </w:rPr>
          <w:t>https://online.vitalsource.com/books/9780443108686</w:t>
        </w:r>
      </w:hyperlink>
    </w:p>
    <w:p w14:paraId="70CAB3C7" w14:textId="77777777" w:rsidR="00FD36BD" w:rsidRPr="00FD36BD" w:rsidRDefault="00FD36BD" w:rsidP="00FD36BD">
      <w:pPr>
        <w:spacing w:line="480" w:lineRule="auto"/>
        <w:ind w:left="720" w:hanging="720"/>
        <w:rPr>
          <w:rFonts w:ascii="Times New Roman" w:eastAsia="Times New Roman" w:hAnsi="Times New Roman" w:cs="Times New Roman"/>
        </w:rPr>
      </w:pPr>
      <w:r w:rsidRPr="00FD36BD">
        <w:rPr>
          <w:rFonts w:ascii="Times New Roman" w:eastAsia="Times New Roman" w:hAnsi="Times New Roman" w:cs="Times New Roman"/>
        </w:rPr>
        <w:t xml:space="preserve">Day, K. (2025). Dysrhythmias. In M. M. Harding (Ed.), </w:t>
      </w:r>
      <w:r w:rsidRPr="00FD36BD">
        <w:rPr>
          <w:rFonts w:ascii="Times New Roman" w:eastAsia="Times New Roman" w:hAnsi="Times New Roman" w:cs="Times New Roman"/>
          <w:i/>
          <w:iCs/>
        </w:rPr>
        <w:t>Lewis’s medical-surgical nursing: Assessment and management of clinical problems</w:t>
      </w:r>
      <w:r w:rsidRPr="00FD36BD">
        <w:rPr>
          <w:rFonts w:ascii="Times New Roman" w:eastAsia="Times New Roman" w:hAnsi="Times New Roman" w:cs="Times New Roman"/>
        </w:rPr>
        <w:t xml:space="preserve"> (11th ed.). Elsevier.</w:t>
      </w:r>
    </w:p>
    <w:p w14:paraId="2B5FD4DA" w14:textId="77777777" w:rsidR="00FD36BD" w:rsidRPr="00FD36BD" w:rsidRDefault="00FD36BD" w:rsidP="00FD36BD">
      <w:pPr>
        <w:spacing w:line="480" w:lineRule="auto"/>
        <w:ind w:left="720" w:hanging="720"/>
        <w:rPr>
          <w:rFonts w:ascii="Times New Roman" w:eastAsia="Times New Roman" w:hAnsi="Times New Roman" w:cs="Times New Roman"/>
        </w:rPr>
      </w:pPr>
      <w:r w:rsidRPr="00FD36BD">
        <w:rPr>
          <w:rFonts w:ascii="Times New Roman" w:eastAsia="Times New Roman" w:hAnsi="Times New Roman" w:cs="Times New Roman"/>
        </w:rPr>
        <w:t xml:space="preserve">McCance, K. L., Huether, S. E., Brashers, V. L., &amp; Rote, N. S. (2023). </w:t>
      </w:r>
      <w:r w:rsidRPr="00FD36BD">
        <w:rPr>
          <w:rFonts w:ascii="Times New Roman" w:eastAsia="Times New Roman" w:hAnsi="Times New Roman" w:cs="Times New Roman"/>
          <w:i/>
          <w:iCs/>
        </w:rPr>
        <w:t>Alterations of cardiovascular function</w:t>
      </w:r>
      <w:r w:rsidRPr="00FD36BD">
        <w:rPr>
          <w:rFonts w:ascii="Times New Roman" w:eastAsia="Times New Roman" w:hAnsi="Times New Roman" w:cs="Times New Roman"/>
        </w:rPr>
        <w:t xml:space="preserve"> (9th ed.). Elsevier.</w:t>
      </w:r>
    </w:p>
    <w:p w14:paraId="167576E8" w14:textId="77777777" w:rsidR="00FD36BD" w:rsidRPr="00FD36BD" w:rsidRDefault="00FD36BD" w:rsidP="00FD36BD">
      <w:pPr>
        <w:spacing w:line="480" w:lineRule="auto"/>
        <w:ind w:left="720" w:hanging="720"/>
        <w:rPr>
          <w:rFonts w:ascii="Times New Roman" w:eastAsia="Times New Roman" w:hAnsi="Times New Roman" w:cs="Times New Roman"/>
        </w:rPr>
      </w:pPr>
      <w:r w:rsidRPr="00FD36BD">
        <w:rPr>
          <w:rFonts w:ascii="Times New Roman" w:eastAsia="Times New Roman" w:hAnsi="Times New Roman" w:cs="Times New Roman"/>
        </w:rPr>
        <w:t xml:space="preserve">McCance, K. L., Huether, S. E., Brashers, V. L., &amp; Rote, N. S. (2023). </w:t>
      </w:r>
      <w:r w:rsidRPr="00FD36BD">
        <w:rPr>
          <w:rFonts w:ascii="Times New Roman" w:eastAsia="Times New Roman" w:hAnsi="Times New Roman" w:cs="Times New Roman"/>
          <w:i/>
          <w:iCs/>
        </w:rPr>
        <w:t>Innate immunity inflammation and wound healing</w:t>
      </w:r>
      <w:r w:rsidRPr="00FD36BD">
        <w:rPr>
          <w:rFonts w:ascii="Times New Roman" w:eastAsia="Times New Roman" w:hAnsi="Times New Roman" w:cs="Times New Roman"/>
        </w:rPr>
        <w:t xml:space="preserve"> (9th ed.). Elsevier.</w:t>
      </w:r>
    </w:p>
    <w:p w14:paraId="335F4F3D" w14:textId="77777777" w:rsidR="00FD36BD" w:rsidRPr="00FD36BD" w:rsidRDefault="00FD36BD" w:rsidP="00FD36BD">
      <w:pPr>
        <w:spacing w:line="480" w:lineRule="auto"/>
        <w:ind w:left="720" w:hanging="720"/>
        <w:rPr>
          <w:rFonts w:ascii="Times New Roman" w:eastAsia="Times New Roman" w:hAnsi="Times New Roman" w:cs="Times New Roman"/>
        </w:rPr>
      </w:pPr>
      <w:r w:rsidRPr="00FD36BD">
        <w:rPr>
          <w:rFonts w:ascii="Times New Roman" w:eastAsia="Times New Roman" w:hAnsi="Times New Roman" w:cs="Times New Roman"/>
        </w:rPr>
        <w:t xml:space="preserve">McCance, K. L., Huether, S. E., Brashers, V. L., &amp; Rote, N. S. (2023). </w:t>
      </w:r>
      <w:r w:rsidRPr="00FD36BD">
        <w:rPr>
          <w:rFonts w:ascii="Times New Roman" w:eastAsia="Times New Roman" w:hAnsi="Times New Roman" w:cs="Times New Roman"/>
          <w:i/>
          <w:iCs/>
        </w:rPr>
        <w:t>Shock, multiple organ dysfunction syndrome, and burns in adults</w:t>
      </w:r>
      <w:r w:rsidRPr="00FD36BD">
        <w:rPr>
          <w:rFonts w:ascii="Times New Roman" w:eastAsia="Times New Roman" w:hAnsi="Times New Roman" w:cs="Times New Roman"/>
        </w:rPr>
        <w:t xml:space="preserve"> (9th ed.). Elsevier.</w:t>
      </w:r>
    </w:p>
    <w:p w14:paraId="6A6FB066" w14:textId="77777777" w:rsidR="00FD36BD" w:rsidRPr="00FD36BD" w:rsidRDefault="00FD36BD" w:rsidP="00FD36BD">
      <w:pPr>
        <w:spacing w:line="480" w:lineRule="auto"/>
        <w:ind w:left="720" w:hanging="720"/>
        <w:rPr>
          <w:rFonts w:ascii="Times New Roman" w:eastAsia="Times New Roman" w:hAnsi="Times New Roman" w:cs="Times New Roman"/>
        </w:rPr>
      </w:pPr>
      <w:r w:rsidRPr="00FD36BD">
        <w:rPr>
          <w:rFonts w:ascii="Times New Roman" w:eastAsia="Times New Roman" w:hAnsi="Times New Roman" w:cs="Times New Roman"/>
        </w:rPr>
        <w:t xml:space="preserve">Shaffer, R. (2025). Coronary artery disease and acute coronary syndrome. In M. M. Harding (Ed.), </w:t>
      </w:r>
      <w:r w:rsidRPr="00FD36BD">
        <w:rPr>
          <w:rFonts w:ascii="Times New Roman" w:eastAsia="Times New Roman" w:hAnsi="Times New Roman" w:cs="Times New Roman"/>
          <w:i/>
          <w:iCs/>
        </w:rPr>
        <w:t>Lewis’s medical-surgical nursing: Assessment and management of clinical problems</w:t>
      </w:r>
      <w:r w:rsidRPr="00FD36BD">
        <w:rPr>
          <w:rFonts w:ascii="Times New Roman" w:eastAsia="Times New Roman" w:hAnsi="Times New Roman" w:cs="Times New Roman"/>
        </w:rPr>
        <w:t xml:space="preserve"> (11th ed.). Elsevier.</w:t>
      </w:r>
    </w:p>
    <w:p w14:paraId="59CF1FB5" w14:textId="77777777" w:rsidR="00FD36BD" w:rsidRPr="00FD36BD" w:rsidRDefault="00FD36BD" w:rsidP="00FD36BD">
      <w:pPr>
        <w:spacing w:line="480" w:lineRule="auto"/>
        <w:ind w:left="720" w:hanging="720"/>
        <w:rPr>
          <w:rFonts w:ascii="Times New Roman" w:eastAsia="Times New Roman" w:hAnsi="Times New Roman" w:cs="Times New Roman"/>
        </w:rPr>
      </w:pPr>
      <w:r w:rsidRPr="00FD36BD">
        <w:rPr>
          <w:rFonts w:ascii="Times New Roman" w:eastAsia="Times New Roman" w:hAnsi="Times New Roman" w:cs="Times New Roman"/>
        </w:rPr>
        <w:t xml:space="preserve">Vallerand, A. H., &amp; Sanoski, C. A. (2018). </w:t>
      </w:r>
      <w:r w:rsidRPr="00FD36BD">
        <w:rPr>
          <w:rFonts w:ascii="Times New Roman" w:eastAsia="Times New Roman" w:hAnsi="Times New Roman" w:cs="Times New Roman"/>
          <w:i/>
          <w:iCs/>
        </w:rPr>
        <w:t>Davis’s drug guide for nurses</w:t>
      </w:r>
      <w:r w:rsidRPr="00FD36BD">
        <w:rPr>
          <w:rFonts w:ascii="Times New Roman" w:eastAsia="Times New Roman" w:hAnsi="Times New Roman" w:cs="Times New Roman"/>
        </w:rPr>
        <w:t xml:space="preserve"> (16th ed.). F.A. Davis. </w:t>
      </w:r>
      <w:hyperlink r:id="rId14" w:tgtFrame="_new" w:history="1">
        <w:r w:rsidRPr="00FD36BD">
          <w:rPr>
            <w:rStyle w:val="Hyperlink"/>
            <w:rFonts w:ascii="Times New Roman" w:eastAsia="Times New Roman" w:hAnsi="Times New Roman" w:cs="Times New Roman"/>
          </w:rPr>
          <w:t>https://tinyurl.com/ez7s8ccu</w:t>
        </w:r>
      </w:hyperlink>
    </w:p>
    <w:p w14:paraId="7A0036BF" w14:textId="77777777" w:rsidR="00FD36BD" w:rsidRPr="00FD36BD" w:rsidRDefault="00FD36BD" w:rsidP="00FD36BD">
      <w:pPr>
        <w:spacing w:line="480" w:lineRule="auto"/>
        <w:ind w:left="720" w:hanging="720"/>
        <w:rPr>
          <w:rFonts w:ascii="Times New Roman" w:eastAsia="Times New Roman" w:hAnsi="Times New Roman" w:cs="Times New Roman"/>
        </w:rPr>
      </w:pPr>
      <w:r w:rsidRPr="00FD36BD">
        <w:rPr>
          <w:rFonts w:ascii="Times New Roman" w:eastAsia="Times New Roman" w:hAnsi="Times New Roman" w:cs="Times New Roman"/>
        </w:rPr>
        <w:lastRenderedPageBreak/>
        <w:t xml:space="preserve">Van Leeuwen, A. M., &amp; Bladh, M. L. (2019). </w:t>
      </w:r>
      <w:r w:rsidRPr="00FD36BD">
        <w:rPr>
          <w:rFonts w:ascii="Times New Roman" w:eastAsia="Times New Roman" w:hAnsi="Times New Roman" w:cs="Times New Roman"/>
          <w:i/>
          <w:iCs/>
        </w:rPr>
        <w:t>Davis’s comprehensive handbook of laboratory and diagnostic tests with nursing implications</w:t>
      </w:r>
      <w:r w:rsidRPr="00FD36BD">
        <w:rPr>
          <w:rFonts w:ascii="Times New Roman" w:eastAsia="Times New Roman" w:hAnsi="Times New Roman" w:cs="Times New Roman"/>
        </w:rPr>
        <w:t xml:space="preserve"> (9th ed.). F. A. Davis Company. </w:t>
      </w:r>
      <w:hyperlink r:id="rId15" w:tgtFrame="_new" w:history="1">
        <w:r w:rsidRPr="00FD36BD">
          <w:rPr>
            <w:rStyle w:val="Hyperlink"/>
            <w:rFonts w:ascii="Times New Roman" w:eastAsia="Times New Roman" w:hAnsi="Times New Roman" w:cs="Times New Roman"/>
          </w:rPr>
          <w:t>https://tinyurl.com/2urscbrx</w:t>
        </w:r>
      </w:hyperlink>
    </w:p>
    <w:p w14:paraId="75412EFA" w14:textId="77777777" w:rsidR="00FD36BD" w:rsidRPr="00FD36BD" w:rsidRDefault="00FD36BD" w:rsidP="00FD36BD">
      <w:pPr>
        <w:spacing w:line="480" w:lineRule="auto"/>
        <w:ind w:left="720" w:hanging="720"/>
        <w:rPr>
          <w:rFonts w:ascii="Times New Roman" w:eastAsia="Times New Roman" w:hAnsi="Times New Roman" w:cs="Times New Roman"/>
        </w:rPr>
      </w:pPr>
      <w:r w:rsidRPr="00FD36BD">
        <w:rPr>
          <w:rFonts w:ascii="Times New Roman" w:eastAsia="Times New Roman" w:hAnsi="Times New Roman" w:cs="Times New Roman"/>
        </w:rPr>
        <w:t xml:space="preserve">Ventura, K. (2025). Upper gastrointestinal problems. In M. M. Harding (Ed.), </w:t>
      </w:r>
      <w:r w:rsidRPr="00FD36BD">
        <w:rPr>
          <w:rFonts w:ascii="Times New Roman" w:eastAsia="Times New Roman" w:hAnsi="Times New Roman" w:cs="Times New Roman"/>
          <w:i/>
          <w:iCs/>
        </w:rPr>
        <w:t>Lewis’s medical-surgical nursing: Assessment and management of clinical problems</w:t>
      </w:r>
      <w:r w:rsidRPr="00FD36BD">
        <w:rPr>
          <w:rFonts w:ascii="Times New Roman" w:eastAsia="Times New Roman" w:hAnsi="Times New Roman" w:cs="Times New Roman"/>
        </w:rPr>
        <w:t xml:space="preserve"> (11th ed.). Elsevier.</w:t>
      </w:r>
    </w:p>
    <w:p w14:paraId="60B414BF" w14:textId="77777777" w:rsidR="00FD36BD" w:rsidRPr="00FD36BD" w:rsidRDefault="00FD36BD" w:rsidP="00FD36BD">
      <w:pPr>
        <w:spacing w:line="480" w:lineRule="auto"/>
        <w:ind w:left="720" w:hanging="720"/>
        <w:rPr>
          <w:rFonts w:ascii="Times New Roman" w:eastAsia="Times New Roman" w:hAnsi="Times New Roman" w:cs="Times New Roman"/>
        </w:rPr>
      </w:pPr>
      <w:r w:rsidRPr="00FD36BD">
        <w:rPr>
          <w:rFonts w:ascii="Times New Roman" w:eastAsia="Times New Roman" w:hAnsi="Times New Roman" w:cs="Times New Roman"/>
        </w:rPr>
        <w:t xml:space="preserve">Wermers, R. (2025). Hypertension. In M. M. Harding (Ed.), </w:t>
      </w:r>
      <w:r w:rsidRPr="00FD36BD">
        <w:rPr>
          <w:rFonts w:ascii="Times New Roman" w:eastAsia="Times New Roman" w:hAnsi="Times New Roman" w:cs="Times New Roman"/>
          <w:i/>
          <w:iCs/>
        </w:rPr>
        <w:t>Lewis’s medical-surgical nursing: Assessment and management of clinical problems</w:t>
      </w:r>
      <w:r w:rsidRPr="00FD36BD">
        <w:rPr>
          <w:rFonts w:ascii="Times New Roman" w:eastAsia="Times New Roman" w:hAnsi="Times New Roman" w:cs="Times New Roman"/>
        </w:rPr>
        <w:t xml:space="preserve"> (11th ed.). Elsevier.</w:t>
      </w:r>
    </w:p>
    <w:p w14:paraId="76B9B198" w14:textId="2A5B8084" w:rsidR="002428E6" w:rsidRPr="00E04691" w:rsidRDefault="002428E6" w:rsidP="002428E6">
      <w:pPr>
        <w:spacing w:line="480" w:lineRule="auto"/>
        <w:ind w:left="720" w:hanging="720"/>
        <w:rPr>
          <w:rFonts w:ascii="Times New Roman" w:hAnsi="Times New Roman" w:cs="Times New Roman"/>
        </w:rPr>
      </w:pPr>
    </w:p>
    <w:sectPr w:rsidR="002428E6" w:rsidRPr="00E04691">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A8D28" w14:textId="77777777" w:rsidR="00701513" w:rsidRDefault="00701513" w:rsidP="0072185C">
      <w:r>
        <w:separator/>
      </w:r>
    </w:p>
  </w:endnote>
  <w:endnote w:type="continuationSeparator" w:id="0">
    <w:p w14:paraId="10ED19DB" w14:textId="77777777" w:rsidR="00701513" w:rsidRDefault="00701513" w:rsidP="00721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ucida Grande">
    <w:altName w:val="Times New Roman"/>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EEE27" w14:textId="77777777" w:rsidR="00701513" w:rsidRDefault="00701513" w:rsidP="0072185C">
      <w:r>
        <w:separator/>
      </w:r>
    </w:p>
  </w:footnote>
  <w:footnote w:type="continuationSeparator" w:id="0">
    <w:p w14:paraId="1D76AA8A" w14:textId="77777777" w:rsidR="00701513" w:rsidRDefault="00701513" w:rsidP="007218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C49B" w14:textId="725D2E05" w:rsidR="00A61EAA" w:rsidRPr="00204054" w:rsidRDefault="00A61EAA" w:rsidP="00F95896">
    <w:pPr>
      <w:pStyle w:val="Header"/>
      <w:framePr w:wrap="none" w:vAnchor="text" w:hAnchor="margin" w:xAlign="right" w:y="1"/>
      <w:rPr>
        <w:rStyle w:val="PageNumber"/>
        <w:rFonts w:ascii="Times" w:hAnsi="Times"/>
      </w:rPr>
    </w:pPr>
    <w:r w:rsidRPr="00204054">
      <w:rPr>
        <w:rStyle w:val="PageNumber"/>
        <w:rFonts w:ascii="Times" w:hAnsi="Times"/>
      </w:rPr>
      <w:fldChar w:fldCharType="begin"/>
    </w:r>
    <w:r w:rsidRPr="00204054">
      <w:rPr>
        <w:rStyle w:val="PageNumber"/>
        <w:rFonts w:ascii="Times" w:hAnsi="Times"/>
      </w:rPr>
      <w:instrText xml:space="preserve">PAGE  </w:instrText>
    </w:r>
    <w:r w:rsidRPr="00204054">
      <w:rPr>
        <w:rStyle w:val="PageNumber"/>
        <w:rFonts w:ascii="Times" w:hAnsi="Times"/>
      </w:rPr>
      <w:fldChar w:fldCharType="separate"/>
    </w:r>
    <w:r w:rsidR="002267DA">
      <w:rPr>
        <w:rStyle w:val="PageNumber"/>
        <w:rFonts w:ascii="Times" w:hAnsi="Times"/>
        <w:noProof/>
      </w:rPr>
      <w:t>5</w:t>
    </w:r>
    <w:r w:rsidRPr="00204054">
      <w:rPr>
        <w:rStyle w:val="PageNumber"/>
        <w:rFonts w:ascii="Times" w:hAnsi="Times"/>
      </w:rPr>
      <w:fldChar w:fldCharType="end"/>
    </w:r>
  </w:p>
  <w:sdt>
    <w:sdtPr>
      <w:rPr>
        <w:rFonts w:ascii="Times New Roman" w:hAnsi="Times New Roman" w:cs="Times New Roman"/>
      </w:rPr>
      <w:id w:val="918066395"/>
      <w:docPartObj>
        <w:docPartGallery w:val="Page Numbers (Top of Page)"/>
        <w:docPartUnique/>
      </w:docPartObj>
    </w:sdtPr>
    <w:sdtEndPr>
      <w:rPr>
        <w:noProof/>
      </w:rPr>
    </w:sdtEndPr>
    <w:sdtContent>
      <w:p w14:paraId="71E73317" w14:textId="77777777" w:rsidR="00A61EAA" w:rsidRPr="002E2039" w:rsidRDefault="00A61EAA" w:rsidP="00204054">
        <w:pPr>
          <w:pStyle w:val="Header"/>
          <w:ind w:right="360"/>
          <w:rPr>
            <w:rFonts w:ascii="Times New Roman" w:hAnsi="Times New Roman" w:cs="Times New Roman"/>
          </w:rPr>
        </w:pPr>
        <w:r w:rsidRPr="002E2039">
          <w:rPr>
            <w:rFonts w:ascii="Times New Roman" w:hAnsi="Times New Roman" w:cs="Times New Roman"/>
          </w:rPr>
          <w:tab/>
        </w:r>
      </w:p>
    </w:sdtContent>
  </w:sdt>
  <w:p w14:paraId="4D9FEFD1" w14:textId="77777777" w:rsidR="00A61EAA" w:rsidRPr="002E2039" w:rsidRDefault="00A61EAA">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02B3C" w14:textId="6B3F3A2A" w:rsidR="00A61EAA" w:rsidRPr="004A4AC0" w:rsidRDefault="00F3422E" w:rsidP="002E2039">
    <w:pPr>
      <w:pStyle w:val="Header"/>
      <w:rPr>
        <w:rFonts w:ascii="Times New Roman" w:hAnsi="Times New Roman" w:cs="Times New Roman"/>
      </w:rPr>
    </w:pPr>
    <w:r>
      <w:rPr>
        <w:rFonts w:ascii="Times New Roman" w:hAnsi="Times New Roman" w:cs="Times New Roman"/>
      </w:rPr>
      <w:t>Name:</w:t>
    </w:r>
    <w:r w:rsidR="000F6EEE">
      <w:rPr>
        <w:rFonts w:ascii="Times New Roman" w:hAnsi="Times New Roman" w:cs="Times New Roman"/>
      </w:rPr>
      <w:t xml:space="preserve"> Caroline Thomas</w:t>
    </w:r>
    <w:r>
      <w:rPr>
        <w:rFonts w:ascii="Times New Roman" w:hAnsi="Times New Roman" w:cs="Times New Roman"/>
      </w:rPr>
      <w:tab/>
      <w:t>Date:</w:t>
    </w:r>
    <w:r w:rsidR="000F6EEE">
      <w:rPr>
        <w:rFonts w:ascii="Times New Roman" w:hAnsi="Times New Roman" w:cs="Times New Roman"/>
      </w:rPr>
      <w:t xml:space="preserve"> 03/08/</w:t>
    </w:r>
    <w:r w:rsidR="00080421">
      <w:rPr>
        <w:rFonts w:ascii="Times New Roman" w:hAnsi="Times New Roman" w:cs="Times New Roman"/>
      </w:rPr>
      <w:t>2026</w:t>
    </w:r>
    <w:r w:rsidR="00A61EAA" w:rsidRPr="004A4AC0">
      <w:rPr>
        <w:rFonts w:ascii="Times New Roman" w:hAnsi="Times New Roman" w:cs="Times New Roman"/>
      </w:rPr>
      <w:tab/>
    </w:r>
    <w:sdt>
      <w:sdtPr>
        <w:rPr>
          <w:rFonts w:ascii="Times New Roman" w:hAnsi="Times New Roman" w:cs="Times New Roman"/>
        </w:rPr>
        <w:id w:val="578952411"/>
        <w:docPartObj>
          <w:docPartGallery w:val="Page Numbers (Top of Page)"/>
          <w:docPartUnique/>
        </w:docPartObj>
      </w:sdtPr>
      <w:sdtEndPr>
        <w:rPr>
          <w:noProof/>
        </w:rPr>
      </w:sdtEndPr>
      <w:sdtContent>
        <w:r w:rsidR="00A61EAA" w:rsidRPr="004A4AC0">
          <w:rPr>
            <w:rFonts w:ascii="Times New Roman" w:hAnsi="Times New Roman" w:cs="Times New Roman"/>
          </w:rPr>
          <w:fldChar w:fldCharType="begin"/>
        </w:r>
        <w:r w:rsidR="00A61EAA" w:rsidRPr="004A4AC0">
          <w:rPr>
            <w:rFonts w:ascii="Times New Roman" w:hAnsi="Times New Roman" w:cs="Times New Roman"/>
          </w:rPr>
          <w:instrText xml:space="preserve"> PAGE   \* MERGEFORMAT </w:instrText>
        </w:r>
        <w:r w:rsidR="00A61EAA" w:rsidRPr="004A4AC0">
          <w:rPr>
            <w:rFonts w:ascii="Times New Roman" w:hAnsi="Times New Roman" w:cs="Times New Roman"/>
          </w:rPr>
          <w:fldChar w:fldCharType="separate"/>
        </w:r>
        <w:r w:rsidR="00E832C8">
          <w:rPr>
            <w:rFonts w:ascii="Times New Roman" w:hAnsi="Times New Roman" w:cs="Times New Roman"/>
            <w:noProof/>
          </w:rPr>
          <w:t>1</w:t>
        </w:r>
        <w:r w:rsidR="00A61EAA" w:rsidRPr="004A4AC0">
          <w:rPr>
            <w:rFonts w:ascii="Times New Roman" w:hAnsi="Times New Roman" w:cs="Times New Roman"/>
            <w:noProof/>
          </w:rPr>
          <w:fldChar w:fldCharType="end"/>
        </w:r>
      </w:sdtContent>
    </w:sdt>
  </w:p>
  <w:p w14:paraId="7BA782EC" w14:textId="77777777" w:rsidR="00A61EAA" w:rsidRPr="004A4AC0" w:rsidRDefault="00A61EAA">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659021"/>
      <w:docPartObj>
        <w:docPartGallery w:val="Page Numbers (Top of Page)"/>
        <w:docPartUnique/>
      </w:docPartObj>
    </w:sdtPr>
    <w:sdtEndPr>
      <w:rPr>
        <w:noProof/>
      </w:rPr>
    </w:sdtEndPr>
    <w:sdtContent>
      <w:p w14:paraId="669FE012" w14:textId="3F8193D7" w:rsidR="007C55DD" w:rsidRDefault="009A7A08">
        <w:pPr>
          <w:pStyle w:val="Header"/>
          <w:jc w:val="right"/>
        </w:pPr>
        <w:r>
          <w:fldChar w:fldCharType="begin"/>
        </w:r>
        <w:r>
          <w:instrText xml:space="preserve"> PAGE   \* MERGEFORMAT </w:instrText>
        </w:r>
        <w:r>
          <w:fldChar w:fldCharType="separate"/>
        </w:r>
        <w:r w:rsidR="002267DA">
          <w:rPr>
            <w:noProof/>
          </w:rPr>
          <w:t>12</w:t>
        </w:r>
        <w:r>
          <w:rPr>
            <w:noProof/>
          </w:rPr>
          <w:fldChar w:fldCharType="end"/>
        </w:r>
      </w:p>
    </w:sdtContent>
  </w:sdt>
  <w:p w14:paraId="1E6405C8" w14:textId="77777777" w:rsidR="007C55DD" w:rsidRDefault="007C55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32B40"/>
    <w:multiLevelType w:val="hybridMultilevel"/>
    <w:tmpl w:val="DD34D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22727F"/>
    <w:multiLevelType w:val="hybridMultilevel"/>
    <w:tmpl w:val="B2ECA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5844259">
    <w:abstractNumId w:val="1"/>
  </w:num>
  <w:num w:numId="2" w16cid:durableId="15091010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ughton, Aimee (Nursing)">
    <w15:presenceInfo w15:providerId="AD" w15:userId="S-1-5-21-2108236516-2095977292-1695163583-4978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wMLcwNDE0MzC2tLRQ0lEKTi0uzszPAykwrAUAfWz7ySwAAAA="/>
  </w:docVars>
  <w:rsids>
    <w:rsidRoot w:val="0072185C"/>
    <w:rsid w:val="00013F3E"/>
    <w:rsid w:val="000141E0"/>
    <w:rsid w:val="000155AD"/>
    <w:rsid w:val="00040F4E"/>
    <w:rsid w:val="00066C71"/>
    <w:rsid w:val="000738E4"/>
    <w:rsid w:val="00075F0A"/>
    <w:rsid w:val="000764D2"/>
    <w:rsid w:val="00080421"/>
    <w:rsid w:val="000855E2"/>
    <w:rsid w:val="00092003"/>
    <w:rsid w:val="00094ABB"/>
    <w:rsid w:val="000965CA"/>
    <w:rsid w:val="000A073D"/>
    <w:rsid w:val="000B690C"/>
    <w:rsid w:val="000C40A8"/>
    <w:rsid w:val="000D21AB"/>
    <w:rsid w:val="000D40C9"/>
    <w:rsid w:val="000D4EB5"/>
    <w:rsid w:val="000D6429"/>
    <w:rsid w:val="000E2416"/>
    <w:rsid w:val="000E3AD2"/>
    <w:rsid w:val="000E4CC0"/>
    <w:rsid w:val="000F31E0"/>
    <w:rsid w:val="000F6A7A"/>
    <w:rsid w:val="000F6EEE"/>
    <w:rsid w:val="00100468"/>
    <w:rsid w:val="00105445"/>
    <w:rsid w:val="00105652"/>
    <w:rsid w:val="00106350"/>
    <w:rsid w:val="00107F11"/>
    <w:rsid w:val="001106E6"/>
    <w:rsid w:val="0011395F"/>
    <w:rsid w:val="00122846"/>
    <w:rsid w:val="0012546C"/>
    <w:rsid w:val="001261FC"/>
    <w:rsid w:val="00133BF9"/>
    <w:rsid w:val="001346EE"/>
    <w:rsid w:val="00140E64"/>
    <w:rsid w:val="00142648"/>
    <w:rsid w:val="00145747"/>
    <w:rsid w:val="00154CDD"/>
    <w:rsid w:val="001606DF"/>
    <w:rsid w:val="001664BB"/>
    <w:rsid w:val="00173CDB"/>
    <w:rsid w:val="00180770"/>
    <w:rsid w:val="0018178F"/>
    <w:rsid w:val="00187BF9"/>
    <w:rsid w:val="001A38CB"/>
    <w:rsid w:val="001A6EE5"/>
    <w:rsid w:val="001B0D3B"/>
    <w:rsid w:val="001C3A1B"/>
    <w:rsid w:val="001D0B4C"/>
    <w:rsid w:val="001E055C"/>
    <w:rsid w:val="001E0E20"/>
    <w:rsid w:val="001F2DC5"/>
    <w:rsid w:val="001F5CA4"/>
    <w:rsid w:val="002173AC"/>
    <w:rsid w:val="002177DF"/>
    <w:rsid w:val="00225719"/>
    <w:rsid w:val="002267DA"/>
    <w:rsid w:val="00232305"/>
    <w:rsid w:val="00234A27"/>
    <w:rsid w:val="002354B3"/>
    <w:rsid w:val="002428E6"/>
    <w:rsid w:val="002432F1"/>
    <w:rsid w:val="00243679"/>
    <w:rsid w:val="00246616"/>
    <w:rsid w:val="00246CF0"/>
    <w:rsid w:val="0025042C"/>
    <w:rsid w:val="00263822"/>
    <w:rsid w:val="00265061"/>
    <w:rsid w:val="00275043"/>
    <w:rsid w:val="00275CDE"/>
    <w:rsid w:val="0028048C"/>
    <w:rsid w:val="00286435"/>
    <w:rsid w:val="00293DA2"/>
    <w:rsid w:val="00296707"/>
    <w:rsid w:val="002A0890"/>
    <w:rsid w:val="002D0CCD"/>
    <w:rsid w:val="002D6AB7"/>
    <w:rsid w:val="002D7B59"/>
    <w:rsid w:val="002E119E"/>
    <w:rsid w:val="002E286F"/>
    <w:rsid w:val="002E67CB"/>
    <w:rsid w:val="002E6AE4"/>
    <w:rsid w:val="00310D24"/>
    <w:rsid w:val="00315CBB"/>
    <w:rsid w:val="00326C30"/>
    <w:rsid w:val="00333808"/>
    <w:rsid w:val="00334A24"/>
    <w:rsid w:val="00347738"/>
    <w:rsid w:val="003536E5"/>
    <w:rsid w:val="00357A1A"/>
    <w:rsid w:val="0036498B"/>
    <w:rsid w:val="00364C79"/>
    <w:rsid w:val="0037478D"/>
    <w:rsid w:val="003803D8"/>
    <w:rsid w:val="00380858"/>
    <w:rsid w:val="00383B58"/>
    <w:rsid w:val="00390239"/>
    <w:rsid w:val="003929C4"/>
    <w:rsid w:val="0039313F"/>
    <w:rsid w:val="0039706C"/>
    <w:rsid w:val="003A01E9"/>
    <w:rsid w:val="003A34DA"/>
    <w:rsid w:val="003B5EDC"/>
    <w:rsid w:val="003C0772"/>
    <w:rsid w:val="003C1726"/>
    <w:rsid w:val="003C2C31"/>
    <w:rsid w:val="003D3715"/>
    <w:rsid w:val="003E5C6D"/>
    <w:rsid w:val="003F0EA5"/>
    <w:rsid w:val="00403EC9"/>
    <w:rsid w:val="004062E4"/>
    <w:rsid w:val="00421B45"/>
    <w:rsid w:val="0042250B"/>
    <w:rsid w:val="0042556B"/>
    <w:rsid w:val="00425B71"/>
    <w:rsid w:val="004343AE"/>
    <w:rsid w:val="00443BE9"/>
    <w:rsid w:val="004440B6"/>
    <w:rsid w:val="004474D5"/>
    <w:rsid w:val="00450189"/>
    <w:rsid w:val="0045042C"/>
    <w:rsid w:val="00455D0A"/>
    <w:rsid w:val="00460404"/>
    <w:rsid w:val="00461C76"/>
    <w:rsid w:val="00461EEE"/>
    <w:rsid w:val="0047600D"/>
    <w:rsid w:val="00484175"/>
    <w:rsid w:val="0048457D"/>
    <w:rsid w:val="00491787"/>
    <w:rsid w:val="00492084"/>
    <w:rsid w:val="0049623E"/>
    <w:rsid w:val="004A134B"/>
    <w:rsid w:val="004A19A1"/>
    <w:rsid w:val="004A1A09"/>
    <w:rsid w:val="004A3D32"/>
    <w:rsid w:val="004B2DD7"/>
    <w:rsid w:val="004D277D"/>
    <w:rsid w:val="004D2A9B"/>
    <w:rsid w:val="004D568C"/>
    <w:rsid w:val="004D68E5"/>
    <w:rsid w:val="004E3BB7"/>
    <w:rsid w:val="004F29DC"/>
    <w:rsid w:val="00505ACD"/>
    <w:rsid w:val="005075E4"/>
    <w:rsid w:val="00524767"/>
    <w:rsid w:val="00536B03"/>
    <w:rsid w:val="00537A1C"/>
    <w:rsid w:val="00545C8B"/>
    <w:rsid w:val="00550A98"/>
    <w:rsid w:val="00550CC4"/>
    <w:rsid w:val="00553E53"/>
    <w:rsid w:val="00566396"/>
    <w:rsid w:val="00570E90"/>
    <w:rsid w:val="00586EE2"/>
    <w:rsid w:val="00594804"/>
    <w:rsid w:val="005B2CCD"/>
    <w:rsid w:val="005B5EE1"/>
    <w:rsid w:val="005B701B"/>
    <w:rsid w:val="005C1F5C"/>
    <w:rsid w:val="005D2941"/>
    <w:rsid w:val="005D4509"/>
    <w:rsid w:val="005E2DB6"/>
    <w:rsid w:val="00616B8E"/>
    <w:rsid w:val="006243A6"/>
    <w:rsid w:val="006253C1"/>
    <w:rsid w:val="00625891"/>
    <w:rsid w:val="0064357F"/>
    <w:rsid w:val="0065071F"/>
    <w:rsid w:val="006532A5"/>
    <w:rsid w:val="00663A01"/>
    <w:rsid w:val="00667621"/>
    <w:rsid w:val="006777D1"/>
    <w:rsid w:val="00687771"/>
    <w:rsid w:val="006A37C7"/>
    <w:rsid w:val="006A41BD"/>
    <w:rsid w:val="006A734F"/>
    <w:rsid w:val="006B0AFA"/>
    <w:rsid w:val="006B3EE9"/>
    <w:rsid w:val="006B63DA"/>
    <w:rsid w:val="006D0167"/>
    <w:rsid w:val="006D0A9C"/>
    <w:rsid w:val="006D0C19"/>
    <w:rsid w:val="006D57E8"/>
    <w:rsid w:val="006F7033"/>
    <w:rsid w:val="00701513"/>
    <w:rsid w:val="0070663F"/>
    <w:rsid w:val="00706734"/>
    <w:rsid w:val="00710043"/>
    <w:rsid w:val="0072185C"/>
    <w:rsid w:val="00724854"/>
    <w:rsid w:val="00726F8E"/>
    <w:rsid w:val="00751E24"/>
    <w:rsid w:val="00763E9B"/>
    <w:rsid w:val="00770B87"/>
    <w:rsid w:val="00771575"/>
    <w:rsid w:val="00790A8E"/>
    <w:rsid w:val="007975DE"/>
    <w:rsid w:val="007A029E"/>
    <w:rsid w:val="007A153B"/>
    <w:rsid w:val="007A3FB0"/>
    <w:rsid w:val="007A4BFF"/>
    <w:rsid w:val="007A63FA"/>
    <w:rsid w:val="007B052B"/>
    <w:rsid w:val="007C55DD"/>
    <w:rsid w:val="007C6523"/>
    <w:rsid w:val="007D28FA"/>
    <w:rsid w:val="007D6A44"/>
    <w:rsid w:val="007E568E"/>
    <w:rsid w:val="007F200C"/>
    <w:rsid w:val="007F3CAC"/>
    <w:rsid w:val="007F6118"/>
    <w:rsid w:val="007F6EB7"/>
    <w:rsid w:val="008050E3"/>
    <w:rsid w:val="00814EB5"/>
    <w:rsid w:val="00817F2A"/>
    <w:rsid w:val="00820187"/>
    <w:rsid w:val="00821E31"/>
    <w:rsid w:val="00825EDF"/>
    <w:rsid w:val="00826070"/>
    <w:rsid w:val="00831A23"/>
    <w:rsid w:val="00833A53"/>
    <w:rsid w:val="0083644D"/>
    <w:rsid w:val="00841946"/>
    <w:rsid w:val="008439F1"/>
    <w:rsid w:val="00853D33"/>
    <w:rsid w:val="0085433F"/>
    <w:rsid w:val="00857A87"/>
    <w:rsid w:val="00857F4C"/>
    <w:rsid w:val="00864836"/>
    <w:rsid w:val="008750E0"/>
    <w:rsid w:val="00886F10"/>
    <w:rsid w:val="00893378"/>
    <w:rsid w:val="008A5835"/>
    <w:rsid w:val="008B4E86"/>
    <w:rsid w:val="008B56BE"/>
    <w:rsid w:val="008C1012"/>
    <w:rsid w:val="008C3E05"/>
    <w:rsid w:val="008C4415"/>
    <w:rsid w:val="008C68FE"/>
    <w:rsid w:val="008D6326"/>
    <w:rsid w:val="008E5639"/>
    <w:rsid w:val="008E5E23"/>
    <w:rsid w:val="008E6CE3"/>
    <w:rsid w:val="008F4670"/>
    <w:rsid w:val="00900F95"/>
    <w:rsid w:val="00901508"/>
    <w:rsid w:val="00902B69"/>
    <w:rsid w:val="009115D4"/>
    <w:rsid w:val="0091541B"/>
    <w:rsid w:val="00915546"/>
    <w:rsid w:val="00920F69"/>
    <w:rsid w:val="0092398C"/>
    <w:rsid w:val="00930D26"/>
    <w:rsid w:val="0093407A"/>
    <w:rsid w:val="00944C44"/>
    <w:rsid w:val="00945291"/>
    <w:rsid w:val="00947F13"/>
    <w:rsid w:val="00950F11"/>
    <w:rsid w:val="00973D01"/>
    <w:rsid w:val="009774B0"/>
    <w:rsid w:val="00981F4D"/>
    <w:rsid w:val="00986CE6"/>
    <w:rsid w:val="00990007"/>
    <w:rsid w:val="0099009F"/>
    <w:rsid w:val="0099728C"/>
    <w:rsid w:val="009A7A08"/>
    <w:rsid w:val="009B301F"/>
    <w:rsid w:val="009B5514"/>
    <w:rsid w:val="009B7253"/>
    <w:rsid w:val="009C063A"/>
    <w:rsid w:val="009C46DA"/>
    <w:rsid w:val="009C4BDA"/>
    <w:rsid w:val="009E064C"/>
    <w:rsid w:val="009E0C13"/>
    <w:rsid w:val="009E0DAB"/>
    <w:rsid w:val="009F05EE"/>
    <w:rsid w:val="009F2DC1"/>
    <w:rsid w:val="009F419C"/>
    <w:rsid w:val="009F48DF"/>
    <w:rsid w:val="00A07B37"/>
    <w:rsid w:val="00A15B6F"/>
    <w:rsid w:val="00A16DDA"/>
    <w:rsid w:val="00A2266A"/>
    <w:rsid w:val="00A308BC"/>
    <w:rsid w:val="00A32025"/>
    <w:rsid w:val="00A32D11"/>
    <w:rsid w:val="00A32F5B"/>
    <w:rsid w:val="00A352C7"/>
    <w:rsid w:val="00A36139"/>
    <w:rsid w:val="00A4209B"/>
    <w:rsid w:val="00A60AF3"/>
    <w:rsid w:val="00A61EAA"/>
    <w:rsid w:val="00A61EF3"/>
    <w:rsid w:val="00A72416"/>
    <w:rsid w:val="00A758C0"/>
    <w:rsid w:val="00A871F8"/>
    <w:rsid w:val="00A9241F"/>
    <w:rsid w:val="00A94BEE"/>
    <w:rsid w:val="00A9613E"/>
    <w:rsid w:val="00AB68C1"/>
    <w:rsid w:val="00AC1B23"/>
    <w:rsid w:val="00AC409A"/>
    <w:rsid w:val="00AC5618"/>
    <w:rsid w:val="00AC6230"/>
    <w:rsid w:val="00AD020A"/>
    <w:rsid w:val="00AD5F44"/>
    <w:rsid w:val="00AD6731"/>
    <w:rsid w:val="00AD6F49"/>
    <w:rsid w:val="00AD7DCC"/>
    <w:rsid w:val="00AE1B3C"/>
    <w:rsid w:val="00AE4E27"/>
    <w:rsid w:val="00AF5109"/>
    <w:rsid w:val="00B0295F"/>
    <w:rsid w:val="00B07891"/>
    <w:rsid w:val="00B13733"/>
    <w:rsid w:val="00B20972"/>
    <w:rsid w:val="00B2255C"/>
    <w:rsid w:val="00B24C15"/>
    <w:rsid w:val="00B253DB"/>
    <w:rsid w:val="00B31729"/>
    <w:rsid w:val="00B31F3D"/>
    <w:rsid w:val="00B33947"/>
    <w:rsid w:val="00B33EB3"/>
    <w:rsid w:val="00B349B7"/>
    <w:rsid w:val="00B42DA5"/>
    <w:rsid w:val="00B47D94"/>
    <w:rsid w:val="00B526B0"/>
    <w:rsid w:val="00B6779C"/>
    <w:rsid w:val="00B702EB"/>
    <w:rsid w:val="00B70461"/>
    <w:rsid w:val="00B73568"/>
    <w:rsid w:val="00B7686A"/>
    <w:rsid w:val="00B91D5A"/>
    <w:rsid w:val="00B9725B"/>
    <w:rsid w:val="00BA3A38"/>
    <w:rsid w:val="00BA7401"/>
    <w:rsid w:val="00BB2704"/>
    <w:rsid w:val="00BB38DF"/>
    <w:rsid w:val="00BB616B"/>
    <w:rsid w:val="00BB77A7"/>
    <w:rsid w:val="00BC2F76"/>
    <w:rsid w:val="00BC4F09"/>
    <w:rsid w:val="00BC5679"/>
    <w:rsid w:val="00BC6B59"/>
    <w:rsid w:val="00BC7306"/>
    <w:rsid w:val="00BC766B"/>
    <w:rsid w:val="00BD1450"/>
    <w:rsid w:val="00BD31DA"/>
    <w:rsid w:val="00BD4355"/>
    <w:rsid w:val="00BD45A3"/>
    <w:rsid w:val="00BF2627"/>
    <w:rsid w:val="00C00DA0"/>
    <w:rsid w:val="00C043D6"/>
    <w:rsid w:val="00C12326"/>
    <w:rsid w:val="00C1581A"/>
    <w:rsid w:val="00C20616"/>
    <w:rsid w:val="00C24378"/>
    <w:rsid w:val="00C2633B"/>
    <w:rsid w:val="00C31C5D"/>
    <w:rsid w:val="00C333A7"/>
    <w:rsid w:val="00C37E5F"/>
    <w:rsid w:val="00C43D62"/>
    <w:rsid w:val="00C45D02"/>
    <w:rsid w:val="00C519E6"/>
    <w:rsid w:val="00C56E22"/>
    <w:rsid w:val="00C62C23"/>
    <w:rsid w:val="00C62D9C"/>
    <w:rsid w:val="00C64DA3"/>
    <w:rsid w:val="00C73C6C"/>
    <w:rsid w:val="00C81F1B"/>
    <w:rsid w:val="00C83F55"/>
    <w:rsid w:val="00C852EF"/>
    <w:rsid w:val="00C91BC8"/>
    <w:rsid w:val="00C94B48"/>
    <w:rsid w:val="00C965A6"/>
    <w:rsid w:val="00CA1EDB"/>
    <w:rsid w:val="00CA5272"/>
    <w:rsid w:val="00CA5327"/>
    <w:rsid w:val="00CA68ED"/>
    <w:rsid w:val="00CB11F0"/>
    <w:rsid w:val="00CB16A4"/>
    <w:rsid w:val="00CB6257"/>
    <w:rsid w:val="00CB7D67"/>
    <w:rsid w:val="00CC2CAF"/>
    <w:rsid w:val="00CC6D6B"/>
    <w:rsid w:val="00CD324D"/>
    <w:rsid w:val="00CD52A1"/>
    <w:rsid w:val="00CD5B9D"/>
    <w:rsid w:val="00CE30A5"/>
    <w:rsid w:val="00CE3F73"/>
    <w:rsid w:val="00CE469D"/>
    <w:rsid w:val="00CE7819"/>
    <w:rsid w:val="00D017D9"/>
    <w:rsid w:val="00D04173"/>
    <w:rsid w:val="00D113BB"/>
    <w:rsid w:val="00D11E8F"/>
    <w:rsid w:val="00D12978"/>
    <w:rsid w:val="00D130EF"/>
    <w:rsid w:val="00D14FB0"/>
    <w:rsid w:val="00D25F55"/>
    <w:rsid w:val="00D417D0"/>
    <w:rsid w:val="00D42C91"/>
    <w:rsid w:val="00D50A4F"/>
    <w:rsid w:val="00D5175F"/>
    <w:rsid w:val="00D62448"/>
    <w:rsid w:val="00D64A29"/>
    <w:rsid w:val="00D65A20"/>
    <w:rsid w:val="00D75861"/>
    <w:rsid w:val="00D92CE3"/>
    <w:rsid w:val="00D97B66"/>
    <w:rsid w:val="00DA0638"/>
    <w:rsid w:val="00DA2871"/>
    <w:rsid w:val="00DA5A2A"/>
    <w:rsid w:val="00DC4553"/>
    <w:rsid w:val="00DD6E06"/>
    <w:rsid w:val="00DE0478"/>
    <w:rsid w:val="00DE0817"/>
    <w:rsid w:val="00DE6BAB"/>
    <w:rsid w:val="00DF1D6F"/>
    <w:rsid w:val="00DF24F8"/>
    <w:rsid w:val="00DF5442"/>
    <w:rsid w:val="00E03F68"/>
    <w:rsid w:val="00E04691"/>
    <w:rsid w:val="00E1481F"/>
    <w:rsid w:val="00E20409"/>
    <w:rsid w:val="00E218D5"/>
    <w:rsid w:val="00E25CE0"/>
    <w:rsid w:val="00E52F9E"/>
    <w:rsid w:val="00E67891"/>
    <w:rsid w:val="00E748C1"/>
    <w:rsid w:val="00E8057F"/>
    <w:rsid w:val="00E807F1"/>
    <w:rsid w:val="00E81A27"/>
    <w:rsid w:val="00E82564"/>
    <w:rsid w:val="00E832C8"/>
    <w:rsid w:val="00E860C8"/>
    <w:rsid w:val="00E94540"/>
    <w:rsid w:val="00EA1EF0"/>
    <w:rsid w:val="00EA5532"/>
    <w:rsid w:val="00EA5A2F"/>
    <w:rsid w:val="00EB067A"/>
    <w:rsid w:val="00EB1335"/>
    <w:rsid w:val="00EB32B5"/>
    <w:rsid w:val="00EB5D0B"/>
    <w:rsid w:val="00EC7162"/>
    <w:rsid w:val="00ED2D6C"/>
    <w:rsid w:val="00ED577F"/>
    <w:rsid w:val="00EE4D14"/>
    <w:rsid w:val="00EF41B6"/>
    <w:rsid w:val="00F00481"/>
    <w:rsid w:val="00F0372D"/>
    <w:rsid w:val="00F04F2A"/>
    <w:rsid w:val="00F0664D"/>
    <w:rsid w:val="00F17CDB"/>
    <w:rsid w:val="00F205EE"/>
    <w:rsid w:val="00F3422E"/>
    <w:rsid w:val="00F35D11"/>
    <w:rsid w:val="00F42804"/>
    <w:rsid w:val="00F43C01"/>
    <w:rsid w:val="00F50710"/>
    <w:rsid w:val="00F52C7D"/>
    <w:rsid w:val="00F6726A"/>
    <w:rsid w:val="00F67B0E"/>
    <w:rsid w:val="00F80D6B"/>
    <w:rsid w:val="00F857BF"/>
    <w:rsid w:val="00F861BF"/>
    <w:rsid w:val="00F920FA"/>
    <w:rsid w:val="00F948BC"/>
    <w:rsid w:val="00F950D7"/>
    <w:rsid w:val="00FB25A7"/>
    <w:rsid w:val="00FB5C46"/>
    <w:rsid w:val="00FB7F96"/>
    <w:rsid w:val="00FC0AA4"/>
    <w:rsid w:val="00FC2C30"/>
    <w:rsid w:val="00FD021D"/>
    <w:rsid w:val="00FD0AC4"/>
    <w:rsid w:val="00FD2209"/>
    <w:rsid w:val="00FD36BD"/>
    <w:rsid w:val="00FE0770"/>
    <w:rsid w:val="00FE1046"/>
    <w:rsid w:val="00FE4053"/>
    <w:rsid w:val="00FF7846"/>
    <w:rsid w:val="00FF79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082F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85C"/>
  </w:style>
  <w:style w:type="paragraph" w:styleId="Heading1">
    <w:name w:val="heading 1"/>
    <w:basedOn w:val="Normal"/>
    <w:next w:val="Normal"/>
    <w:link w:val="Heading1Char"/>
    <w:qFormat/>
    <w:rsid w:val="009E0C13"/>
    <w:pPr>
      <w:keepNext/>
      <w:outlineLvl w:val="0"/>
    </w:pPr>
    <w:rPr>
      <w:rFonts w:ascii="Times New Roman" w:eastAsia="Times New Roman" w:hAnsi="Times New Roman" w:cs="Times New Roman"/>
      <w:b/>
      <w:bCs/>
    </w:rPr>
  </w:style>
  <w:style w:type="paragraph" w:styleId="Heading2">
    <w:name w:val="heading 2"/>
    <w:basedOn w:val="Normal"/>
    <w:next w:val="Normal"/>
    <w:link w:val="Heading2Char"/>
    <w:qFormat/>
    <w:rsid w:val="009E0C13"/>
    <w:pPr>
      <w:keepNext/>
      <w:jc w:val="center"/>
      <w:outlineLvl w:val="1"/>
    </w:pPr>
    <w:rPr>
      <w:rFonts w:ascii="Times New Roman" w:eastAsia="Times New Roman" w:hAnsi="Times New Roman" w:cs="Times New Roman"/>
      <w:b/>
      <w:bCs/>
    </w:rPr>
  </w:style>
  <w:style w:type="paragraph" w:styleId="Heading3">
    <w:name w:val="heading 3"/>
    <w:basedOn w:val="Normal"/>
    <w:next w:val="Normal"/>
    <w:link w:val="Heading3Char"/>
    <w:qFormat/>
    <w:rsid w:val="009E0C13"/>
    <w:pPr>
      <w:keepNext/>
      <w:jc w:val="center"/>
      <w:outlineLvl w:val="2"/>
    </w:pPr>
    <w:rPr>
      <w:rFonts w:ascii="Times New Roman" w:eastAsia="Times New Roman" w:hAnsi="Times New Roman" w:cs="Times New Roman"/>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185C"/>
    <w:pPr>
      <w:tabs>
        <w:tab w:val="center" w:pos="4320"/>
        <w:tab w:val="right" w:pos="8640"/>
      </w:tabs>
    </w:pPr>
  </w:style>
  <w:style w:type="character" w:customStyle="1" w:styleId="HeaderChar">
    <w:name w:val="Header Char"/>
    <w:basedOn w:val="DefaultParagraphFont"/>
    <w:link w:val="Header"/>
    <w:uiPriority w:val="99"/>
    <w:rsid w:val="0072185C"/>
  </w:style>
  <w:style w:type="paragraph" w:styleId="Footer">
    <w:name w:val="footer"/>
    <w:basedOn w:val="Normal"/>
    <w:link w:val="FooterChar"/>
    <w:uiPriority w:val="99"/>
    <w:unhideWhenUsed/>
    <w:rsid w:val="0072185C"/>
    <w:pPr>
      <w:tabs>
        <w:tab w:val="center" w:pos="4320"/>
        <w:tab w:val="right" w:pos="8640"/>
      </w:tabs>
    </w:pPr>
  </w:style>
  <w:style w:type="character" w:customStyle="1" w:styleId="FooterChar">
    <w:name w:val="Footer Char"/>
    <w:basedOn w:val="DefaultParagraphFont"/>
    <w:link w:val="Footer"/>
    <w:uiPriority w:val="99"/>
    <w:rsid w:val="0072185C"/>
  </w:style>
  <w:style w:type="character" w:styleId="PageNumber">
    <w:name w:val="page number"/>
    <w:basedOn w:val="DefaultParagraphFont"/>
    <w:uiPriority w:val="99"/>
    <w:semiHidden/>
    <w:unhideWhenUsed/>
    <w:rsid w:val="0072185C"/>
  </w:style>
  <w:style w:type="paragraph" w:styleId="TOC1">
    <w:name w:val="toc 1"/>
    <w:basedOn w:val="Normal"/>
    <w:next w:val="Normal"/>
    <w:autoRedefine/>
    <w:uiPriority w:val="39"/>
    <w:unhideWhenUsed/>
    <w:rsid w:val="0072185C"/>
  </w:style>
  <w:style w:type="paragraph" w:styleId="TOC2">
    <w:name w:val="toc 2"/>
    <w:basedOn w:val="Normal"/>
    <w:next w:val="Normal"/>
    <w:autoRedefine/>
    <w:uiPriority w:val="39"/>
    <w:unhideWhenUsed/>
    <w:rsid w:val="0072185C"/>
    <w:pPr>
      <w:ind w:left="240"/>
    </w:pPr>
  </w:style>
  <w:style w:type="paragraph" w:styleId="TOC3">
    <w:name w:val="toc 3"/>
    <w:basedOn w:val="Normal"/>
    <w:next w:val="Normal"/>
    <w:autoRedefine/>
    <w:uiPriority w:val="39"/>
    <w:unhideWhenUsed/>
    <w:rsid w:val="0072185C"/>
    <w:pPr>
      <w:ind w:left="480"/>
    </w:pPr>
  </w:style>
  <w:style w:type="paragraph" w:styleId="TOC4">
    <w:name w:val="toc 4"/>
    <w:basedOn w:val="Normal"/>
    <w:next w:val="Normal"/>
    <w:autoRedefine/>
    <w:uiPriority w:val="39"/>
    <w:unhideWhenUsed/>
    <w:rsid w:val="0072185C"/>
    <w:pPr>
      <w:ind w:left="720"/>
    </w:pPr>
  </w:style>
  <w:style w:type="paragraph" w:styleId="TOC5">
    <w:name w:val="toc 5"/>
    <w:basedOn w:val="Normal"/>
    <w:next w:val="Normal"/>
    <w:autoRedefine/>
    <w:uiPriority w:val="39"/>
    <w:unhideWhenUsed/>
    <w:rsid w:val="0072185C"/>
    <w:pPr>
      <w:ind w:left="960"/>
    </w:pPr>
  </w:style>
  <w:style w:type="paragraph" w:styleId="TOC6">
    <w:name w:val="toc 6"/>
    <w:basedOn w:val="Normal"/>
    <w:next w:val="Normal"/>
    <w:autoRedefine/>
    <w:uiPriority w:val="39"/>
    <w:unhideWhenUsed/>
    <w:rsid w:val="0072185C"/>
    <w:pPr>
      <w:ind w:left="1200"/>
    </w:pPr>
  </w:style>
  <w:style w:type="paragraph" w:styleId="TOC7">
    <w:name w:val="toc 7"/>
    <w:basedOn w:val="Normal"/>
    <w:next w:val="Normal"/>
    <w:autoRedefine/>
    <w:uiPriority w:val="39"/>
    <w:unhideWhenUsed/>
    <w:rsid w:val="0072185C"/>
    <w:pPr>
      <w:ind w:left="1440"/>
    </w:pPr>
  </w:style>
  <w:style w:type="paragraph" w:styleId="TOC8">
    <w:name w:val="toc 8"/>
    <w:basedOn w:val="Normal"/>
    <w:next w:val="Normal"/>
    <w:autoRedefine/>
    <w:uiPriority w:val="39"/>
    <w:unhideWhenUsed/>
    <w:rsid w:val="0072185C"/>
    <w:pPr>
      <w:ind w:left="1680"/>
    </w:pPr>
  </w:style>
  <w:style w:type="paragraph" w:styleId="TOC9">
    <w:name w:val="toc 9"/>
    <w:basedOn w:val="Normal"/>
    <w:next w:val="Normal"/>
    <w:autoRedefine/>
    <w:uiPriority w:val="39"/>
    <w:unhideWhenUsed/>
    <w:rsid w:val="0072185C"/>
    <w:pPr>
      <w:ind w:left="1920"/>
    </w:pPr>
  </w:style>
  <w:style w:type="paragraph" w:styleId="ListParagraph">
    <w:name w:val="List Paragraph"/>
    <w:basedOn w:val="Normal"/>
    <w:uiPriority w:val="34"/>
    <w:qFormat/>
    <w:rsid w:val="0072185C"/>
    <w:pPr>
      <w:spacing w:after="200" w:line="276" w:lineRule="auto"/>
      <w:ind w:left="720"/>
      <w:contextualSpacing/>
    </w:pPr>
    <w:rPr>
      <w:rFonts w:eastAsiaTheme="minorHAnsi"/>
      <w:sz w:val="22"/>
      <w:szCs w:val="22"/>
    </w:rPr>
  </w:style>
  <w:style w:type="paragraph" w:styleId="NormalWeb">
    <w:name w:val="Normal (Web)"/>
    <w:basedOn w:val="Normal"/>
    <w:uiPriority w:val="99"/>
    <w:unhideWhenUsed/>
    <w:rsid w:val="0072185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2185C"/>
    <w:rPr>
      <w:b/>
      <w:bCs/>
    </w:rPr>
  </w:style>
  <w:style w:type="paragraph" w:styleId="BalloonText">
    <w:name w:val="Balloon Text"/>
    <w:basedOn w:val="Normal"/>
    <w:link w:val="BalloonTextChar"/>
    <w:uiPriority w:val="99"/>
    <w:semiHidden/>
    <w:unhideWhenUsed/>
    <w:rsid w:val="00BC2F7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C2F76"/>
    <w:rPr>
      <w:rFonts w:ascii="Lucida Grande" w:hAnsi="Lucida Grande" w:cs="Lucida Grande"/>
      <w:sz w:val="18"/>
      <w:szCs w:val="18"/>
    </w:rPr>
  </w:style>
  <w:style w:type="character" w:styleId="Hyperlink">
    <w:name w:val="Hyperlink"/>
    <w:basedOn w:val="DefaultParagraphFont"/>
    <w:uiPriority w:val="99"/>
    <w:unhideWhenUsed/>
    <w:rsid w:val="006243A6"/>
    <w:rPr>
      <w:color w:val="0000FF" w:themeColor="hyperlink"/>
      <w:u w:val="single"/>
    </w:rPr>
  </w:style>
  <w:style w:type="character" w:customStyle="1" w:styleId="Heading1Char">
    <w:name w:val="Heading 1 Char"/>
    <w:basedOn w:val="DefaultParagraphFont"/>
    <w:link w:val="Heading1"/>
    <w:rsid w:val="009E0C13"/>
    <w:rPr>
      <w:rFonts w:ascii="Times New Roman" w:eastAsia="Times New Roman" w:hAnsi="Times New Roman" w:cs="Times New Roman"/>
      <w:b/>
      <w:bCs/>
    </w:rPr>
  </w:style>
  <w:style w:type="character" w:customStyle="1" w:styleId="Heading2Char">
    <w:name w:val="Heading 2 Char"/>
    <w:basedOn w:val="DefaultParagraphFont"/>
    <w:link w:val="Heading2"/>
    <w:rsid w:val="009E0C13"/>
    <w:rPr>
      <w:rFonts w:ascii="Times New Roman" w:eastAsia="Times New Roman" w:hAnsi="Times New Roman" w:cs="Times New Roman"/>
      <w:b/>
      <w:bCs/>
    </w:rPr>
  </w:style>
  <w:style w:type="character" w:customStyle="1" w:styleId="Heading3Char">
    <w:name w:val="Heading 3 Char"/>
    <w:basedOn w:val="DefaultParagraphFont"/>
    <w:link w:val="Heading3"/>
    <w:rsid w:val="009E0C13"/>
    <w:rPr>
      <w:rFonts w:ascii="Times New Roman" w:eastAsia="Times New Roman" w:hAnsi="Times New Roman" w:cs="Times New Roman"/>
      <w:b/>
      <w:bCs/>
      <w:sz w:val="28"/>
    </w:rPr>
  </w:style>
  <w:style w:type="table" w:styleId="TableGrid">
    <w:name w:val="Table Grid"/>
    <w:basedOn w:val="TableNormal"/>
    <w:uiPriority w:val="39"/>
    <w:rsid w:val="00A61EAA"/>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61EAA"/>
    <w:rPr>
      <w:color w:val="808080"/>
    </w:rPr>
  </w:style>
  <w:style w:type="character" w:styleId="CommentReference">
    <w:name w:val="annotation reference"/>
    <w:basedOn w:val="DefaultParagraphFont"/>
    <w:uiPriority w:val="99"/>
    <w:semiHidden/>
    <w:unhideWhenUsed/>
    <w:rsid w:val="0037478D"/>
    <w:rPr>
      <w:sz w:val="16"/>
      <w:szCs w:val="16"/>
    </w:rPr>
  </w:style>
  <w:style w:type="paragraph" w:styleId="CommentText">
    <w:name w:val="annotation text"/>
    <w:basedOn w:val="Normal"/>
    <w:link w:val="CommentTextChar"/>
    <w:uiPriority w:val="99"/>
    <w:semiHidden/>
    <w:unhideWhenUsed/>
    <w:rsid w:val="0037478D"/>
    <w:rPr>
      <w:sz w:val="20"/>
      <w:szCs w:val="20"/>
    </w:rPr>
  </w:style>
  <w:style w:type="character" w:customStyle="1" w:styleId="CommentTextChar">
    <w:name w:val="Comment Text Char"/>
    <w:basedOn w:val="DefaultParagraphFont"/>
    <w:link w:val="CommentText"/>
    <w:uiPriority w:val="99"/>
    <w:semiHidden/>
    <w:rsid w:val="0037478D"/>
    <w:rPr>
      <w:sz w:val="20"/>
      <w:szCs w:val="20"/>
    </w:rPr>
  </w:style>
  <w:style w:type="paragraph" w:styleId="CommentSubject">
    <w:name w:val="annotation subject"/>
    <w:basedOn w:val="CommentText"/>
    <w:next w:val="CommentText"/>
    <w:link w:val="CommentSubjectChar"/>
    <w:uiPriority w:val="99"/>
    <w:semiHidden/>
    <w:unhideWhenUsed/>
    <w:rsid w:val="0037478D"/>
    <w:rPr>
      <w:b/>
      <w:bCs/>
    </w:rPr>
  </w:style>
  <w:style w:type="character" w:customStyle="1" w:styleId="CommentSubjectChar">
    <w:name w:val="Comment Subject Char"/>
    <w:basedOn w:val="CommentTextChar"/>
    <w:link w:val="CommentSubject"/>
    <w:uiPriority w:val="99"/>
    <w:semiHidden/>
    <w:rsid w:val="0037478D"/>
    <w:rPr>
      <w:b/>
      <w:bCs/>
      <w:sz w:val="20"/>
      <w:szCs w:val="20"/>
    </w:rPr>
  </w:style>
  <w:style w:type="paragraph" w:customStyle="1" w:styleId="paragraph">
    <w:name w:val="paragraph"/>
    <w:basedOn w:val="Normal"/>
    <w:rsid w:val="002428E6"/>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2428E6"/>
  </w:style>
  <w:style w:type="character" w:customStyle="1" w:styleId="eop">
    <w:name w:val="eop"/>
    <w:basedOn w:val="DefaultParagraphFont"/>
    <w:rsid w:val="002428E6"/>
  </w:style>
  <w:style w:type="character" w:styleId="FollowedHyperlink">
    <w:name w:val="FollowedHyperlink"/>
    <w:basedOn w:val="DefaultParagraphFont"/>
    <w:uiPriority w:val="99"/>
    <w:semiHidden/>
    <w:unhideWhenUsed/>
    <w:rsid w:val="002D0CCD"/>
    <w:rPr>
      <w:color w:val="800080" w:themeColor="followedHyperlink"/>
      <w:u w:val="single"/>
    </w:rPr>
  </w:style>
  <w:style w:type="character" w:styleId="UnresolvedMention">
    <w:name w:val="Unresolved Mention"/>
    <w:basedOn w:val="DefaultParagraphFont"/>
    <w:uiPriority w:val="99"/>
    <w:semiHidden/>
    <w:unhideWhenUsed/>
    <w:rsid w:val="002D0C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29957">
      <w:bodyDiv w:val="1"/>
      <w:marLeft w:val="0"/>
      <w:marRight w:val="0"/>
      <w:marTop w:val="0"/>
      <w:marBottom w:val="0"/>
      <w:divBdr>
        <w:top w:val="none" w:sz="0" w:space="0" w:color="auto"/>
        <w:left w:val="none" w:sz="0" w:space="0" w:color="auto"/>
        <w:bottom w:val="none" w:sz="0" w:space="0" w:color="auto"/>
        <w:right w:val="none" w:sz="0" w:space="0" w:color="auto"/>
      </w:divBdr>
      <w:divsChild>
        <w:div w:id="747270671">
          <w:marLeft w:val="0"/>
          <w:marRight w:val="0"/>
          <w:marTop w:val="0"/>
          <w:marBottom w:val="0"/>
          <w:divBdr>
            <w:top w:val="none" w:sz="0" w:space="0" w:color="auto"/>
            <w:left w:val="none" w:sz="0" w:space="0" w:color="auto"/>
            <w:bottom w:val="none" w:sz="0" w:space="0" w:color="auto"/>
            <w:right w:val="none" w:sz="0" w:space="0" w:color="auto"/>
          </w:divBdr>
        </w:div>
        <w:div w:id="1618024939">
          <w:marLeft w:val="0"/>
          <w:marRight w:val="0"/>
          <w:marTop w:val="0"/>
          <w:marBottom w:val="0"/>
          <w:divBdr>
            <w:top w:val="none" w:sz="0" w:space="0" w:color="auto"/>
            <w:left w:val="none" w:sz="0" w:space="0" w:color="auto"/>
            <w:bottom w:val="none" w:sz="0" w:space="0" w:color="auto"/>
            <w:right w:val="none" w:sz="0" w:space="0" w:color="auto"/>
          </w:divBdr>
        </w:div>
        <w:div w:id="1521043428">
          <w:marLeft w:val="0"/>
          <w:marRight w:val="0"/>
          <w:marTop w:val="0"/>
          <w:marBottom w:val="0"/>
          <w:divBdr>
            <w:top w:val="none" w:sz="0" w:space="0" w:color="auto"/>
            <w:left w:val="none" w:sz="0" w:space="0" w:color="auto"/>
            <w:bottom w:val="none" w:sz="0" w:space="0" w:color="auto"/>
            <w:right w:val="none" w:sz="0" w:space="0" w:color="auto"/>
          </w:divBdr>
        </w:div>
      </w:divsChild>
    </w:div>
    <w:div w:id="5300705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nline.vitalsource.com/books/9780443108686" TargetMode="Externa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tinyurl.com/2urscbrx"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inyurl.com/ez7s8ccu"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DA09085ADD494D92A51714D1130360"/>
        <w:category>
          <w:name w:val="General"/>
          <w:gallery w:val="placeholder"/>
        </w:category>
        <w:types>
          <w:type w:val="bbPlcHdr"/>
        </w:types>
        <w:behaviors>
          <w:behavior w:val="content"/>
        </w:behaviors>
        <w:guid w:val="{42380A31-0FF3-3B4F-A499-050820299333}"/>
      </w:docPartPr>
      <w:docPartBody>
        <w:p w:rsidR="00E618FE" w:rsidRDefault="0039015D" w:rsidP="0039015D">
          <w:pPr>
            <w:pStyle w:val="CEDA09085ADD494D92A51714D1130360"/>
          </w:pPr>
          <w:r w:rsidRPr="004F3BB2">
            <w:rPr>
              <w:rStyle w:val="PlaceholderText"/>
            </w:rPr>
            <w:t>Click or tap here to enter text.</w:t>
          </w:r>
        </w:p>
      </w:docPartBody>
    </w:docPart>
    <w:docPart>
      <w:docPartPr>
        <w:name w:val="13C62CCC7D41BB489C4BAAB9D7C2E461"/>
        <w:category>
          <w:name w:val="General"/>
          <w:gallery w:val="placeholder"/>
        </w:category>
        <w:types>
          <w:type w:val="bbPlcHdr"/>
        </w:types>
        <w:behaviors>
          <w:behavior w:val="content"/>
        </w:behaviors>
        <w:guid w:val="{522B28BF-ABC3-1B43-9DC2-9A83DB3D8E4C}"/>
      </w:docPartPr>
      <w:docPartBody>
        <w:p w:rsidR="00E618FE" w:rsidRDefault="0039015D" w:rsidP="0039015D">
          <w:pPr>
            <w:pStyle w:val="13C62CCC7D41BB489C4BAAB9D7C2E461"/>
          </w:pPr>
          <w:r w:rsidRPr="004F3BB2">
            <w:rPr>
              <w:rStyle w:val="PlaceholderText"/>
            </w:rPr>
            <w:t>Click or tap here to enter text.</w:t>
          </w:r>
        </w:p>
      </w:docPartBody>
    </w:docPart>
    <w:docPart>
      <w:docPartPr>
        <w:name w:val="9155D2FCCBC1B940865283E32AF00F36"/>
        <w:category>
          <w:name w:val="General"/>
          <w:gallery w:val="placeholder"/>
        </w:category>
        <w:types>
          <w:type w:val="bbPlcHdr"/>
        </w:types>
        <w:behaviors>
          <w:behavior w:val="content"/>
        </w:behaviors>
        <w:guid w:val="{1A03CB07-E538-FA45-9397-83AF7CBA228F}"/>
      </w:docPartPr>
      <w:docPartBody>
        <w:p w:rsidR="00E618FE" w:rsidRDefault="0039015D" w:rsidP="0039015D">
          <w:pPr>
            <w:pStyle w:val="9155D2FCCBC1B940865283E32AF00F36"/>
          </w:pPr>
          <w:r w:rsidRPr="004F3BB2">
            <w:rPr>
              <w:rStyle w:val="PlaceholderText"/>
            </w:rPr>
            <w:t>Click or tap here to enter text.</w:t>
          </w:r>
        </w:p>
      </w:docPartBody>
    </w:docPart>
    <w:docPart>
      <w:docPartPr>
        <w:name w:val="26CE16F88372D346902A8295B3469ED4"/>
        <w:category>
          <w:name w:val="General"/>
          <w:gallery w:val="placeholder"/>
        </w:category>
        <w:types>
          <w:type w:val="bbPlcHdr"/>
        </w:types>
        <w:behaviors>
          <w:behavior w:val="content"/>
        </w:behaviors>
        <w:guid w:val="{28A56466-D990-5C40-A50D-6E429A09F943}"/>
      </w:docPartPr>
      <w:docPartBody>
        <w:p w:rsidR="00E618FE" w:rsidRDefault="0039015D" w:rsidP="0039015D">
          <w:pPr>
            <w:pStyle w:val="26CE16F88372D346902A8295B3469ED4"/>
          </w:pPr>
          <w:r w:rsidRPr="004F3BB2">
            <w:rPr>
              <w:rStyle w:val="PlaceholderText"/>
            </w:rPr>
            <w:t>Click or tap here to enter text.</w:t>
          </w:r>
        </w:p>
      </w:docPartBody>
    </w:docPart>
    <w:docPart>
      <w:docPartPr>
        <w:name w:val="9CFD3AB0F4EFAE4AA0B60F38BAFC0CEE"/>
        <w:category>
          <w:name w:val="General"/>
          <w:gallery w:val="placeholder"/>
        </w:category>
        <w:types>
          <w:type w:val="bbPlcHdr"/>
        </w:types>
        <w:behaviors>
          <w:behavior w:val="content"/>
        </w:behaviors>
        <w:guid w:val="{0515B28E-6A91-D744-B88F-2577A145F00D}"/>
      </w:docPartPr>
      <w:docPartBody>
        <w:p w:rsidR="00E618FE" w:rsidRDefault="0039015D" w:rsidP="0039015D">
          <w:pPr>
            <w:pStyle w:val="9CFD3AB0F4EFAE4AA0B60F38BAFC0CEE"/>
          </w:pPr>
          <w:r w:rsidRPr="004F3BB2">
            <w:rPr>
              <w:rStyle w:val="PlaceholderText"/>
            </w:rPr>
            <w:t>Click or tap here to enter text.</w:t>
          </w:r>
        </w:p>
      </w:docPartBody>
    </w:docPart>
    <w:docPart>
      <w:docPartPr>
        <w:name w:val="B8DC8E9C7AAE3A41B2A11FEE9E3F1048"/>
        <w:category>
          <w:name w:val="General"/>
          <w:gallery w:val="placeholder"/>
        </w:category>
        <w:types>
          <w:type w:val="bbPlcHdr"/>
        </w:types>
        <w:behaviors>
          <w:behavior w:val="content"/>
        </w:behaviors>
        <w:guid w:val="{6C918666-616B-3E4A-966F-CCBF3C93AA4D}"/>
      </w:docPartPr>
      <w:docPartBody>
        <w:p w:rsidR="00E618FE" w:rsidRDefault="0039015D" w:rsidP="0039015D">
          <w:pPr>
            <w:pStyle w:val="B8DC8E9C7AAE3A41B2A11FEE9E3F1048"/>
          </w:pPr>
          <w:r w:rsidRPr="004F3BB2">
            <w:rPr>
              <w:rStyle w:val="PlaceholderText"/>
            </w:rPr>
            <w:t>Click or tap here to enter text.</w:t>
          </w:r>
        </w:p>
      </w:docPartBody>
    </w:docPart>
    <w:docPart>
      <w:docPartPr>
        <w:name w:val="DDE035A7D26E974B875B6E005B96E552"/>
        <w:category>
          <w:name w:val="General"/>
          <w:gallery w:val="placeholder"/>
        </w:category>
        <w:types>
          <w:type w:val="bbPlcHdr"/>
        </w:types>
        <w:behaviors>
          <w:behavior w:val="content"/>
        </w:behaviors>
        <w:guid w:val="{3FD40619-C9BA-C745-B85A-48AF82792DB3}"/>
      </w:docPartPr>
      <w:docPartBody>
        <w:p w:rsidR="00E618FE" w:rsidRDefault="0039015D" w:rsidP="0039015D">
          <w:pPr>
            <w:pStyle w:val="DDE035A7D26E974B875B6E005B96E552"/>
          </w:pPr>
          <w:r w:rsidRPr="004F3BB2">
            <w:rPr>
              <w:rStyle w:val="PlaceholderText"/>
            </w:rPr>
            <w:t>Click or tap here to enter text.</w:t>
          </w:r>
        </w:p>
      </w:docPartBody>
    </w:docPart>
    <w:docPart>
      <w:docPartPr>
        <w:name w:val="59A87C48E42C2A499CD95C1BCF3C35DD"/>
        <w:category>
          <w:name w:val="General"/>
          <w:gallery w:val="placeholder"/>
        </w:category>
        <w:types>
          <w:type w:val="bbPlcHdr"/>
        </w:types>
        <w:behaviors>
          <w:behavior w:val="content"/>
        </w:behaviors>
        <w:guid w:val="{3EBABD0A-A056-AD47-A691-ED72BA6A9F19}"/>
      </w:docPartPr>
      <w:docPartBody>
        <w:p w:rsidR="00E618FE" w:rsidRDefault="0039015D" w:rsidP="0039015D">
          <w:pPr>
            <w:pStyle w:val="59A87C48E42C2A499CD95C1BCF3C35DD"/>
          </w:pPr>
          <w:r w:rsidRPr="004F3BB2">
            <w:rPr>
              <w:rStyle w:val="PlaceholderText"/>
            </w:rPr>
            <w:t>Click or tap here to enter text.</w:t>
          </w:r>
        </w:p>
      </w:docPartBody>
    </w:docPart>
    <w:docPart>
      <w:docPartPr>
        <w:name w:val="171E6A3BCB50AC4D9D4324A73362864E"/>
        <w:category>
          <w:name w:val="General"/>
          <w:gallery w:val="placeholder"/>
        </w:category>
        <w:types>
          <w:type w:val="bbPlcHdr"/>
        </w:types>
        <w:behaviors>
          <w:behavior w:val="content"/>
        </w:behaviors>
        <w:guid w:val="{B91C4C87-1BEE-0945-8E90-1231F14395D2}"/>
      </w:docPartPr>
      <w:docPartBody>
        <w:p w:rsidR="00E618FE" w:rsidRDefault="0039015D" w:rsidP="0039015D">
          <w:pPr>
            <w:pStyle w:val="171E6A3BCB50AC4D9D4324A73362864E"/>
          </w:pPr>
          <w:r w:rsidRPr="004F3BB2">
            <w:rPr>
              <w:rStyle w:val="PlaceholderText"/>
            </w:rPr>
            <w:t>Click or tap here to enter text.</w:t>
          </w:r>
        </w:p>
      </w:docPartBody>
    </w:docPart>
    <w:docPart>
      <w:docPartPr>
        <w:name w:val="8979AA569BBDFB40A24DBB665870628A"/>
        <w:category>
          <w:name w:val="General"/>
          <w:gallery w:val="placeholder"/>
        </w:category>
        <w:types>
          <w:type w:val="bbPlcHdr"/>
        </w:types>
        <w:behaviors>
          <w:behavior w:val="content"/>
        </w:behaviors>
        <w:guid w:val="{BC589238-AA4E-724C-98FB-DE9B985AD329}"/>
      </w:docPartPr>
      <w:docPartBody>
        <w:p w:rsidR="00E618FE" w:rsidRDefault="0039015D" w:rsidP="0039015D">
          <w:pPr>
            <w:pStyle w:val="8979AA569BBDFB40A24DBB665870628A"/>
          </w:pPr>
          <w:r w:rsidRPr="004F3BB2">
            <w:rPr>
              <w:rStyle w:val="PlaceholderText"/>
            </w:rPr>
            <w:t>Click or tap here to enter text.</w:t>
          </w:r>
        </w:p>
      </w:docPartBody>
    </w:docPart>
    <w:docPart>
      <w:docPartPr>
        <w:name w:val="03EBC52E94E9924D9B84179E24E79FB7"/>
        <w:category>
          <w:name w:val="General"/>
          <w:gallery w:val="placeholder"/>
        </w:category>
        <w:types>
          <w:type w:val="bbPlcHdr"/>
        </w:types>
        <w:behaviors>
          <w:behavior w:val="content"/>
        </w:behaviors>
        <w:guid w:val="{7C3667C1-1EA4-1047-996E-FB3FB43146A6}"/>
      </w:docPartPr>
      <w:docPartBody>
        <w:p w:rsidR="00E618FE" w:rsidRDefault="0039015D" w:rsidP="0039015D">
          <w:pPr>
            <w:pStyle w:val="03EBC52E94E9924D9B84179E24E79FB7"/>
          </w:pPr>
          <w:r w:rsidRPr="004F3BB2">
            <w:rPr>
              <w:rStyle w:val="PlaceholderText"/>
            </w:rPr>
            <w:t>Click or tap here to enter text.</w:t>
          </w:r>
        </w:p>
      </w:docPartBody>
    </w:docPart>
    <w:docPart>
      <w:docPartPr>
        <w:name w:val="0B8EBE2E7A7B6A478CE592CD0A24A5EA"/>
        <w:category>
          <w:name w:val="General"/>
          <w:gallery w:val="placeholder"/>
        </w:category>
        <w:types>
          <w:type w:val="bbPlcHdr"/>
        </w:types>
        <w:behaviors>
          <w:behavior w:val="content"/>
        </w:behaviors>
        <w:guid w:val="{C6AE7D12-AE6D-0149-91AB-741920C9C10B}"/>
      </w:docPartPr>
      <w:docPartBody>
        <w:p w:rsidR="00E618FE" w:rsidRDefault="0039015D" w:rsidP="0039015D">
          <w:pPr>
            <w:pStyle w:val="0B8EBE2E7A7B6A478CE592CD0A24A5EA"/>
          </w:pPr>
          <w:r w:rsidRPr="004F3BB2">
            <w:rPr>
              <w:rStyle w:val="PlaceholderText"/>
            </w:rPr>
            <w:t>Click or tap here to enter text.</w:t>
          </w:r>
        </w:p>
      </w:docPartBody>
    </w:docPart>
    <w:docPart>
      <w:docPartPr>
        <w:name w:val="8F8524AB2D39794197A07E7285C0B0C6"/>
        <w:category>
          <w:name w:val="General"/>
          <w:gallery w:val="placeholder"/>
        </w:category>
        <w:types>
          <w:type w:val="bbPlcHdr"/>
        </w:types>
        <w:behaviors>
          <w:behavior w:val="content"/>
        </w:behaviors>
        <w:guid w:val="{43FED048-E9EF-8842-9D8C-81564C48BEFB}"/>
      </w:docPartPr>
      <w:docPartBody>
        <w:p w:rsidR="00E618FE" w:rsidRDefault="0039015D" w:rsidP="0039015D">
          <w:pPr>
            <w:pStyle w:val="8F8524AB2D39794197A07E7285C0B0C6"/>
          </w:pPr>
          <w:r w:rsidRPr="004F3BB2">
            <w:rPr>
              <w:rStyle w:val="PlaceholderText"/>
            </w:rPr>
            <w:t>Click or tap here to enter text.</w:t>
          </w:r>
        </w:p>
      </w:docPartBody>
    </w:docPart>
    <w:docPart>
      <w:docPartPr>
        <w:name w:val="3AC59A78BF78A944BC73912BAEEBC2E1"/>
        <w:category>
          <w:name w:val="General"/>
          <w:gallery w:val="placeholder"/>
        </w:category>
        <w:types>
          <w:type w:val="bbPlcHdr"/>
        </w:types>
        <w:behaviors>
          <w:behavior w:val="content"/>
        </w:behaviors>
        <w:guid w:val="{2B273458-2EB5-E240-BD44-6B19A3519140}"/>
      </w:docPartPr>
      <w:docPartBody>
        <w:p w:rsidR="00E618FE" w:rsidRDefault="0039015D" w:rsidP="0039015D">
          <w:pPr>
            <w:pStyle w:val="3AC59A78BF78A944BC73912BAEEBC2E1"/>
          </w:pPr>
          <w:r w:rsidRPr="004F3BB2">
            <w:rPr>
              <w:rStyle w:val="PlaceholderText"/>
            </w:rPr>
            <w:t>Click or tap here to enter text.</w:t>
          </w:r>
        </w:p>
      </w:docPartBody>
    </w:docPart>
    <w:docPart>
      <w:docPartPr>
        <w:name w:val="0EBD3ECCAF2D524A8E4CE4D433EAC66A"/>
        <w:category>
          <w:name w:val="General"/>
          <w:gallery w:val="placeholder"/>
        </w:category>
        <w:types>
          <w:type w:val="bbPlcHdr"/>
        </w:types>
        <w:behaviors>
          <w:behavior w:val="content"/>
        </w:behaviors>
        <w:guid w:val="{1471E43F-B30D-4043-BA54-A0B6197F8124}"/>
      </w:docPartPr>
      <w:docPartBody>
        <w:p w:rsidR="00E618FE" w:rsidRDefault="0039015D" w:rsidP="0039015D">
          <w:pPr>
            <w:pStyle w:val="0EBD3ECCAF2D524A8E4CE4D433EAC66A"/>
          </w:pPr>
          <w:r w:rsidRPr="004F3BB2">
            <w:rPr>
              <w:rStyle w:val="PlaceholderText"/>
            </w:rPr>
            <w:t>Click or tap here to enter text.</w:t>
          </w:r>
        </w:p>
      </w:docPartBody>
    </w:docPart>
    <w:docPart>
      <w:docPartPr>
        <w:name w:val="4E8846C9144BDE419A7E440E0F60A2C5"/>
        <w:category>
          <w:name w:val="General"/>
          <w:gallery w:val="placeholder"/>
        </w:category>
        <w:types>
          <w:type w:val="bbPlcHdr"/>
        </w:types>
        <w:behaviors>
          <w:behavior w:val="content"/>
        </w:behaviors>
        <w:guid w:val="{2629F365-5B89-5843-A7E1-E8E1857E4515}"/>
      </w:docPartPr>
      <w:docPartBody>
        <w:p w:rsidR="00E618FE" w:rsidRDefault="0039015D" w:rsidP="0039015D">
          <w:pPr>
            <w:pStyle w:val="4E8846C9144BDE419A7E440E0F60A2C5"/>
          </w:pPr>
          <w:r w:rsidRPr="004F3BB2">
            <w:rPr>
              <w:rStyle w:val="PlaceholderText"/>
            </w:rPr>
            <w:t>Click or tap here to enter text.</w:t>
          </w:r>
        </w:p>
      </w:docPartBody>
    </w:docPart>
    <w:docPart>
      <w:docPartPr>
        <w:name w:val="C9380DF292AD94468B6B76461A21CBDE"/>
        <w:category>
          <w:name w:val="General"/>
          <w:gallery w:val="placeholder"/>
        </w:category>
        <w:types>
          <w:type w:val="bbPlcHdr"/>
        </w:types>
        <w:behaviors>
          <w:behavior w:val="content"/>
        </w:behaviors>
        <w:guid w:val="{C69C481B-0D98-F04D-B65A-632E6C78935C}"/>
      </w:docPartPr>
      <w:docPartBody>
        <w:p w:rsidR="00E618FE" w:rsidRDefault="0039015D" w:rsidP="0039015D">
          <w:pPr>
            <w:pStyle w:val="C9380DF292AD94468B6B76461A21CBDE"/>
          </w:pPr>
          <w:r w:rsidRPr="004F3BB2">
            <w:rPr>
              <w:rStyle w:val="PlaceholderText"/>
            </w:rPr>
            <w:t>Click or tap here to enter text.</w:t>
          </w:r>
        </w:p>
      </w:docPartBody>
    </w:docPart>
    <w:docPart>
      <w:docPartPr>
        <w:name w:val="E91E18905DE34F4B9639DE720A21BD9E"/>
        <w:category>
          <w:name w:val="General"/>
          <w:gallery w:val="placeholder"/>
        </w:category>
        <w:types>
          <w:type w:val="bbPlcHdr"/>
        </w:types>
        <w:behaviors>
          <w:behavior w:val="content"/>
        </w:behaviors>
        <w:guid w:val="{EAD80F77-5988-D347-A1FA-79F1EB314C17}"/>
      </w:docPartPr>
      <w:docPartBody>
        <w:p w:rsidR="00E618FE" w:rsidRDefault="0039015D" w:rsidP="0039015D">
          <w:pPr>
            <w:pStyle w:val="E91E18905DE34F4B9639DE720A21BD9E"/>
          </w:pPr>
          <w:r w:rsidRPr="004F3BB2">
            <w:rPr>
              <w:rStyle w:val="PlaceholderText"/>
            </w:rPr>
            <w:t>Click or tap here to enter text.</w:t>
          </w:r>
        </w:p>
      </w:docPartBody>
    </w:docPart>
    <w:docPart>
      <w:docPartPr>
        <w:name w:val="62D25D5DD9D8ED4EA2767522E148A068"/>
        <w:category>
          <w:name w:val="General"/>
          <w:gallery w:val="placeholder"/>
        </w:category>
        <w:types>
          <w:type w:val="bbPlcHdr"/>
        </w:types>
        <w:behaviors>
          <w:behavior w:val="content"/>
        </w:behaviors>
        <w:guid w:val="{2DC8F2F6-BD3E-B94E-9E23-77E542E604FF}"/>
      </w:docPartPr>
      <w:docPartBody>
        <w:p w:rsidR="00E618FE" w:rsidRDefault="0039015D" w:rsidP="0039015D">
          <w:pPr>
            <w:pStyle w:val="62D25D5DD9D8ED4EA2767522E148A068"/>
          </w:pPr>
          <w:r w:rsidRPr="004F3BB2">
            <w:rPr>
              <w:rStyle w:val="PlaceholderText"/>
            </w:rPr>
            <w:t>Click or tap here to enter text.</w:t>
          </w:r>
        </w:p>
      </w:docPartBody>
    </w:docPart>
    <w:docPart>
      <w:docPartPr>
        <w:name w:val="1813A32F1C682F4B8870F37ED3A98D55"/>
        <w:category>
          <w:name w:val="General"/>
          <w:gallery w:val="placeholder"/>
        </w:category>
        <w:types>
          <w:type w:val="bbPlcHdr"/>
        </w:types>
        <w:behaviors>
          <w:behavior w:val="content"/>
        </w:behaviors>
        <w:guid w:val="{9F62546A-D8EB-1E4E-9CE6-AC1B16D04841}"/>
      </w:docPartPr>
      <w:docPartBody>
        <w:p w:rsidR="00E618FE" w:rsidRDefault="0039015D" w:rsidP="0039015D">
          <w:pPr>
            <w:pStyle w:val="1813A32F1C682F4B8870F37ED3A98D55"/>
          </w:pPr>
          <w:r w:rsidRPr="004F3BB2">
            <w:rPr>
              <w:rStyle w:val="PlaceholderText"/>
            </w:rPr>
            <w:t>Click or tap here to enter text.</w:t>
          </w:r>
        </w:p>
      </w:docPartBody>
    </w:docPart>
    <w:docPart>
      <w:docPartPr>
        <w:name w:val="F8AF60BFC7E8384DA10958C057B467A1"/>
        <w:category>
          <w:name w:val="General"/>
          <w:gallery w:val="placeholder"/>
        </w:category>
        <w:types>
          <w:type w:val="bbPlcHdr"/>
        </w:types>
        <w:behaviors>
          <w:behavior w:val="content"/>
        </w:behaviors>
        <w:guid w:val="{650B8F42-AAB6-DE40-A389-E0543EA95B47}"/>
      </w:docPartPr>
      <w:docPartBody>
        <w:p w:rsidR="00E618FE" w:rsidRDefault="0039015D" w:rsidP="0039015D">
          <w:pPr>
            <w:pStyle w:val="F8AF60BFC7E8384DA10958C057B467A1"/>
          </w:pPr>
          <w:r w:rsidRPr="004F3BB2">
            <w:rPr>
              <w:rStyle w:val="PlaceholderText"/>
            </w:rPr>
            <w:t>Click or tap here to enter text.</w:t>
          </w:r>
        </w:p>
      </w:docPartBody>
    </w:docPart>
    <w:docPart>
      <w:docPartPr>
        <w:name w:val="D4464BF58E50F142859576298EDA25F1"/>
        <w:category>
          <w:name w:val="General"/>
          <w:gallery w:val="placeholder"/>
        </w:category>
        <w:types>
          <w:type w:val="bbPlcHdr"/>
        </w:types>
        <w:behaviors>
          <w:behavior w:val="content"/>
        </w:behaviors>
        <w:guid w:val="{91EB2471-A3CE-8740-B6CA-3D91913C04FF}"/>
      </w:docPartPr>
      <w:docPartBody>
        <w:p w:rsidR="00E618FE" w:rsidRDefault="0039015D" w:rsidP="0039015D">
          <w:pPr>
            <w:pStyle w:val="D4464BF58E50F142859576298EDA25F1"/>
          </w:pPr>
          <w:r w:rsidRPr="004F3BB2">
            <w:rPr>
              <w:rStyle w:val="PlaceholderText"/>
            </w:rPr>
            <w:t>Click or tap here to enter text.</w:t>
          </w:r>
        </w:p>
      </w:docPartBody>
    </w:docPart>
    <w:docPart>
      <w:docPartPr>
        <w:name w:val="CB12FA09421E1F4B88AAECE752B26E9A"/>
        <w:category>
          <w:name w:val="General"/>
          <w:gallery w:val="placeholder"/>
        </w:category>
        <w:types>
          <w:type w:val="bbPlcHdr"/>
        </w:types>
        <w:behaviors>
          <w:behavior w:val="content"/>
        </w:behaviors>
        <w:guid w:val="{04290537-94C3-BC4C-BA5B-4FAC80654BB2}"/>
      </w:docPartPr>
      <w:docPartBody>
        <w:p w:rsidR="00E618FE" w:rsidRDefault="0039015D" w:rsidP="0039015D">
          <w:pPr>
            <w:pStyle w:val="CB12FA09421E1F4B88AAECE752B26E9A"/>
          </w:pPr>
          <w:r w:rsidRPr="004F3BB2">
            <w:rPr>
              <w:rStyle w:val="PlaceholderText"/>
            </w:rPr>
            <w:t>Click or tap here to enter text.</w:t>
          </w:r>
        </w:p>
      </w:docPartBody>
    </w:docPart>
    <w:docPart>
      <w:docPartPr>
        <w:name w:val="F87B01B084ED5E42B307E303492CFAEA"/>
        <w:category>
          <w:name w:val="General"/>
          <w:gallery w:val="placeholder"/>
        </w:category>
        <w:types>
          <w:type w:val="bbPlcHdr"/>
        </w:types>
        <w:behaviors>
          <w:behavior w:val="content"/>
        </w:behaviors>
        <w:guid w:val="{4CCCFBDB-E231-B44D-B02B-7F2C4C20FA4F}"/>
      </w:docPartPr>
      <w:docPartBody>
        <w:p w:rsidR="00E618FE" w:rsidRDefault="0039015D" w:rsidP="0039015D">
          <w:pPr>
            <w:pStyle w:val="F87B01B084ED5E42B307E303492CFAEA"/>
          </w:pPr>
          <w:r w:rsidRPr="004F3BB2">
            <w:rPr>
              <w:rStyle w:val="PlaceholderText"/>
            </w:rPr>
            <w:t>Click or tap here to enter text.</w:t>
          </w:r>
        </w:p>
      </w:docPartBody>
    </w:docPart>
    <w:docPart>
      <w:docPartPr>
        <w:name w:val="6D1569EE2217D44AB4856F097173AD59"/>
        <w:category>
          <w:name w:val="General"/>
          <w:gallery w:val="placeholder"/>
        </w:category>
        <w:types>
          <w:type w:val="bbPlcHdr"/>
        </w:types>
        <w:behaviors>
          <w:behavior w:val="content"/>
        </w:behaviors>
        <w:guid w:val="{8743169F-B141-F54C-B7CA-8B266D42006D}"/>
      </w:docPartPr>
      <w:docPartBody>
        <w:p w:rsidR="00E618FE" w:rsidRDefault="0039015D" w:rsidP="0039015D">
          <w:pPr>
            <w:pStyle w:val="6D1569EE2217D44AB4856F097173AD59"/>
          </w:pPr>
          <w:r w:rsidRPr="004F3BB2">
            <w:rPr>
              <w:rStyle w:val="PlaceholderText"/>
            </w:rPr>
            <w:t>Click or tap here to enter text.</w:t>
          </w:r>
        </w:p>
      </w:docPartBody>
    </w:docPart>
    <w:docPart>
      <w:docPartPr>
        <w:name w:val="C36B7E09FC9FE84E8323AD838C83432D"/>
        <w:category>
          <w:name w:val="General"/>
          <w:gallery w:val="placeholder"/>
        </w:category>
        <w:types>
          <w:type w:val="bbPlcHdr"/>
        </w:types>
        <w:behaviors>
          <w:behavior w:val="content"/>
        </w:behaviors>
        <w:guid w:val="{3FA9E561-BE94-2241-9B93-7319D056D290}"/>
      </w:docPartPr>
      <w:docPartBody>
        <w:p w:rsidR="00E618FE" w:rsidRDefault="0039015D" w:rsidP="0039015D">
          <w:pPr>
            <w:pStyle w:val="C36B7E09FC9FE84E8323AD838C83432D"/>
          </w:pPr>
          <w:r w:rsidRPr="004F3BB2">
            <w:rPr>
              <w:rStyle w:val="PlaceholderText"/>
            </w:rPr>
            <w:t>Click or tap here to enter text.</w:t>
          </w:r>
        </w:p>
      </w:docPartBody>
    </w:docPart>
    <w:docPart>
      <w:docPartPr>
        <w:name w:val="3721A498A398D344A85E300C5D3A3C05"/>
        <w:category>
          <w:name w:val="General"/>
          <w:gallery w:val="placeholder"/>
        </w:category>
        <w:types>
          <w:type w:val="bbPlcHdr"/>
        </w:types>
        <w:behaviors>
          <w:behavior w:val="content"/>
        </w:behaviors>
        <w:guid w:val="{3C11DCB8-AD55-1446-9161-52F2064882D6}"/>
      </w:docPartPr>
      <w:docPartBody>
        <w:p w:rsidR="00E618FE" w:rsidRDefault="0039015D" w:rsidP="0039015D">
          <w:pPr>
            <w:pStyle w:val="3721A498A398D344A85E300C5D3A3C05"/>
          </w:pPr>
          <w:r w:rsidRPr="004F3BB2">
            <w:rPr>
              <w:rStyle w:val="PlaceholderText"/>
            </w:rPr>
            <w:t>Click or tap here to enter text.</w:t>
          </w:r>
        </w:p>
      </w:docPartBody>
    </w:docPart>
    <w:docPart>
      <w:docPartPr>
        <w:name w:val="EA3EC2EB9B48AA49BB0354AD48C27C51"/>
        <w:category>
          <w:name w:val="General"/>
          <w:gallery w:val="placeholder"/>
        </w:category>
        <w:types>
          <w:type w:val="bbPlcHdr"/>
        </w:types>
        <w:behaviors>
          <w:behavior w:val="content"/>
        </w:behaviors>
        <w:guid w:val="{44817BE2-9599-8841-A9F7-C6F6C85D4639}"/>
      </w:docPartPr>
      <w:docPartBody>
        <w:p w:rsidR="00E618FE" w:rsidRDefault="0039015D" w:rsidP="0039015D">
          <w:pPr>
            <w:pStyle w:val="EA3EC2EB9B48AA49BB0354AD48C27C51"/>
          </w:pPr>
          <w:r w:rsidRPr="004F3BB2">
            <w:rPr>
              <w:rStyle w:val="PlaceholderText"/>
            </w:rPr>
            <w:t>Click or tap here to enter text.</w:t>
          </w:r>
        </w:p>
      </w:docPartBody>
    </w:docPart>
    <w:docPart>
      <w:docPartPr>
        <w:name w:val="460EF0018AA94D78B38D56ED55F52FA9"/>
        <w:category>
          <w:name w:val="General"/>
          <w:gallery w:val="placeholder"/>
        </w:category>
        <w:types>
          <w:type w:val="bbPlcHdr"/>
        </w:types>
        <w:behaviors>
          <w:behavior w:val="content"/>
        </w:behaviors>
        <w:guid w:val="{9B372442-885B-41AD-80E1-D1E58CEEF65F}"/>
      </w:docPartPr>
      <w:docPartBody>
        <w:p w:rsidR="001C66A9" w:rsidRDefault="00A858C6" w:rsidP="00A858C6">
          <w:pPr>
            <w:pStyle w:val="460EF0018AA94D78B38D56ED55F52FA9"/>
          </w:pPr>
          <w:r w:rsidRPr="004F3BB2">
            <w:rPr>
              <w:rStyle w:val="PlaceholderText"/>
            </w:rPr>
            <w:t>Click or tap here to enter text.</w:t>
          </w:r>
        </w:p>
      </w:docPartBody>
    </w:docPart>
    <w:docPart>
      <w:docPartPr>
        <w:name w:val="AB4D563CDF3947618F35B6A02CC714B6"/>
        <w:category>
          <w:name w:val="General"/>
          <w:gallery w:val="placeholder"/>
        </w:category>
        <w:types>
          <w:type w:val="bbPlcHdr"/>
        </w:types>
        <w:behaviors>
          <w:behavior w:val="content"/>
        </w:behaviors>
        <w:guid w:val="{B85EBA0A-03F7-44A9-AD94-986248FE92F3}"/>
      </w:docPartPr>
      <w:docPartBody>
        <w:p w:rsidR="001C66A9" w:rsidRDefault="00A858C6" w:rsidP="00A858C6">
          <w:pPr>
            <w:pStyle w:val="AB4D563CDF3947618F35B6A02CC714B6"/>
          </w:pPr>
          <w:r w:rsidRPr="004F3BB2">
            <w:rPr>
              <w:rStyle w:val="PlaceholderText"/>
            </w:rPr>
            <w:t>Click or tap here to enter text.</w:t>
          </w:r>
        </w:p>
      </w:docPartBody>
    </w:docPart>
    <w:docPart>
      <w:docPartPr>
        <w:name w:val="76C63D9237044AA98306FAE07F1F38B1"/>
        <w:category>
          <w:name w:val="General"/>
          <w:gallery w:val="placeholder"/>
        </w:category>
        <w:types>
          <w:type w:val="bbPlcHdr"/>
        </w:types>
        <w:behaviors>
          <w:behavior w:val="content"/>
        </w:behaviors>
        <w:guid w:val="{454CBCB5-C876-497D-B335-383B4D0E13D4}"/>
      </w:docPartPr>
      <w:docPartBody>
        <w:p w:rsidR="001C66A9" w:rsidRDefault="00A858C6" w:rsidP="00A858C6">
          <w:pPr>
            <w:pStyle w:val="76C63D9237044AA98306FAE07F1F38B1"/>
          </w:pPr>
          <w:r w:rsidRPr="004F3BB2">
            <w:rPr>
              <w:rStyle w:val="PlaceholderText"/>
            </w:rPr>
            <w:t>Click or tap here to enter text.</w:t>
          </w:r>
        </w:p>
      </w:docPartBody>
    </w:docPart>
    <w:docPart>
      <w:docPartPr>
        <w:name w:val="C97867069CA947D1B9B23FD858FB1ADA"/>
        <w:category>
          <w:name w:val="General"/>
          <w:gallery w:val="placeholder"/>
        </w:category>
        <w:types>
          <w:type w:val="bbPlcHdr"/>
        </w:types>
        <w:behaviors>
          <w:behavior w:val="content"/>
        </w:behaviors>
        <w:guid w:val="{B5BB76B5-8CE9-43D9-8154-8F704ECD4A64}"/>
      </w:docPartPr>
      <w:docPartBody>
        <w:p w:rsidR="001C66A9" w:rsidRDefault="00A858C6" w:rsidP="00A858C6">
          <w:pPr>
            <w:pStyle w:val="C97867069CA947D1B9B23FD858FB1ADA"/>
          </w:pPr>
          <w:r w:rsidRPr="004F3BB2">
            <w:rPr>
              <w:rStyle w:val="PlaceholderText"/>
            </w:rPr>
            <w:t>Click or tap here to enter text.</w:t>
          </w:r>
        </w:p>
      </w:docPartBody>
    </w:docPart>
    <w:docPart>
      <w:docPartPr>
        <w:name w:val="E4177CA049464F2F96439D8666C3EE35"/>
        <w:category>
          <w:name w:val="General"/>
          <w:gallery w:val="placeholder"/>
        </w:category>
        <w:types>
          <w:type w:val="bbPlcHdr"/>
        </w:types>
        <w:behaviors>
          <w:behavior w:val="content"/>
        </w:behaviors>
        <w:guid w:val="{9686880C-F979-44A8-8625-50D0E4DA4430}"/>
      </w:docPartPr>
      <w:docPartBody>
        <w:p w:rsidR="001C66A9" w:rsidRDefault="00A858C6" w:rsidP="00A858C6">
          <w:pPr>
            <w:pStyle w:val="E4177CA049464F2F96439D8666C3EE35"/>
          </w:pPr>
          <w:r w:rsidRPr="004F3BB2">
            <w:rPr>
              <w:rStyle w:val="PlaceholderText"/>
            </w:rPr>
            <w:t>Click or tap here to enter text.</w:t>
          </w:r>
        </w:p>
      </w:docPartBody>
    </w:docPart>
    <w:docPart>
      <w:docPartPr>
        <w:name w:val="3E95FFF872514752B1F238BCC8342EBF"/>
        <w:category>
          <w:name w:val="General"/>
          <w:gallery w:val="placeholder"/>
        </w:category>
        <w:types>
          <w:type w:val="bbPlcHdr"/>
        </w:types>
        <w:behaviors>
          <w:behavior w:val="content"/>
        </w:behaviors>
        <w:guid w:val="{882F8566-C181-4CAB-8226-473486B530E2}"/>
      </w:docPartPr>
      <w:docPartBody>
        <w:p w:rsidR="001C66A9" w:rsidRDefault="00A858C6" w:rsidP="00A858C6">
          <w:pPr>
            <w:pStyle w:val="3E95FFF872514752B1F238BCC8342EBF"/>
          </w:pPr>
          <w:r w:rsidRPr="004F3BB2">
            <w:rPr>
              <w:rStyle w:val="PlaceholderText"/>
            </w:rPr>
            <w:t>Click or tap here to enter text.</w:t>
          </w:r>
        </w:p>
      </w:docPartBody>
    </w:docPart>
    <w:docPart>
      <w:docPartPr>
        <w:name w:val="385CEB97643149F9996DF95652C37FFF"/>
        <w:category>
          <w:name w:val="General"/>
          <w:gallery w:val="placeholder"/>
        </w:category>
        <w:types>
          <w:type w:val="bbPlcHdr"/>
        </w:types>
        <w:behaviors>
          <w:behavior w:val="content"/>
        </w:behaviors>
        <w:guid w:val="{AE3D05F0-2BA1-483B-87C4-79B94F122371}"/>
      </w:docPartPr>
      <w:docPartBody>
        <w:p w:rsidR="001C66A9" w:rsidRDefault="00A858C6" w:rsidP="00A858C6">
          <w:pPr>
            <w:pStyle w:val="385CEB97643149F9996DF95652C37FFF"/>
          </w:pPr>
          <w:r w:rsidRPr="004F3BB2">
            <w:rPr>
              <w:rStyle w:val="PlaceholderText"/>
            </w:rPr>
            <w:t>Click or tap here to enter text.</w:t>
          </w:r>
        </w:p>
      </w:docPartBody>
    </w:docPart>
    <w:docPart>
      <w:docPartPr>
        <w:name w:val="586345610AA944AD975E32A9432CBE49"/>
        <w:category>
          <w:name w:val="General"/>
          <w:gallery w:val="placeholder"/>
        </w:category>
        <w:types>
          <w:type w:val="bbPlcHdr"/>
        </w:types>
        <w:behaviors>
          <w:behavior w:val="content"/>
        </w:behaviors>
        <w:guid w:val="{7943EEC2-F8C2-4D28-BC70-7D8BC6BAD5DE}"/>
      </w:docPartPr>
      <w:docPartBody>
        <w:p w:rsidR="001C66A9" w:rsidRDefault="00A858C6" w:rsidP="00A858C6">
          <w:pPr>
            <w:pStyle w:val="586345610AA944AD975E32A9432CBE49"/>
          </w:pPr>
          <w:r w:rsidRPr="004F3BB2">
            <w:rPr>
              <w:rStyle w:val="PlaceholderText"/>
            </w:rPr>
            <w:t>Click or tap here to enter text.</w:t>
          </w:r>
        </w:p>
      </w:docPartBody>
    </w:docPart>
    <w:docPart>
      <w:docPartPr>
        <w:name w:val="7C513AF1202448F19A61E5EAF04C0984"/>
        <w:category>
          <w:name w:val="General"/>
          <w:gallery w:val="placeholder"/>
        </w:category>
        <w:types>
          <w:type w:val="bbPlcHdr"/>
        </w:types>
        <w:behaviors>
          <w:behavior w:val="content"/>
        </w:behaviors>
        <w:guid w:val="{F984D4A0-3460-4921-8EFF-855F6CB4919F}"/>
      </w:docPartPr>
      <w:docPartBody>
        <w:p w:rsidR="001C66A9" w:rsidRDefault="00A858C6" w:rsidP="00A858C6">
          <w:pPr>
            <w:pStyle w:val="7C513AF1202448F19A61E5EAF04C0984"/>
          </w:pPr>
          <w:r w:rsidRPr="004F3BB2">
            <w:rPr>
              <w:rStyle w:val="PlaceholderText"/>
            </w:rPr>
            <w:t>Click or tap here to enter text.</w:t>
          </w:r>
        </w:p>
      </w:docPartBody>
    </w:docPart>
    <w:docPart>
      <w:docPartPr>
        <w:name w:val="7D5EA55493B54CE19D6F1D3479C2538E"/>
        <w:category>
          <w:name w:val="General"/>
          <w:gallery w:val="placeholder"/>
        </w:category>
        <w:types>
          <w:type w:val="bbPlcHdr"/>
        </w:types>
        <w:behaviors>
          <w:behavior w:val="content"/>
        </w:behaviors>
        <w:guid w:val="{FF1FBD56-9B78-42B0-AFDD-B5712C617569}"/>
      </w:docPartPr>
      <w:docPartBody>
        <w:p w:rsidR="00D15D9E" w:rsidRDefault="001C66A9" w:rsidP="001C66A9">
          <w:pPr>
            <w:pStyle w:val="7D5EA55493B54CE19D6F1D3479C2538E"/>
          </w:pPr>
          <w:r w:rsidRPr="004F3BB2">
            <w:rPr>
              <w:rStyle w:val="PlaceholderText"/>
            </w:rPr>
            <w:t>Click or tap here to enter text.</w:t>
          </w:r>
        </w:p>
      </w:docPartBody>
    </w:docPart>
    <w:docPart>
      <w:docPartPr>
        <w:name w:val="D4152FCC05F74942BD4A80EFA3727CDB"/>
        <w:category>
          <w:name w:val="General"/>
          <w:gallery w:val="placeholder"/>
        </w:category>
        <w:types>
          <w:type w:val="bbPlcHdr"/>
        </w:types>
        <w:behaviors>
          <w:behavior w:val="content"/>
        </w:behaviors>
        <w:guid w:val="{1310F1BD-968A-47DF-888B-F29136503272}"/>
      </w:docPartPr>
      <w:docPartBody>
        <w:p w:rsidR="00D15D9E" w:rsidRDefault="001C66A9" w:rsidP="001C66A9">
          <w:pPr>
            <w:pStyle w:val="D4152FCC05F74942BD4A80EFA3727CDB"/>
          </w:pPr>
          <w:r w:rsidRPr="004F3BB2">
            <w:rPr>
              <w:rStyle w:val="PlaceholderText"/>
            </w:rPr>
            <w:t>Click or tap here to enter text.</w:t>
          </w:r>
        </w:p>
      </w:docPartBody>
    </w:docPart>
    <w:docPart>
      <w:docPartPr>
        <w:name w:val="7143CF2DF02147D6BB3AB2459BB0566E"/>
        <w:category>
          <w:name w:val="General"/>
          <w:gallery w:val="placeholder"/>
        </w:category>
        <w:types>
          <w:type w:val="bbPlcHdr"/>
        </w:types>
        <w:behaviors>
          <w:behavior w:val="content"/>
        </w:behaviors>
        <w:guid w:val="{E027263A-3678-433C-9482-2228489E86D8}"/>
      </w:docPartPr>
      <w:docPartBody>
        <w:p w:rsidR="00D15D9E" w:rsidRDefault="001C66A9" w:rsidP="001C66A9">
          <w:pPr>
            <w:pStyle w:val="7143CF2DF02147D6BB3AB2459BB0566E"/>
          </w:pPr>
          <w:r w:rsidRPr="004F3BB2">
            <w:rPr>
              <w:rStyle w:val="PlaceholderText"/>
            </w:rPr>
            <w:t>Click or tap here to enter text.</w:t>
          </w:r>
        </w:p>
      </w:docPartBody>
    </w:docPart>
    <w:docPart>
      <w:docPartPr>
        <w:name w:val="3B8AA6DA90FF4F4BA031C68FB48A08B4"/>
        <w:category>
          <w:name w:val="General"/>
          <w:gallery w:val="placeholder"/>
        </w:category>
        <w:types>
          <w:type w:val="bbPlcHdr"/>
        </w:types>
        <w:behaviors>
          <w:behavior w:val="content"/>
        </w:behaviors>
        <w:guid w:val="{9A1048D0-CC49-4E03-93E5-603C27778C58}"/>
      </w:docPartPr>
      <w:docPartBody>
        <w:p w:rsidR="003E6082" w:rsidRDefault="00FC2380" w:rsidP="00FC2380">
          <w:pPr>
            <w:pStyle w:val="3B8AA6DA90FF4F4BA031C68FB48A08B4"/>
          </w:pPr>
          <w:r w:rsidRPr="004F3BB2">
            <w:rPr>
              <w:rStyle w:val="PlaceholderText"/>
            </w:rPr>
            <w:t>Click or tap here to enter text.</w:t>
          </w:r>
        </w:p>
      </w:docPartBody>
    </w:docPart>
    <w:docPart>
      <w:docPartPr>
        <w:name w:val="44276E8EDEA44808A42FE6A0311F902B"/>
        <w:category>
          <w:name w:val="General"/>
          <w:gallery w:val="placeholder"/>
        </w:category>
        <w:types>
          <w:type w:val="bbPlcHdr"/>
        </w:types>
        <w:behaviors>
          <w:behavior w:val="content"/>
        </w:behaviors>
        <w:guid w:val="{8A824E87-9BA8-4790-A5C8-08DFAADC6D86}"/>
      </w:docPartPr>
      <w:docPartBody>
        <w:p w:rsidR="003E6082" w:rsidRDefault="00FC2380" w:rsidP="00FC2380">
          <w:pPr>
            <w:pStyle w:val="44276E8EDEA44808A42FE6A0311F902B"/>
          </w:pPr>
          <w:r w:rsidRPr="004F3BB2">
            <w:rPr>
              <w:rStyle w:val="PlaceholderText"/>
            </w:rPr>
            <w:t>Click or tap here to enter text.</w:t>
          </w:r>
        </w:p>
      </w:docPartBody>
    </w:docPart>
    <w:docPart>
      <w:docPartPr>
        <w:name w:val="116AFD56981946EFBDD8327C7B45430E"/>
        <w:category>
          <w:name w:val="General"/>
          <w:gallery w:val="placeholder"/>
        </w:category>
        <w:types>
          <w:type w:val="bbPlcHdr"/>
        </w:types>
        <w:behaviors>
          <w:behavior w:val="content"/>
        </w:behaviors>
        <w:guid w:val="{BCBA2A14-0ACD-4E72-A12C-F0A4B05AFA83}"/>
      </w:docPartPr>
      <w:docPartBody>
        <w:p w:rsidR="00BC480D" w:rsidRDefault="009D39D7" w:rsidP="009D39D7">
          <w:pPr>
            <w:pStyle w:val="116AFD56981946EFBDD8327C7B45430E"/>
          </w:pPr>
          <w:r w:rsidRPr="004F3BB2">
            <w:rPr>
              <w:rStyle w:val="PlaceholderText"/>
            </w:rPr>
            <w:t>Click or tap here to enter text.</w:t>
          </w:r>
        </w:p>
      </w:docPartBody>
    </w:docPart>
    <w:docPart>
      <w:docPartPr>
        <w:name w:val="72F9C395C4194C3AA397346C602B2205"/>
        <w:category>
          <w:name w:val="General"/>
          <w:gallery w:val="placeholder"/>
        </w:category>
        <w:types>
          <w:type w:val="bbPlcHdr"/>
        </w:types>
        <w:behaviors>
          <w:behavior w:val="content"/>
        </w:behaviors>
        <w:guid w:val="{3CCBDDDE-32C5-4B40-883E-0BE5042E2C25}"/>
      </w:docPartPr>
      <w:docPartBody>
        <w:p w:rsidR="00BC480D" w:rsidRDefault="009D39D7" w:rsidP="009D39D7">
          <w:pPr>
            <w:pStyle w:val="72F9C395C4194C3AA397346C602B2205"/>
          </w:pPr>
          <w:r w:rsidRPr="004F3B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ucida Grande">
    <w:altName w:val="Times New Roman"/>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5C8A"/>
    <w:rsid w:val="0004290C"/>
    <w:rsid w:val="00067C6A"/>
    <w:rsid w:val="000A0145"/>
    <w:rsid w:val="000C12C0"/>
    <w:rsid w:val="000F761D"/>
    <w:rsid w:val="00151D21"/>
    <w:rsid w:val="001C66A9"/>
    <w:rsid w:val="001D0CC8"/>
    <w:rsid w:val="001D4E27"/>
    <w:rsid w:val="001F0BF3"/>
    <w:rsid w:val="00270CB6"/>
    <w:rsid w:val="002A2CFC"/>
    <w:rsid w:val="002B41CF"/>
    <w:rsid w:val="00302AA7"/>
    <w:rsid w:val="003630D9"/>
    <w:rsid w:val="0039015D"/>
    <w:rsid w:val="003E2482"/>
    <w:rsid w:val="003E6082"/>
    <w:rsid w:val="00406774"/>
    <w:rsid w:val="004128E7"/>
    <w:rsid w:val="004440B6"/>
    <w:rsid w:val="00481BEA"/>
    <w:rsid w:val="00483902"/>
    <w:rsid w:val="004B3A0E"/>
    <w:rsid w:val="004D277D"/>
    <w:rsid w:val="00570E90"/>
    <w:rsid w:val="00587C31"/>
    <w:rsid w:val="005A0F2F"/>
    <w:rsid w:val="00642428"/>
    <w:rsid w:val="006F2976"/>
    <w:rsid w:val="007517D7"/>
    <w:rsid w:val="0080055A"/>
    <w:rsid w:val="008929F3"/>
    <w:rsid w:val="008E5568"/>
    <w:rsid w:val="008F2446"/>
    <w:rsid w:val="0092134B"/>
    <w:rsid w:val="00965C8A"/>
    <w:rsid w:val="009A7400"/>
    <w:rsid w:val="009B0AE4"/>
    <w:rsid w:val="009D39D7"/>
    <w:rsid w:val="00A1491F"/>
    <w:rsid w:val="00A240F3"/>
    <w:rsid w:val="00A858C6"/>
    <w:rsid w:val="00B63F20"/>
    <w:rsid w:val="00B82ABD"/>
    <w:rsid w:val="00BB74D9"/>
    <w:rsid w:val="00BC480D"/>
    <w:rsid w:val="00BC77A5"/>
    <w:rsid w:val="00BD7101"/>
    <w:rsid w:val="00BF66B2"/>
    <w:rsid w:val="00C00DA0"/>
    <w:rsid w:val="00C22E6D"/>
    <w:rsid w:val="00C5264A"/>
    <w:rsid w:val="00CC7DC1"/>
    <w:rsid w:val="00CE3979"/>
    <w:rsid w:val="00CF2DCE"/>
    <w:rsid w:val="00D15D9E"/>
    <w:rsid w:val="00DC3090"/>
    <w:rsid w:val="00DD4397"/>
    <w:rsid w:val="00E11AB3"/>
    <w:rsid w:val="00E16187"/>
    <w:rsid w:val="00E618FE"/>
    <w:rsid w:val="00E807F1"/>
    <w:rsid w:val="00F35D11"/>
    <w:rsid w:val="00FC23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A055AFBD7BD24D804CB0D35DF9D6A7">
    <w:name w:val="05A055AFBD7BD24D804CB0D35DF9D6A7"/>
    <w:rsid w:val="00965C8A"/>
  </w:style>
  <w:style w:type="paragraph" w:customStyle="1" w:styleId="F814D7747D2B14468AC0FFE1992C37E8">
    <w:name w:val="F814D7747D2B14468AC0FFE1992C37E8"/>
    <w:rsid w:val="00965C8A"/>
  </w:style>
  <w:style w:type="paragraph" w:customStyle="1" w:styleId="33D9732BBABE6C4385B367AFB4A8913E">
    <w:name w:val="33D9732BBABE6C4385B367AFB4A8913E"/>
    <w:rsid w:val="00965C8A"/>
  </w:style>
  <w:style w:type="paragraph" w:customStyle="1" w:styleId="42CA96CF85A58543A4FD854CF39989D4">
    <w:name w:val="42CA96CF85A58543A4FD854CF39989D4"/>
    <w:rsid w:val="00965C8A"/>
  </w:style>
  <w:style w:type="paragraph" w:customStyle="1" w:styleId="D0884AE72E59EE4FA00F906F6F6F321D">
    <w:name w:val="D0884AE72E59EE4FA00F906F6F6F321D"/>
    <w:rsid w:val="00965C8A"/>
  </w:style>
  <w:style w:type="paragraph" w:customStyle="1" w:styleId="CD656CDF146E64478545C7B5F3D8F05D">
    <w:name w:val="CD656CDF146E64478545C7B5F3D8F05D"/>
    <w:rsid w:val="00965C8A"/>
  </w:style>
  <w:style w:type="character" w:styleId="PlaceholderText">
    <w:name w:val="Placeholder Text"/>
    <w:basedOn w:val="DefaultParagraphFont"/>
    <w:uiPriority w:val="99"/>
    <w:semiHidden/>
    <w:rsid w:val="009D39D7"/>
    <w:rPr>
      <w:color w:val="808080"/>
    </w:rPr>
  </w:style>
  <w:style w:type="paragraph" w:customStyle="1" w:styleId="CEDA09085ADD494D92A51714D1130360">
    <w:name w:val="CEDA09085ADD494D92A51714D1130360"/>
    <w:rsid w:val="0039015D"/>
    <w:rPr>
      <w:lang w:eastAsia="en-US"/>
    </w:rPr>
  </w:style>
  <w:style w:type="paragraph" w:customStyle="1" w:styleId="13C62CCC7D41BB489C4BAAB9D7C2E461">
    <w:name w:val="13C62CCC7D41BB489C4BAAB9D7C2E461"/>
    <w:rsid w:val="0039015D"/>
    <w:rPr>
      <w:lang w:eastAsia="en-US"/>
    </w:rPr>
  </w:style>
  <w:style w:type="paragraph" w:customStyle="1" w:styleId="9155D2FCCBC1B940865283E32AF00F36">
    <w:name w:val="9155D2FCCBC1B940865283E32AF00F36"/>
    <w:rsid w:val="0039015D"/>
    <w:rPr>
      <w:lang w:eastAsia="en-US"/>
    </w:rPr>
  </w:style>
  <w:style w:type="paragraph" w:customStyle="1" w:styleId="26CE16F88372D346902A8295B3469ED4">
    <w:name w:val="26CE16F88372D346902A8295B3469ED4"/>
    <w:rsid w:val="0039015D"/>
    <w:rPr>
      <w:lang w:eastAsia="en-US"/>
    </w:rPr>
  </w:style>
  <w:style w:type="paragraph" w:customStyle="1" w:styleId="9CFD3AB0F4EFAE4AA0B60F38BAFC0CEE">
    <w:name w:val="9CFD3AB0F4EFAE4AA0B60F38BAFC0CEE"/>
    <w:rsid w:val="0039015D"/>
    <w:rPr>
      <w:lang w:eastAsia="en-US"/>
    </w:rPr>
  </w:style>
  <w:style w:type="paragraph" w:customStyle="1" w:styleId="B8DC8E9C7AAE3A41B2A11FEE9E3F1048">
    <w:name w:val="B8DC8E9C7AAE3A41B2A11FEE9E3F1048"/>
    <w:rsid w:val="0039015D"/>
    <w:rPr>
      <w:lang w:eastAsia="en-US"/>
    </w:rPr>
  </w:style>
  <w:style w:type="paragraph" w:customStyle="1" w:styleId="DDE035A7D26E974B875B6E005B96E552">
    <w:name w:val="DDE035A7D26E974B875B6E005B96E552"/>
    <w:rsid w:val="0039015D"/>
    <w:rPr>
      <w:lang w:eastAsia="en-US"/>
    </w:rPr>
  </w:style>
  <w:style w:type="paragraph" w:customStyle="1" w:styleId="59A87C48E42C2A499CD95C1BCF3C35DD">
    <w:name w:val="59A87C48E42C2A499CD95C1BCF3C35DD"/>
    <w:rsid w:val="0039015D"/>
    <w:rPr>
      <w:lang w:eastAsia="en-US"/>
    </w:rPr>
  </w:style>
  <w:style w:type="paragraph" w:customStyle="1" w:styleId="171E6A3BCB50AC4D9D4324A73362864E">
    <w:name w:val="171E6A3BCB50AC4D9D4324A73362864E"/>
    <w:rsid w:val="0039015D"/>
    <w:rPr>
      <w:lang w:eastAsia="en-US"/>
    </w:rPr>
  </w:style>
  <w:style w:type="paragraph" w:customStyle="1" w:styleId="8979AA569BBDFB40A24DBB665870628A">
    <w:name w:val="8979AA569BBDFB40A24DBB665870628A"/>
    <w:rsid w:val="0039015D"/>
    <w:rPr>
      <w:lang w:eastAsia="en-US"/>
    </w:rPr>
  </w:style>
  <w:style w:type="paragraph" w:customStyle="1" w:styleId="03EBC52E94E9924D9B84179E24E79FB7">
    <w:name w:val="03EBC52E94E9924D9B84179E24E79FB7"/>
    <w:rsid w:val="0039015D"/>
    <w:rPr>
      <w:lang w:eastAsia="en-US"/>
    </w:rPr>
  </w:style>
  <w:style w:type="paragraph" w:customStyle="1" w:styleId="0B8EBE2E7A7B6A478CE592CD0A24A5EA">
    <w:name w:val="0B8EBE2E7A7B6A478CE592CD0A24A5EA"/>
    <w:rsid w:val="0039015D"/>
    <w:rPr>
      <w:lang w:eastAsia="en-US"/>
    </w:rPr>
  </w:style>
  <w:style w:type="paragraph" w:customStyle="1" w:styleId="8F8524AB2D39794197A07E7285C0B0C6">
    <w:name w:val="8F8524AB2D39794197A07E7285C0B0C6"/>
    <w:rsid w:val="0039015D"/>
    <w:rPr>
      <w:lang w:eastAsia="en-US"/>
    </w:rPr>
  </w:style>
  <w:style w:type="paragraph" w:customStyle="1" w:styleId="3AC59A78BF78A944BC73912BAEEBC2E1">
    <w:name w:val="3AC59A78BF78A944BC73912BAEEBC2E1"/>
    <w:rsid w:val="0039015D"/>
    <w:rPr>
      <w:lang w:eastAsia="en-US"/>
    </w:rPr>
  </w:style>
  <w:style w:type="paragraph" w:customStyle="1" w:styleId="0EBD3ECCAF2D524A8E4CE4D433EAC66A">
    <w:name w:val="0EBD3ECCAF2D524A8E4CE4D433EAC66A"/>
    <w:rsid w:val="0039015D"/>
    <w:rPr>
      <w:lang w:eastAsia="en-US"/>
    </w:rPr>
  </w:style>
  <w:style w:type="paragraph" w:customStyle="1" w:styleId="4E8846C9144BDE419A7E440E0F60A2C5">
    <w:name w:val="4E8846C9144BDE419A7E440E0F60A2C5"/>
    <w:rsid w:val="0039015D"/>
    <w:rPr>
      <w:lang w:eastAsia="en-US"/>
    </w:rPr>
  </w:style>
  <w:style w:type="paragraph" w:customStyle="1" w:styleId="C9380DF292AD94468B6B76461A21CBDE">
    <w:name w:val="C9380DF292AD94468B6B76461A21CBDE"/>
    <w:rsid w:val="0039015D"/>
    <w:rPr>
      <w:lang w:eastAsia="en-US"/>
    </w:rPr>
  </w:style>
  <w:style w:type="paragraph" w:customStyle="1" w:styleId="E91E18905DE34F4B9639DE720A21BD9E">
    <w:name w:val="E91E18905DE34F4B9639DE720A21BD9E"/>
    <w:rsid w:val="0039015D"/>
    <w:rPr>
      <w:lang w:eastAsia="en-US"/>
    </w:rPr>
  </w:style>
  <w:style w:type="paragraph" w:customStyle="1" w:styleId="62D25D5DD9D8ED4EA2767522E148A068">
    <w:name w:val="62D25D5DD9D8ED4EA2767522E148A068"/>
    <w:rsid w:val="0039015D"/>
    <w:rPr>
      <w:lang w:eastAsia="en-US"/>
    </w:rPr>
  </w:style>
  <w:style w:type="paragraph" w:customStyle="1" w:styleId="1813A32F1C682F4B8870F37ED3A98D55">
    <w:name w:val="1813A32F1C682F4B8870F37ED3A98D55"/>
    <w:rsid w:val="0039015D"/>
    <w:rPr>
      <w:lang w:eastAsia="en-US"/>
    </w:rPr>
  </w:style>
  <w:style w:type="paragraph" w:customStyle="1" w:styleId="F8AF60BFC7E8384DA10958C057B467A1">
    <w:name w:val="F8AF60BFC7E8384DA10958C057B467A1"/>
    <w:rsid w:val="0039015D"/>
    <w:rPr>
      <w:lang w:eastAsia="en-US"/>
    </w:rPr>
  </w:style>
  <w:style w:type="paragraph" w:customStyle="1" w:styleId="D4464BF58E50F142859576298EDA25F1">
    <w:name w:val="D4464BF58E50F142859576298EDA25F1"/>
    <w:rsid w:val="0039015D"/>
    <w:rPr>
      <w:lang w:eastAsia="en-US"/>
    </w:rPr>
  </w:style>
  <w:style w:type="paragraph" w:customStyle="1" w:styleId="CB12FA09421E1F4B88AAECE752B26E9A">
    <w:name w:val="CB12FA09421E1F4B88AAECE752B26E9A"/>
    <w:rsid w:val="0039015D"/>
    <w:rPr>
      <w:lang w:eastAsia="en-US"/>
    </w:rPr>
  </w:style>
  <w:style w:type="paragraph" w:customStyle="1" w:styleId="F87B01B084ED5E42B307E303492CFAEA">
    <w:name w:val="F87B01B084ED5E42B307E303492CFAEA"/>
    <w:rsid w:val="0039015D"/>
    <w:rPr>
      <w:lang w:eastAsia="en-US"/>
    </w:rPr>
  </w:style>
  <w:style w:type="paragraph" w:customStyle="1" w:styleId="6D1569EE2217D44AB4856F097173AD59">
    <w:name w:val="6D1569EE2217D44AB4856F097173AD59"/>
    <w:rsid w:val="0039015D"/>
    <w:rPr>
      <w:lang w:eastAsia="en-US"/>
    </w:rPr>
  </w:style>
  <w:style w:type="paragraph" w:customStyle="1" w:styleId="C36B7E09FC9FE84E8323AD838C83432D">
    <w:name w:val="C36B7E09FC9FE84E8323AD838C83432D"/>
    <w:rsid w:val="0039015D"/>
    <w:rPr>
      <w:lang w:eastAsia="en-US"/>
    </w:rPr>
  </w:style>
  <w:style w:type="paragraph" w:customStyle="1" w:styleId="3721A498A398D344A85E300C5D3A3C05">
    <w:name w:val="3721A498A398D344A85E300C5D3A3C05"/>
    <w:rsid w:val="0039015D"/>
    <w:rPr>
      <w:lang w:eastAsia="en-US"/>
    </w:rPr>
  </w:style>
  <w:style w:type="paragraph" w:customStyle="1" w:styleId="EA3EC2EB9B48AA49BB0354AD48C27C51">
    <w:name w:val="EA3EC2EB9B48AA49BB0354AD48C27C51"/>
    <w:rsid w:val="0039015D"/>
    <w:rPr>
      <w:lang w:eastAsia="en-US"/>
    </w:rPr>
  </w:style>
  <w:style w:type="paragraph" w:customStyle="1" w:styleId="AE231A25C068F040A6ABCB9C2520A17C">
    <w:name w:val="AE231A25C068F040A6ABCB9C2520A17C"/>
    <w:rsid w:val="0039015D"/>
    <w:rPr>
      <w:lang w:eastAsia="en-US"/>
    </w:rPr>
  </w:style>
  <w:style w:type="paragraph" w:customStyle="1" w:styleId="6B1E7AE17AA39B4C801D774DF715DEC9">
    <w:name w:val="6B1E7AE17AA39B4C801D774DF715DEC9"/>
    <w:rsid w:val="0039015D"/>
    <w:rPr>
      <w:lang w:eastAsia="en-US"/>
    </w:rPr>
  </w:style>
  <w:style w:type="paragraph" w:customStyle="1" w:styleId="96C641D7EE2A69408C1C80A4CFAEBE2C">
    <w:name w:val="96C641D7EE2A69408C1C80A4CFAEBE2C"/>
    <w:rsid w:val="0039015D"/>
    <w:rPr>
      <w:lang w:eastAsia="en-US"/>
    </w:rPr>
  </w:style>
  <w:style w:type="paragraph" w:customStyle="1" w:styleId="16A9FB5835C06544859374AE501932F3">
    <w:name w:val="16A9FB5835C06544859374AE501932F3"/>
    <w:rsid w:val="0039015D"/>
    <w:rPr>
      <w:lang w:eastAsia="en-US"/>
    </w:rPr>
  </w:style>
  <w:style w:type="paragraph" w:customStyle="1" w:styleId="33093AA6F91F9346A90218878A5348F0">
    <w:name w:val="33093AA6F91F9346A90218878A5348F0"/>
    <w:rsid w:val="0039015D"/>
    <w:rPr>
      <w:lang w:eastAsia="en-US"/>
    </w:rPr>
  </w:style>
  <w:style w:type="paragraph" w:customStyle="1" w:styleId="1D30CB3281261249A75E3707924AEDD2">
    <w:name w:val="1D30CB3281261249A75E3707924AEDD2"/>
    <w:rsid w:val="0039015D"/>
    <w:rPr>
      <w:lang w:eastAsia="en-US"/>
    </w:rPr>
  </w:style>
  <w:style w:type="paragraph" w:customStyle="1" w:styleId="87BC1975863D5742ABB6BF21D7A9FCF2">
    <w:name w:val="87BC1975863D5742ABB6BF21D7A9FCF2"/>
    <w:rsid w:val="0039015D"/>
    <w:rPr>
      <w:lang w:eastAsia="en-US"/>
    </w:rPr>
  </w:style>
  <w:style w:type="paragraph" w:customStyle="1" w:styleId="278C6B8CBCEC4880BA603A02C44FB67D">
    <w:name w:val="278C6B8CBCEC4880BA603A02C44FB67D"/>
    <w:rsid w:val="00E16187"/>
    <w:pPr>
      <w:spacing w:after="160" w:line="259" w:lineRule="auto"/>
    </w:pPr>
    <w:rPr>
      <w:sz w:val="22"/>
      <w:szCs w:val="22"/>
      <w:lang w:eastAsia="en-US"/>
    </w:rPr>
  </w:style>
  <w:style w:type="paragraph" w:customStyle="1" w:styleId="F341F8022A4340CB8596B6AC4BC6AFDB">
    <w:name w:val="F341F8022A4340CB8596B6AC4BC6AFDB"/>
    <w:rsid w:val="00E16187"/>
    <w:pPr>
      <w:spacing w:after="160" w:line="259" w:lineRule="auto"/>
    </w:pPr>
    <w:rPr>
      <w:sz w:val="22"/>
      <w:szCs w:val="22"/>
      <w:lang w:eastAsia="en-US"/>
    </w:rPr>
  </w:style>
  <w:style w:type="paragraph" w:customStyle="1" w:styleId="DC8C6EDCC028411E9839106885E513F4">
    <w:name w:val="DC8C6EDCC028411E9839106885E513F4"/>
    <w:rsid w:val="00E16187"/>
    <w:pPr>
      <w:spacing w:after="160" w:line="259" w:lineRule="auto"/>
    </w:pPr>
    <w:rPr>
      <w:sz w:val="22"/>
      <w:szCs w:val="22"/>
      <w:lang w:eastAsia="en-US"/>
    </w:rPr>
  </w:style>
  <w:style w:type="paragraph" w:customStyle="1" w:styleId="79C6CBE147A94665A829D418D8E650A2">
    <w:name w:val="79C6CBE147A94665A829D418D8E650A2"/>
    <w:rsid w:val="00E16187"/>
    <w:pPr>
      <w:spacing w:after="160" w:line="259" w:lineRule="auto"/>
    </w:pPr>
    <w:rPr>
      <w:sz w:val="22"/>
      <w:szCs w:val="22"/>
      <w:lang w:eastAsia="en-US"/>
    </w:rPr>
  </w:style>
  <w:style w:type="paragraph" w:customStyle="1" w:styleId="8B69AAB3A18F46A0B3DA068C741116C6">
    <w:name w:val="8B69AAB3A18F46A0B3DA068C741116C6"/>
    <w:rsid w:val="00E16187"/>
    <w:pPr>
      <w:spacing w:after="160" w:line="259" w:lineRule="auto"/>
    </w:pPr>
    <w:rPr>
      <w:sz w:val="22"/>
      <w:szCs w:val="22"/>
      <w:lang w:eastAsia="en-US"/>
    </w:rPr>
  </w:style>
  <w:style w:type="paragraph" w:customStyle="1" w:styleId="F3B75AB2838A40ABADD662C87ADD4DFA">
    <w:name w:val="F3B75AB2838A40ABADD662C87ADD4DFA"/>
    <w:rsid w:val="00E16187"/>
    <w:pPr>
      <w:spacing w:after="160" w:line="259" w:lineRule="auto"/>
    </w:pPr>
    <w:rPr>
      <w:sz w:val="22"/>
      <w:szCs w:val="22"/>
      <w:lang w:eastAsia="en-US"/>
    </w:rPr>
  </w:style>
  <w:style w:type="paragraph" w:customStyle="1" w:styleId="AB66DD9130574CB0ABC2046F4B2D9CCF">
    <w:name w:val="AB66DD9130574CB0ABC2046F4B2D9CCF"/>
    <w:rsid w:val="00E16187"/>
    <w:pPr>
      <w:spacing w:after="160" w:line="259" w:lineRule="auto"/>
    </w:pPr>
    <w:rPr>
      <w:sz w:val="22"/>
      <w:szCs w:val="22"/>
      <w:lang w:eastAsia="en-US"/>
    </w:rPr>
  </w:style>
  <w:style w:type="paragraph" w:customStyle="1" w:styleId="460EF0018AA94D78B38D56ED55F52FA9">
    <w:name w:val="460EF0018AA94D78B38D56ED55F52FA9"/>
    <w:rsid w:val="00A858C6"/>
    <w:pPr>
      <w:spacing w:after="160" w:line="259" w:lineRule="auto"/>
    </w:pPr>
    <w:rPr>
      <w:sz w:val="22"/>
      <w:szCs w:val="22"/>
      <w:lang w:eastAsia="en-US"/>
    </w:rPr>
  </w:style>
  <w:style w:type="paragraph" w:customStyle="1" w:styleId="AB4D563CDF3947618F35B6A02CC714B6">
    <w:name w:val="AB4D563CDF3947618F35B6A02CC714B6"/>
    <w:rsid w:val="00A858C6"/>
    <w:pPr>
      <w:spacing w:after="160" w:line="259" w:lineRule="auto"/>
    </w:pPr>
    <w:rPr>
      <w:sz w:val="22"/>
      <w:szCs w:val="22"/>
      <w:lang w:eastAsia="en-US"/>
    </w:rPr>
  </w:style>
  <w:style w:type="paragraph" w:customStyle="1" w:styleId="76C63D9237044AA98306FAE07F1F38B1">
    <w:name w:val="76C63D9237044AA98306FAE07F1F38B1"/>
    <w:rsid w:val="00A858C6"/>
    <w:pPr>
      <w:spacing w:after="160" w:line="259" w:lineRule="auto"/>
    </w:pPr>
    <w:rPr>
      <w:sz w:val="22"/>
      <w:szCs w:val="22"/>
      <w:lang w:eastAsia="en-US"/>
    </w:rPr>
  </w:style>
  <w:style w:type="paragraph" w:customStyle="1" w:styleId="C97867069CA947D1B9B23FD858FB1ADA">
    <w:name w:val="C97867069CA947D1B9B23FD858FB1ADA"/>
    <w:rsid w:val="00A858C6"/>
    <w:pPr>
      <w:spacing w:after="160" w:line="259" w:lineRule="auto"/>
    </w:pPr>
    <w:rPr>
      <w:sz w:val="22"/>
      <w:szCs w:val="22"/>
      <w:lang w:eastAsia="en-US"/>
    </w:rPr>
  </w:style>
  <w:style w:type="paragraph" w:customStyle="1" w:styleId="E4177CA049464F2F96439D8666C3EE35">
    <w:name w:val="E4177CA049464F2F96439D8666C3EE35"/>
    <w:rsid w:val="00A858C6"/>
    <w:pPr>
      <w:spacing w:after="160" w:line="259" w:lineRule="auto"/>
    </w:pPr>
    <w:rPr>
      <w:sz w:val="22"/>
      <w:szCs w:val="22"/>
      <w:lang w:eastAsia="en-US"/>
    </w:rPr>
  </w:style>
  <w:style w:type="paragraph" w:customStyle="1" w:styleId="3E95FFF872514752B1F238BCC8342EBF">
    <w:name w:val="3E95FFF872514752B1F238BCC8342EBF"/>
    <w:rsid w:val="00A858C6"/>
    <w:pPr>
      <w:spacing w:after="160" w:line="259" w:lineRule="auto"/>
    </w:pPr>
    <w:rPr>
      <w:sz w:val="22"/>
      <w:szCs w:val="22"/>
      <w:lang w:eastAsia="en-US"/>
    </w:rPr>
  </w:style>
  <w:style w:type="paragraph" w:customStyle="1" w:styleId="385CEB97643149F9996DF95652C37FFF">
    <w:name w:val="385CEB97643149F9996DF95652C37FFF"/>
    <w:rsid w:val="00A858C6"/>
    <w:pPr>
      <w:spacing w:after="160" w:line="259" w:lineRule="auto"/>
    </w:pPr>
    <w:rPr>
      <w:sz w:val="22"/>
      <w:szCs w:val="22"/>
      <w:lang w:eastAsia="en-US"/>
    </w:rPr>
  </w:style>
  <w:style w:type="paragraph" w:customStyle="1" w:styleId="586345610AA944AD975E32A9432CBE49">
    <w:name w:val="586345610AA944AD975E32A9432CBE49"/>
    <w:rsid w:val="00A858C6"/>
    <w:pPr>
      <w:spacing w:after="160" w:line="259" w:lineRule="auto"/>
    </w:pPr>
    <w:rPr>
      <w:sz w:val="22"/>
      <w:szCs w:val="22"/>
      <w:lang w:eastAsia="en-US"/>
    </w:rPr>
  </w:style>
  <w:style w:type="paragraph" w:customStyle="1" w:styleId="F92F7F822B7D49E081C239D7B5994D3B">
    <w:name w:val="F92F7F822B7D49E081C239D7B5994D3B"/>
    <w:rsid w:val="00A858C6"/>
    <w:pPr>
      <w:spacing w:after="160" w:line="259" w:lineRule="auto"/>
    </w:pPr>
    <w:rPr>
      <w:sz w:val="22"/>
      <w:szCs w:val="22"/>
      <w:lang w:eastAsia="en-US"/>
    </w:rPr>
  </w:style>
  <w:style w:type="paragraph" w:customStyle="1" w:styleId="7C513AF1202448F19A61E5EAF04C0984">
    <w:name w:val="7C513AF1202448F19A61E5EAF04C0984"/>
    <w:rsid w:val="00A858C6"/>
    <w:pPr>
      <w:spacing w:after="160" w:line="259" w:lineRule="auto"/>
    </w:pPr>
    <w:rPr>
      <w:sz w:val="22"/>
      <w:szCs w:val="22"/>
      <w:lang w:eastAsia="en-US"/>
    </w:rPr>
  </w:style>
  <w:style w:type="paragraph" w:customStyle="1" w:styleId="7D5EA55493B54CE19D6F1D3479C2538E">
    <w:name w:val="7D5EA55493B54CE19D6F1D3479C2538E"/>
    <w:rsid w:val="001C66A9"/>
    <w:pPr>
      <w:spacing w:after="160" w:line="259" w:lineRule="auto"/>
    </w:pPr>
    <w:rPr>
      <w:sz w:val="22"/>
      <w:szCs w:val="22"/>
      <w:lang w:eastAsia="en-US"/>
    </w:rPr>
  </w:style>
  <w:style w:type="paragraph" w:customStyle="1" w:styleId="F90F9D77048647B79BAF5B8F472B7AE6">
    <w:name w:val="F90F9D77048647B79BAF5B8F472B7AE6"/>
    <w:rsid w:val="001C66A9"/>
    <w:pPr>
      <w:spacing w:after="160" w:line="259" w:lineRule="auto"/>
    </w:pPr>
    <w:rPr>
      <w:sz w:val="22"/>
      <w:szCs w:val="22"/>
      <w:lang w:eastAsia="en-US"/>
    </w:rPr>
  </w:style>
  <w:style w:type="paragraph" w:customStyle="1" w:styleId="D4152FCC05F74942BD4A80EFA3727CDB">
    <w:name w:val="D4152FCC05F74942BD4A80EFA3727CDB"/>
    <w:rsid w:val="001C66A9"/>
    <w:pPr>
      <w:spacing w:after="160" w:line="259" w:lineRule="auto"/>
    </w:pPr>
    <w:rPr>
      <w:sz w:val="22"/>
      <w:szCs w:val="22"/>
      <w:lang w:eastAsia="en-US"/>
    </w:rPr>
  </w:style>
  <w:style w:type="paragraph" w:customStyle="1" w:styleId="7143CF2DF02147D6BB3AB2459BB0566E">
    <w:name w:val="7143CF2DF02147D6BB3AB2459BB0566E"/>
    <w:rsid w:val="001C66A9"/>
    <w:pPr>
      <w:spacing w:after="160" w:line="259" w:lineRule="auto"/>
    </w:pPr>
    <w:rPr>
      <w:sz w:val="22"/>
      <w:szCs w:val="22"/>
      <w:lang w:eastAsia="en-US"/>
    </w:rPr>
  </w:style>
  <w:style w:type="paragraph" w:customStyle="1" w:styleId="75C59D71AF454D77A38D25CE04CF6625">
    <w:name w:val="75C59D71AF454D77A38D25CE04CF6625"/>
    <w:rsid w:val="00C22E6D"/>
    <w:pPr>
      <w:spacing w:after="160" w:line="259" w:lineRule="auto"/>
    </w:pPr>
    <w:rPr>
      <w:sz w:val="22"/>
      <w:szCs w:val="22"/>
      <w:lang w:eastAsia="en-US"/>
    </w:rPr>
  </w:style>
  <w:style w:type="paragraph" w:customStyle="1" w:styleId="E0FB28F5B75249EF90FDFA6F0098BC14">
    <w:name w:val="E0FB28F5B75249EF90FDFA6F0098BC14"/>
    <w:rsid w:val="00C22E6D"/>
    <w:pPr>
      <w:spacing w:after="160" w:line="259" w:lineRule="auto"/>
    </w:pPr>
    <w:rPr>
      <w:sz w:val="22"/>
      <w:szCs w:val="22"/>
      <w:lang w:eastAsia="en-US"/>
    </w:rPr>
  </w:style>
  <w:style w:type="paragraph" w:customStyle="1" w:styleId="3B48190F3A3845CE9AD2B24703D6A3D9">
    <w:name w:val="3B48190F3A3845CE9AD2B24703D6A3D9"/>
    <w:rsid w:val="00642428"/>
    <w:pPr>
      <w:spacing w:after="160" w:line="259" w:lineRule="auto"/>
    </w:pPr>
    <w:rPr>
      <w:sz w:val="22"/>
      <w:szCs w:val="22"/>
      <w:lang w:eastAsia="en-US"/>
    </w:rPr>
  </w:style>
  <w:style w:type="paragraph" w:customStyle="1" w:styleId="566D32161D524F1982905F7D9423CFB9">
    <w:name w:val="566D32161D524F1982905F7D9423CFB9"/>
    <w:rsid w:val="00FC2380"/>
    <w:pPr>
      <w:spacing w:after="160" w:line="259" w:lineRule="auto"/>
    </w:pPr>
    <w:rPr>
      <w:sz w:val="22"/>
      <w:szCs w:val="22"/>
      <w:lang w:eastAsia="en-US"/>
    </w:rPr>
  </w:style>
  <w:style w:type="paragraph" w:customStyle="1" w:styleId="A7B1B2D42E094951A1F96354753A63A1">
    <w:name w:val="A7B1B2D42E094951A1F96354753A63A1"/>
    <w:rsid w:val="00FC2380"/>
    <w:pPr>
      <w:spacing w:after="160" w:line="259" w:lineRule="auto"/>
    </w:pPr>
    <w:rPr>
      <w:sz w:val="22"/>
      <w:szCs w:val="22"/>
      <w:lang w:eastAsia="en-US"/>
    </w:rPr>
  </w:style>
  <w:style w:type="paragraph" w:customStyle="1" w:styleId="3B8AA6DA90FF4F4BA031C68FB48A08B4">
    <w:name w:val="3B8AA6DA90FF4F4BA031C68FB48A08B4"/>
    <w:rsid w:val="00FC2380"/>
    <w:pPr>
      <w:spacing w:after="160" w:line="259" w:lineRule="auto"/>
    </w:pPr>
    <w:rPr>
      <w:sz w:val="22"/>
      <w:szCs w:val="22"/>
      <w:lang w:eastAsia="en-US"/>
    </w:rPr>
  </w:style>
  <w:style w:type="paragraph" w:customStyle="1" w:styleId="44276E8EDEA44808A42FE6A0311F902B">
    <w:name w:val="44276E8EDEA44808A42FE6A0311F902B"/>
    <w:rsid w:val="00FC2380"/>
    <w:pPr>
      <w:spacing w:after="160" w:line="259" w:lineRule="auto"/>
    </w:pPr>
    <w:rPr>
      <w:sz w:val="22"/>
      <w:szCs w:val="22"/>
      <w:lang w:eastAsia="en-US"/>
    </w:rPr>
  </w:style>
  <w:style w:type="paragraph" w:customStyle="1" w:styleId="116AFD56981946EFBDD8327C7B45430E">
    <w:name w:val="116AFD56981946EFBDD8327C7B45430E"/>
    <w:rsid w:val="009D39D7"/>
    <w:pPr>
      <w:spacing w:after="160" w:line="278" w:lineRule="auto"/>
    </w:pPr>
    <w:rPr>
      <w:kern w:val="2"/>
      <w:lang w:eastAsia="en-US"/>
      <w14:ligatures w14:val="standardContextual"/>
    </w:rPr>
  </w:style>
  <w:style w:type="paragraph" w:customStyle="1" w:styleId="72F9C395C4194C3AA397346C602B2205">
    <w:name w:val="72F9C395C4194C3AA397346C602B2205"/>
    <w:rsid w:val="009D39D7"/>
    <w:pPr>
      <w:spacing w:after="160" w:line="278" w:lineRule="auto"/>
    </w:pPr>
    <w:rPr>
      <w:kern w:val="2"/>
      <w:lang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054712AE260F44AB09166BB5B19AB7" ma:contentTypeVersion="8" ma:contentTypeDescription="Create a new document." ma:contentTypeScope="" ma:versionID="3074d02c3b9d8cb27cd2d0abc78ee4b5">
  <xsd:schema xmlns:xsd="http://www.w3.org/2001/XMLSchema" xmlns:xs="http://www.w3.org/2001/XMLSchema" xmlns:p="http://schemas.microsoft.com/office/2006/metadata/properties" xmlns:ns3="6ec882ee-180f-4969-8a63-b506d99bbbda" xmlns:ns4="040e8898-1b95-47a0-b9e8-1843be9945e1" targetNamespace="http://schemas.microsoft.com/office/2006/metadata/properties" ma:root="true" ma:fieldsID="1070267782295b6972af5f5197dcdf4d" ns3:_="" ns4:_="">
    <xsd:import namespace="6ec882ee-180f-4969-8a63-b506d99bbbda"/>
    <xsd:import namespace="040e8898-1b95-47a0-b9e8-1843be9945e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882ee-180f-4969-8a63-b506d99bb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0e8898-1b95-47a0-b9e8-1843be9945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6ec882ee-180f-4969-8a63-b506d99bbbd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8B0579-8FE8-4C92-8112-AA47ADC031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882ee-180f-4969-8a63-b506d99bbbda"/>
    <ds:schemaRef ds:uri="040e8898-1b95-47a0-b9e8-1843be9945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31D58F-8402-41E5-AA16-D9E9FE15FFAF}">
  <ds:schemaRefs>
    <ds:schemaRef ds:uri="http://schemas.openxmlformats.org/officeDocument/2006/bibliography"/>
  </ds:schemaRefs>
</ds:datastoreItem>
</file>

<file path=customXml/itemProps3.xml><?xml version="1.0" encoding="utf-8"?>
<ds:datastoreItem xmlns:ds="http://schemas.openxmlformats.org/officeDocument/2006/customXml" ds:itemID="{57E5AEB7-97F8-4BBF-88A2-7C7A526373F7}">
  <ds:schemaRefs>
    <ds:schemaRef ds:uri="http://schemas.microsoft.com/office/2006/metadata/properties"/>
    <ds:schemaRef ds:uri="http://schemas.microsoft.com/office/infopath/2007/PartnerControls"/>
    <ds:schemaRef ds:uri="6ec882ee-180f-4969-8a63-b506d99bbbda"/>
  </ds:schemaRefs>
</ds:datastoreItem>
</file>

<file path=customXml/itemProps4.xml><?xml version="1.0" encoding="utf-8"?>
<ds:datastoreItem xmlns:ds="http://schemas.openxmlformats.org/officeDocument/2006/customXml" ds:itemID="{38DCBB2D-53E6-4B1F-AD1D-C717E786C224}">
  <ds:schemaRefs>
    <ds:schemaRef ds:uri="http://schemas.microsoft.com/sharepoint/v3/contenttype/forms"/>
  </ds:schemaRefs>
</ds:datastoreItem>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Normal</Template>
  <TotalTime>0</TotalTime>
  <Pages>24</Pages>
  <Words>4978</Words>
  <Characters>28181</Characters>
  <Application>Microsoft Office Word</Application>
  <DocSecurity>0</DocSecurity>
  <Lines>1043</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Newman</dc:creator>
  <cp:keywords/>
  <dc:description/>
  <cp:lastModifiedBy>Thomas, Caroline Ann</cp:lastModifiedBy>
  <cp:revision>2</cp:revision>
  <dcterms:created xsi:type="dcterms:W3CDTF">2026-03-28T03:40:00Z</dcterms:created>
  <dcterms:modified xsi:type="dcterms:W3CDTF">2026-03-28T03:40:00Z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0x0101009B054712AE260F44AB09166BB5B19AB7</vt:lpwstr>
  </property>
</Properties>
</file>