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BFED" w14:textId="355EF5E2" w:rsidR="00A61EAA" w:rsidRPr="00E04691" w:rsidRDefault="00505ACD" w:rsidP="00A61EAA">
      <w:pPr>
        <w:tabs>
          <w:tab w:val="left" w:pos="5425"/>
          <w:tab w:val="left" w:pos="8406"/>
        </w:tabs>
        <w:jc w:val="center"/>
        <w:rPr>
          <w:rFonts w:ascii="Times New Roman" w:hAnsi="Times New Roman" w:cs="Times New Roman"/>
          <w:b/>
          <w:bCs/>
          <w:sz w:val="32"/>
          <w:szCs w:val="32"/>
        </w:rPr>
      </w:pPr>
      <w:r w:rsidRPr="00E04691">
        <w:rPr>
          <w:rFonts w:ascii="Times New Roman" w:hAnsi="Times New Roman" w:cs="Times New Roman"/>
          <w:b/>
          <w:bCs/>
          <w:sz w:val="32"/>
          <w:szCs w:val="32"/>
        </w:rPr>
        <w:t xml:space="preserve">Written Profile </w:t>
      </w:r>
      <w:r w:rsidR="008C4415" w:rsidRPr="00E04691">
        <w:rPr>
          <w:rFonts w:ascii="Times New Roman" w:hAnsi="Times New Roman" w:cs="Times New Roman"/>
          <w:b/>
          <w:bCs/>
          <w:sz w:val="32"/>
          <w:szCs w:val="32"/>
        </w:rPr>
        <w:t>Part 1</w:t>
      </w:r>
      <w:r w:rsidR="007F3CAC" w:rsidRPr="00E04691">
        <w:rPr>
          <w:rFonts w:ascii="Times New Roman" w:hAnsi="Times New Roman" w:cs="Times New Roman"/>
          <w:b/>
          <w:bCs/>
          <w:sz w:val="32"/>
          <w:szCs w:val="32"/>
        </w:rPr>
        <w:t xml:space="preserve">: </w:t>
      </w:r>
      <w:r w:rsidR="00DA2871" w:rsidRPr="00E04691">
        <w:rPr>
          <w:rFonts w:ascii="Times New Roman" w:hAnsi="Times New Roman" w:cs="Times New Roman"/>
          <w:b/>
          <w:bCs/>
          <w:sz w:val="32"/>
          <w:szCs w:val="32"/>
        </w:rPr>
        <w:t xml:space="preserve">Pre-Clinical </w:t>
      </w:r>
      <w:r w:rsidR="007F3CAC" w:rsidRPr="00E04691">
        <w:rPr>
          <w:rFonts w:ascii="Times New Roman" w:hAnsi="Times New Roman" w:cs="Times New Roman"/>
          <w:b/>
          <w:bCs/>
          <w:sz w:val="32"/>
          <w:szCs w:val="32"/>
        </w:rPr>
        <w:t>Patient Worksheets</w:t>
      </w:r>
    </w:p>
    <w:p w14:paraId="56A62F80" w14:textId="77777777" w:rsidR="002E286F" w:rsidRPr="00E04691" w:rsidRDefault="002E286F" w:rsidP="0028048C">
      <w:pPr>
        <w:jc w:val="right"/>
        <w:rPr>
          <w:rFonts w:ascii="Times New Roman" w:hAnsi="Times New Roman" w:cs="Times New Roman"/>
        </w:rPr>
      </w:pPr>
    </w:p>
    <w:p w14:paraId="636DA416" w14:textId="3D612A49" w:rsidR="00A61EAA" w:rsidRPr="00E04691" w:rsidRDefault="00A61EAA" w:rsidP="0028048C">
      <w:pPr>
        <w:jc w:val="right"/>
        <w:rPr>
          <w:rFonts w:ascii="Times New Roman" w:hAnsi="Times New Roman" w:cs="Times New Roman"/>
        </w:rPr>
      </w:pPr>
      <w:r w:rsidRPr="00E04691">
        <w:rPr>
          <w:rFonts w:ascii="Times New Roman" w:hAnsi="Times New Roman" w:cs="Times New Roman"/>
        </w:rPr>
        <w:t>Clinical Date</w:t>
      </w:r>
      <w:r w:rsidRPr="00E04691">
        <w:rPr>
          <w:rFonts w:ascii="Times New Roman" w:hAnsi="Times New Roman" w:cs="Times New Roman"/>
          <w:b/>
          <w:bCs/>
        </w:rPr>
        <w:t xml:space="preserve">: </w:t>
      </w:r>
      <w:sdt>
        <w:sdtPr>
          <w:rPr>
            <w:rFonts w:ascii="Times New Roman" w:hAnsi="Times New Roman" w:cs="Times New Roman"/>
          </w:rPr>
          <w:id w:val="-749273926"/>
          <w:placeholder>
            <w:docPart w:val="62D25D5DD9D8ED4EA2767522E148A068"/>
          </w:placeholder>
        </w:sdtPr>
        <w:sdtContent>
          <w:r w:rsidRPr="00E04691">
            <w:rPr>
              <w:rFonts w:ascii="Times New Roman" w:hAnsi="Times New Roman" w:cs="Times New Roman"/>
              <w:u w:val="single"/>
            </w:rPr>
            <w:t>_</w:t>
          </w:r>
          <w:r w:rsidR="00B61917">
            <w:rPr>
              <w:rFonts w:ascii="Times New Roman" w:hAnsi="Times New Roman" w:cs="Times New Roman"/>
              <w:u w:val="single"/>
            </w:rPr>
            <w:t>2</w:t>
          </w:r>
          <w:r w:rsidRPr="00E04691">
            <w:rPr>
              <w:rFonts w:ascii="Times New Roman" w:hAnsi="Times New Roman" w:cs="Times New Roman"/>
              <w:u w:val="single"/>
            </w:rPr>
            <w:t>_</w:t>
          </w:r>
        </w:sdtContent>
      </w:sdt>
      <w:r w:rsidRPr="00E04691">
        <w:rPr>
          <w:rFonts w:ascii="Times New Roman" w:hAnsi="Times New Roman" w:cs="Times New Roman"/>
        </w:rPr>
        <w:t xml:space="preserve"> / </w:t>
      </w:r>
      <w:sdt>
        <w:sdtPr>
          <w:rPr>
            <w:rFonts w:ascii="Times New Roman" w:hAnsi="Times New Roman" w:cs="Times New Roman"/>
          </w:rPr>
          <w:id w:val="-2131387005"/>
          <w:placeholder>
            <w:docPart w:val="1813A32F1C682F4B8870F37ED3A98D55"/>
          </w:placeholder>
        </w:sdtPr>
        <w:sdtContent>
          <w:r w:rsidRPr="00E04691">
            <w:rPr>
              <w:rFonts w:ascii="Times New Roman" w:hAnsi="Times New Roman" w:cs="Times New Roman"/>
              <w:u w:val="single"/>
            </w:rPr>
            <w:t>_</w:t>
          </w:r>
          <w:r w:rsidR="00B61917">
            <w:rPr>
              <w:rFonts w:ascii="Times New Roman" w:hAnsi="Times New Roman" w:cs="Times New Roman"/>
              <w:u w:val="single"/>
            </w:rPr>
            <w:t>2</w:t>
          </w:r>
          <w:r w:rsidRPr="00E04691">
            <w:rPr>
              <w:rFonts w:ascii="Times New Roman" w:hAnsi="Times New Roman" w:cs="Times New Roman"/>
              <w:u w:val="single"/>
            </w:rPr>
            <w:t>_</w:t>
          </w:r>
        </w:sdtContent>
      </w:sdt>
      <w:r w:rsidRPr="00E04691">
        <w:rPr>
          <w:rFonts w:ascii="Times New Roman" w:hAnsi="Times New Roman" w:cs="Times New Roman"/>
        </w:rPr>
        <w:t xml:space="preserve"> / </w:t>
      </w:r>
      <w:sdt>
        <w:sdtPr>
          <w:rPr>
            <w:rFonts w:ascii="Times New Roman" w:hAnsi="Times New Roman" w:cs="Times New Roman"/>
          </w:rPr>
          <w:id w:val="-1058013360"/>
          <w:placeholder>
            <w:docPart w:val="F8AF60BFC7E8384DA10958C057B467A1"/>
          </w:placeholder>
        </w:sdtPr>
        <w:sdtContent>
          <w:r w:rsidRPr="00E04691">
            <w:rPr>
              <w:rFonts w:ascii="Times New Roman" w:hAnsi="Times New Roman" w:cs="Times New Roman"/>
              <w:u w:val="single"/>
            </w:rPr>
            <w:t>_</w:t>
          </w:r>
          <w:r w:rsidR="00B61917">
            <w:rPr>
              <w:rFonts w:ascii="Times New Roman" w:hAnsi="Times New Roman" w:cs="Times New Roman"/>
              <w:u w:val="single"/>
            </w:rPr>
            <w:t>26</w:t>
          </w:r>
          <w:r w:rsidRPr="00E04691">
            <w:rPr>
              <w:rFonts w:ascii="Times New Roman" w:hAnsi="Times New Roman" w:cs="Times New Roman"/>
              <w:u w:val="single"/>
            </w:rPr>
            <w:t>_</w:t>
          </w:r>
        </w:sdtContent>
      </w:sdt>
      <w:r w:rsidRPr="00E04691">
        <w:rPr>
          <w:rFonts w:ascii="Times New Roman" w:hAnsi="Times New Roman" w:cs="Times New Roman"/>
        </w:rPr>
        <w:tab/>
      </w:r>
    </w:p>
    <w:p w14:paraId="003CDAA7" w14:textId="7777777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b/>
        </w:rPr>
      </w:pPr>
      <w:r w:rsidRPr="00E04691">
        <w:rPr>
          <w:rFonts w:ascii="Times New Roman" w:hAnsi="Times New Roman" w:cs="Times New Roman"/>
          <w:b/>
        </w:rPr>
        <w:t>A.  Personal Information</w:t>
      </w:r>
    </w:p>
    <w:p w14:paraId="399CF968" w14:textId="2DFA395C"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Room # </w:t>
      </w:r>
      <w:sdt>
        <w:sdtPr>
          <w:rPr>
            <w:rFonts w:ascii="Times New Roman" w:hAnsi="Times New Roman" w:cs="Times New Roman"/>
          </w:rPr>
          <w:id w:val="102001252"/>
          <w:placeholder>
            <w:docPart w:val="CEDA09085ADD494D92A51714D1130360"/>
          </w:placeholder>
        </w:sdtPr>
        <w:sdtContent>
          <w:r w:rsidRPr="00E04691">
            <w:rPr>
              <w:rFonts w:ascii="Times New Roman" w:hAnsi="Times New Roman" w:cs="Times New Roman"/>
              <w:u w:val="single"/>
            </w:rPr>
            <w:t>_</w:t>
          </w:r>
          <w:r w:rsidR="00B61917">
            <w:rPr>
              <w:rFonts w:ascii="Times New Roman" w:hAnsi="Times New Roman" w:cs="Times New Roman"/>
              <w:u w:val="single"/>
            </w:rPr>
            <w:t>22</w:t>
          </w:r>
          <w:r w:rsidRPr="00E04691">
            <w:rPr>
              <w:rFonts w:ascii="Times New Roman" w:hAnsi="Times New Roman" w:cs="Times New Roman"/>
              <w:u w:val="single"/>
            </w:rPr>
            <w:t>_</w:t>
          </w:r>
        </w:sdtContent>
      </w:sdt>
      <w:r w:rsidRPr="00E04691">
        <w:rPr>
          <w:rFonts w:ascii="Times New Roman" w:hAnsi="Times New Roman" w:cs="Times New Roman"/>
        </w:rPr>
        <w:t xml:space="preserve"> Gender </w:t>
      </w:r>
      <w:sdt>
        <w:sdtPr>
          <w:rPr>
            <w:rFonts w:ascii="Times New Roman" w:hAnsi="Times New Roman" w:cs="Times New Roman"/>
          </w:rPr>
          <w:id w:val="-518546876"/>
          <w:placeholder>
            <w:docPart w:val="CEDA09085ADD494D92A51714D1130360"/>
          </w:placeholder>
        </w:sdtPr>
        <w:sdtContent>
          <w:r w:rsidRPr="00E04691">
            <w:rPr>
              <w:rFonts w:ascii="Times New Roman" w:hAnsi="Times New Roman" w:cs="Times New Roman"/>
              <w:u w:val="single"/>
            </w:rPr>
            <w:t>_</w:t>
          </w:r>
          <w:r w:rsidR="00B61917">
            <w:rPr>
              <w:rFonts w:ascii="Times New Roman" w:hAnsi="Times New Roman" w:cs="Times New Roman"/>
              <w:u w:val="single"/>
            </w:rPr>
            <w:t>F</w:t>
          </w:r>
          <w:r w:rsidRPr="00E04691">
            <w:rPr>
              <w:rFonts w:ascii="Times New Roman" w:hAnsi="Times New Roman" w:cs="Times New Roman"/>
              <w:u w:val="single"/>
            </w:rPr>
            <w:t>_</w:t>
          </w:r>
        </w:sdtContent>
      </w:sdt>
      <w:r w:rsidRPr="00E04691">
        <w:rPr>
          <w:rFonts w:ascii="Times New Roman" w:hAnsi="Times New Roman" w:cs="Times New Roman"/>
        </w:rPr>
        <w:t xml:space="preserve"> Ethnicity </w:t>
      </w:r>
      <w:sdt>
        <w:sdtPr>
          <w:rPr>
            <w:rFonts w:ascii="Times New Roman" w:hAnsi="Times New Roman" w:cs="Times New Roman"/>
          </w:rPr>
          <w:id w:val="-986936309"/>
          <w:placeholder>
            <w:docPart w:val="CEDA09085ADD494D92A51714D1130360"/>
          </w:placeholder>
        </w:sdtPr>
        <w:sdtContent>
          <w:r w:rsidRPr="00E04691">
            <w:rPr>
              <w:rFonts w:ascii="Times New Roman" w:hAnsi="Times New Roman" w:cs="Times New Roman"/>
              <w:u w:val="single"/>
            </w:rPr>
            <w:t>_</w:t>
          </w:r>
          <w:r w:rsidR="00B61917">
            <w:rPr>
              <w:rFonts w:ascii="Times New Roman" w:hAnsi="Times New Roman" w:cs="Times New Roman"/>
              <w:u w:val="single"/>
            </w:rPr>
            <w:t>White</w:t>
          </w:r>
          <w:r w:rsidRPr="00E04691">
            <w:rPr>
              <w:rFonts w:ascii="Times New Roman" w:hAnsi="Times New Roman" w:cs="Times New Roman"/>
              <w:u w:val="single"/>
            </w:rPr>
            <w:t>_</w:t>
          </w:r>
        </w:sdtContent>
      </w:sdt>
      <w:r w:rsidRPr="00E04691">
        <w:rPr>
          <w:rFonts w:ascii="Times New Roman" w:hAnsi="Times New Roman" w:cs="Times New Roman"/>
        </w:rPr>
        <w:t xml:space="preserve"> Age if &lt;90 </w:t>
      </w:r>
      <w:sdt>
        <w:sdtPr>
          <w:rPr>
            <w:rFonts w:ascii="Times New Roman" w:hAnsi="Times New Roman" w:cs="Times New Roman"/>
          </w:rPr>
          <w:id w:val="-1855799102"/>
          <w:placeholder>
            <w:docPart w:val="CEDA09085ADD494D92A51714D1130360"/>
          </w:placeholder>
        </w:sdtPr>
        <w:sdtContent>
          <w:r w:rsidRPr="00E04691">
            <w:rPr>
              <w:rFonts w:ascii="Times New Roman" w:hAnsi="Times New Roman" w:cs="Times New Roman"/>
              <w:u w:val="single"/>
            </w:rPr>
            <w:t>_</w:t>
          </w:r>
          <w:r w:rsidR="00A00F85">
            <w:rPr>
              <w:rFonts w:ascii="Times New Roman" w:hAnsi="Times New Roman" w:cs="Times New Roman"/>
              <w:u w:val="single"/>
            </w:rPr>
            <w:t>43</w:t>
          </w:r>
          <w:r w:rsidRPr="00E04691">
            <w:rPr>
              <w:rFonts w:ascii="Times New Roman" w:hAnsi="Times New Roman" w:cs="Times New Roman"/>
              <w:u w:val="single"/>
            </w:rPr>
            <w:t>_</w:t>
          </w:r>
        </w:sdtContent>
      </w:sdt>
    </w:p>
    <w:p w14:paraId="5618E239" w14:textId="7546927C"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Place of Residence: </w:t>
      </w:r>
      <w:sdt>
        <w:sdtPr>
          <w:rPr>
            <w:rFonts w:ascii="Times New Roman" w:hAnsi="Times New Roman" w:cs="Times New Roman"/>
          </w:rPr>
          <w:id w:val="682937451"/>
          <w:placeholder>
            <w:docPart w:val="CEDA09085ADD494D92A51714D1130360"/>
          </w:placeholder>
        </w:sdtPr>
        <w:sdtContent>
          <w:r w:rsidRPr="00E04691">
            <w:rPr>
              <w:rFonts w:ascii="Times New Roman" w:hAnsi="Times New Roman" w:cs="Times New Roman"/>
              <w:u w:val="single"/>
            </w:rPr>
            <w:t>_</w:t>
          </w:r>
          <w:r w:rsidR="00A00F85">
            <w:rPr>
              <w:rFonts w:ascii="Times New Roman" w:hAnsi="Times New Roman" w:cs="Times New Roman"/>
              <w:u w:val="single"/>
            </w:rPr>
            <w:t>Home</w:t>
          </w:r>
          <w:r w:rsidRPr="00E04691">
            <w:rPr>
              <w:rFonts w:ascii="Times New Roman" w:hAnsi="Times New Roman" w:cs="Times New Roman"/>
              <w:u w:val="single"/>
            </w:rPr>
            <w:t>_</w:t>
          </w:r>
        </w:sdtContent>
      </w:sdt>
      <w:r w:rsidRPr="00E04691">
        <w:rPr>
          <w:rFonts w:ascii="Times New Roman" w:hAnsi="Times New Roman" w:cs="Times New Roman"/>
        </w:rPr>
        <w:t xml:space="preserve"> MD </w:t>
      </w:r>
      <w:sdt>
        <w:sdtPr>
          <w:rPr>
            <w:rFonts w:ascii="Times New Roman" w:hAnsi="Times New Roman" w:cs="Times New Roman"/>
          </w:rPr>
          <w:id w:val="-1997255805"/>
          <w:placeholder>
            <w:docPart w:val="CEDA09085ADD494D92A51714D1130360"/>
          </w:placeholder>
        </w:sdtPr>
        <w:sdtContent>
          <w:r w:rsidR="00E00BCC">
            <w:rPr>
              <w:rFonts w:ascii="Times New Roman" w:hAnsi="Times New Roman" w:cs="Times New Roman"/>
            </w:rPr>
            <w:t>_</w:t>
          </w:r>
          <w:r w:rsidR="00A00F85" w:rsidRPr="00A00F85">
            <w:rPr>
              <w:rFonts w:ascii="Times New Roman" w:hAnsi="Times New Roman" w:cs="Times New Roman"/>
              <w:u w:val="single"/>
            </w:rPr>
            <w:t>Walker, MD, Benjamin Seth</w:t>
          </w:r>
          <w:r w:rsidRPr="00E04691">
            <w:rPr>
              <w:rFonts w:ascii="Times New Roman" w:hAnsi="Times New Roman" w:cs="Times New Roman"/>
              <w:u w:val="single"/>
            </w:rPr>
            <w:t>_</w:t>
          </w:r>
        </w:sdtContent>
      </w:sdt>
    </w:p>
    <w:p w14:paraId="13AB8BF6" w14:textId="2052E6DB"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Emergency Contact: </w:t>
      </w:r>
      <w:sdt>
        <w:sdtPr>
          <w:rPr>
            <w:rFonts w:ascii="Times New Roman" w:hAnsi="Times New Roman" w:cs="Times New Roman"/>
          </w:rPr>
          <w:id w:val="1179004950"/>
          <w:placeholder>
            <w:docPart w:val="CEDA09085ADD494D92A51714D1130360"/>
          </w:placeholder>
        </w:sdtPr>
        <w:sdtContent>
          <w:r w:rsidRPr="00E04691">
            <w:rPr>
              <w:rFonts w:ascii="Times New Roman" w:hAnsi="Times New Roman" w:cs="Times New Roman"/>
              <w:u w:val="single"/>
            </w:rPr>
            <w:t>_</w:t>
          </w:r>
          <w:r w:rsidR="00A00F85">
            <w:rPr>
              <w:rFonts w:ascii="Times New Roman" w:hAnsi="Times New Roman" w:cs="Times New Roman"/>
              <w:u w:val="single"/>
            </w:rPr>
            <w:t>Daughter</w:t>
          </w:r>
          <w:r w:rsidRPr="00E04691">
            <w:rPr>
              <w:rFonts w:ascii="Times New Roman" w:hAnsi="Times New Roman" w:cs="Times New Roman"/>
              <w:u w:val="single"/>
            </w:rPr>
            <w:t>_</w:t>
          </w:r>
        </w:sdtContent>
      </w:sdt>
      <w:r w:rsidRPr="00E04691">
        <w:rPr>
          <w:rFonts w:ascii="Times New Roman" w:hAnsi="Times New Roman" w:cs="Times New Roman"/>
        </w:rPr>
        <w:t xml:space="preserve"> Marital Status </w:t>
      </w:r>
      <w:sdt>
        <w:sdtPr>
          <w:rPr>
            <w:rFonts w:ascii="Times New Roman" w:hAnsi="Times New Roman" w:cs="Times New Roman"/>
          </w:rPr>
          <w:id w:val="231286751"/>
          <w:placeholder>
            <w:docPart w:val="CEDA09085ADD494D92A51714D1130360"/>
          </w:placeholder>
        </w:sdtPr>
        <w:sdtContent>
          <w:r w:rsidRPr="00E04691">
            <w:rPr>
              <w:rFonts w:ascii="Times New Roman" w:hAnsi="Times New Roman" w:cs="Times New Roman"/>
              <w:u w:val="single"/>
            </w:rPr>
            <w:t>_</w:t>
          </w:r>
          <w:r w:rsidR="00A00F85">
            <w:rPr>
              <w:rFonts w:ascii="Times New Roman" w:hAnsi="Times New Roman" w:cs="Times New Roman"/>
              <w:u w:val="single"/>
            </w:rPr>
            <w:t>Married</w:t>
          </w:r>
          <w:r w:rsidRPr="00E04691">
            <w:rPr>
              <w:rFonts w:ascii="Times New Roman" w:hAnsi="Times New Roman" w:cs="Times New Roman"/>
              <w:u w:val="single"/>
            </w:rPr>
            <w:t>_</w:t>
          </w:r>
        </w:sdtContent>
      </w:sdt>
    </w:p>
    <w:p w14:paraId="37251B62" w14:textId="6146CC0F"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Admitting Diagnosis</w:t>
      </w:r>
      <w:r w:rsidR="009C4BDA" w:rsidRPr="00E04691">
        <w:rPr>
          <w:rFonts w:ascii="Times New Roman" w:hAnsi="Times New Roman" w:cs="Times New Roman"/>
        </w:rPr>
        <w:t xml:space="preserve"> &amp; any additional current</w:t>
      </w:r>
      <w:r w:rsidR="000A073D" w:rsidRPr="00E04691">
        <w:rPr>
          <w:rFonts w:ascii="Times New Roman" w:hAnsi="Times New Roman" w:cs="Times New Roman"/>
        </w:rPr>
        <w:t xml:space="preserve"> diagnos</w:t>
      </w:r>
      <w:r w:rsidR="008C1012">
        <w:rPr>
          <w:rFonts w:ascii="Times New Roman" w:hAnsi="Times New Roman" w:cs="Times New Roman"/>
        </w:rPr>
        <w:t>e</w:t>
      </w:r>
      <w:r w:rsidR="000A073D" w:rsidRPr="00E04691">
        <w:rPr>
          <w:rFonts w:ascii="Times New Roman" w:hAnsi="Times New Roman" w:cs="Times New Roman"/>
        </w:rPr>
        <w:t>s</w:t>
      </w:r>
      <w:r w:rsidRPr="00E04691">
        <w:rPr>
          <w:rFonts w:ascii="Times New Roman" w:hAnsi="Times New Roman" w:cs="Times New Roman"/>
        </w:rPr>
        <w:t xml:space="preserve">: </w:t>
      </w:r>
      <w:sdt>
        <w:sdtPr>
          <w:rPr>
            <w:rFonts w:ascii="Times New Roman" w:hAnsi="Times New Roman" w:cs="Times New Roman"/>
          </w:rPr>
          <w:id w:val="-557481155"/>
          <w:placeholder>
            <w:docPart w:val="CEDA09085ADD494D92A51714D1130360"/>
          </w:placeholder>
        </w:sdtPr>
        <w:sdtContent>
          <w:r w:rsidRPr="00E04691">
            <w:rPr>
              <w:rFonts w:ascii="Times New Roman" w:hAnsi="Times New Roman" w:cs="Times New Roman"/>
              <w:u w:val="single"/>
            </w:rPr>
            <w:t>_</w:t>
          </w:r>
          <w:r w:rsidR="00A00F85">
            <w:rPr>
              <w:rFonts w:ascii="Times New Roman" w:hAnsi="Times New Roman" w:cs="Times New Roman"/>
              <w:u w:val="single"/>
            </w:rPr>
            <w:t xml:space="preserve">Severe abdominal and back pain. </w:t>
          </w:r>
          <w:r w:rsidR="004C706D">
            <w:rPr>
              <w:rFonts w:ascii="Times New Roman" w:hAnsi="Times New Roman" w:cs="Times New Roman"/>
              <w:u w:val="single"/>
            </w:rPr>
            <w:t>May be septic enteritis or diverticulitis.</w:t>
          </w:r>
          <w:r w:rsidR="004C706D" w:rsidRPr="00E04691">
            <w:rPr>
              <w:rFonts w:ascii="Times New Roman" w:hAnsi="Times New Roman" w:cs="Times New Roman"/>
              <w:u w:val="single"/>
            </w:rPr>
            <w:t xml:space="preserve"> _</w:t>
          </w:r>
        </w:sdtContent>
      </w:sdt>
    </w:p>
    <w:p w14:paraId="25984F3A" w14:textId="73E6BE91"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Co-Morbidities: </w:t>
      </w:r>
      <w:sdt>
        <w:sdtPr>
          <w:rPr>
            <w:rFonts w:ascii="Times New Roman" w:hAnsi="Times New Roman" w:cs="Times New Roman"/>
          </w:rPr>
          <w:id w:val="307359347"/>
          <w:placeholder>
            <w:docPart w:val="CEDA09085ADD494D92A51714D1130360"/>
          </w:placeholder>
        </w:sdtPr>
        <w:sdtContent>
          <w:r w:rsidRPr="00E04691">
            <w:rPr>
              <w:rFonts w:ascii="Times New Roman" w:hAnsi="Times New Roman" w:cs="Times New Roman"/>
              <w:u w:val="single"/>
            </w:rPr>
            <w:t>_</w:t>
          </w:r>
          <w:r w:rsidR="004C706D">
            <w:rPr>
              <w:rFonts w:ascii="Times New Roman" w:hAnsi="Times New Roman" w:cs="Times New Roman"/>
              <w:u w:val="single"/>
            </w:rPr>
            <w:t>T2DM, HTN, HDL,</w:t>
          </w:r>
          <w:r w:rsidR="00A534BC">
            <w:rPr>
              <w:rFonts w:ascii="Times New Roman" w:hAnsi="Times New Roman" w:cs="Times New Roman"/>
              <w:u w:val="single"/>
            </w:rPr>
            <w:t xml:space="preserve"> nicotine dependence, anxiety, N/V, PCOS, uterine cysts.</w:t>
          </w:r>
          <w:r w:rsidRPr="00E04691">
            <w:rPr>
              <w:rFonts w:ascii="Times New Roman" w:hAnsi="Times New Roman" w:cs="Times New Roman"/>
              <w:u w:val="single"/>
            </w:rPr>
            <w:t>_</w:t>
          </w:r>
        </w:sdtContent>
      </w:sdt>
    </w:p>
    <w:p w14:paraId="5F2428A1" w14:textId="701E6193"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Date of Admission: </w:t>
      </w:r>
      <w:sdt>
        <w:sdtPr>
          <w:rPr>
            <w:rFonts w:ascii="Times New Roman" w:hAnsi="Times New Roman" w:cs="Times New Roman"/>
          </w:rPr>
          <w:id w:val="847142687"/>
          <w:placeholder>
            <w:docPart w:val="CEDA09085ADD494D92A51714D1130360"/>
          </w:placeholder>
        </w:sdtPr>
        <w:sdtContent>
          <w:r w:rsidRPr="00E04691">
            <w:rPr>
              <w:rFonts w:ascii="Times New Roman" w:hAnsi="Times New Roman" w:cs="Times New Roman"/>
              <w:u w:val="single"/>
            </w:rPr>
            <w:t>_</w:t>
          </w:r>
          <w:r w:rsidR="00D75105">
            <w:rPr>
              <w:rFonts w:ascii="Times New Roman" w:hAnsi="Times New Roman" w:cs="Times New Roman"/>
              <w:u w:val="single"/>
            </w:rPr>
            <w:t>2/21/26</w:t>
          </w:r>
          <w:r w:rsidRPr="00E04691">
            <w:rPr>
              <w:rFonts w:ascii="Times New Roman" w:hAnsi="Times New Roman" w:cs="Times New Roman"/>
              <w:u w:val="single"/>
            </w:rPr>
            <w:t>_</w:t>
          </w:r>
        </w:sdtContent>
      </w:sdt>
      <w:r w:rsidRPr="00E04691">
        <w:rPr>
          <w:rFonts w:ascii="Times New Roman" w:hAnsi="Times New Roman" w:cs="Times New Roman"/>
        </w:rPr>
        <w:t xml:space="preserve"> Date of Surgery: </w:t>
      </w:r>
      <w:sdt>
        <w:sdtPr>
          <w:rPr>
            <w:rFonts w:ascii="Times New Roman" w:hAnsi="Times New Roman" w:cs="Times New Roman"/>
          </w:rPr>
          <w:id w:val="1973170385"/>
          <w:placeholder>
            <w:docPart w:val="CEDA09085ADD494D92A51714D1130360"/>
          </w:placeholder>
        </w:sdtPr>
        <w:sdtContent>
          <w:r w:rsidRPr="00E04691">
            <w:rPr>
              <w:rFonts w:ascii="Times New Roman" w:hAnsi="Times New Roman" w:cs="Times New Roman"/>
            </w:rPr>
            <w:t>_</w:t>
          </w:r>
          <w:r w:rsidR="00D75105">
            <w:rPr>
              <w:rFonts w:ascii="Times New Roman" w:hAnsi="Times New Roman" w:cs="Times New Roman"/>
            </w:rPr>
            <w:t>Not listed</w:t>
          </w:r>
          <w:r w:rsidRPr="00E04691">
            <w:rPr>
              <w:rFonts w:ascii="Times New Roman" w:hAnsi="Times New Roman" w:cs="Times New Roman"/>
            </w:rPr>
            <w:t>_</w:t>
          </w:r>
        </w:sdtContent>
      </w:sdt>
      <w:r w:rsidRPr="00E04691">
        <w:rPr>
          <w:rFonts w:ascii="Times New Roman" w:hAnsi="Times New Roman" w:cs="Times New Roman"/>
        </w:rPr>
        <w:t xml:space="preserve"> Allergies: </w:t>
      </w:r>
      <w:sdt>
        <w:sdtPr>
          <w:rPr>
            <w:rFonts w:ascii="Times New Roman" w:hAnsi="Times New Roman" w:cs="Times New Roman"/>
          </w:rPr>
          <w:id w:val="478194830"/>
          <w:placeholder>
            <w:docPart w:val="CEDA09085ADD494D92A51714D1130360"/>
          </w:placeholder>
        </w:sdtPr>
        <w:sdtContent>
          <w:r w:rsidRPr="00E04691">
            <w:rPr>
              <w:rFonts w:ascii="Times New Roman" w:hAnsi="Times New Roman" w:cs="Times New Roman"/>
              <w:u w:val="single"/>
            </w:rPr>
            <w:t>_</w:t>
          </w:r>
          <w:r w:rsidR="00D75105">
            <w:rPr>
              <w:rFonts w:ascii="Times New Roman" w:hAnsi="Times New Roman" w:cs="Times New Roman"/>
              <w:u w:val="single"/>
            </w:rPr>
            <w:t>Adhesive bandage, NKDA</w:t>
          </w:r>
          <w:r w:rsidRPr="00E04691">
            <w:rPr>
              <w:rFonts w:ascii="Times New Roman" w:hAnsi="Times New Roman" w:cs="Times New Roman"/>
              <w:u w:val="single"/>
            </w:rPr>
            <w:t>_</w:t>
          </w:r>
        </w:sdtContent>
      </w:sdt>
    </w:p>
    <w:p w14:paraId="09378A0C" w14:textId="776BEE0E"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Code Status: </w:t>
      </w:r>
      <w:sdt>
        <w:sdtPr>
          <w:rPr>
            <w:rFonts w:ascii="Times New Roman" w:hAnsi="Times New Roman" w:cs="Times New Roman"/>
          </w:rPr>
          <w:id w:val="601850499"/>
          <w:placeholder>
            <w:docPart w:val="CEDA09085ADD494D92A51714D1130360"/>
          </w:placeholder>
        </w:sdtPr>
        <w:sdtContent>
          <w:r w:rsidRPr="00E04691">
            <w:rPr>
              <w:rFonts w:ascii="Times New Roman" w:hAnsi="Times New Roman" w:cs="Times New Roman"/>
              <w:u w:val="single"/>
            </w:rPr>
            <w:t>_</w:t>
          </w:r>
          <w:r w:rsidR="00D75105">
            <w:rPr>
              <w:rFonts w:ascii="Times New Roman" w:hAnsi="Times New Roman" w:cs="Times New Roman"/>
              <w:u w:val="single"/>
            </w:rPr>
            <w:t>Full code</w:t>
          </w:r>
          <w:r w:rsidRPr="00E04691">
            <w:rPr>
              <w:rFonts w:ascii="Times New Roman" w:hAnsi="Times New Roman" w:cs="Times New Roman"/>
              <w:u w:val="single"/>
            </w:rPr>
            <w:t>_</w:t>
          </w:r>
        </w:sdtContent>
      </w:sdt>
      <w:r w:rsidRPr="00E04691">
        <w:rPr>
          <w:rFonts w:ascii="Times New Roman" w:hAnsi="Times New Roman" w:cs="Times New Roman"/>
        </w:rPr>
        <w:t xml:space="preserve"> Mental Status: </w:t>
      </w:r>
      <w:sdt>
        <w:sdtPr>
          <w:rPr>
            <w:rFonts w:ascii="Times New Roman" w:hAnsi="Times New Roman" w:cs="Times New Roman"/>
          </w:rPr>
          <w:id w:val="647405190"/>
          <w:placeholder>
            <w:docPart w:val="CEDA09085ADD494D92A51714D1130360"/>
          </w:placeholder>
        </w:sdtPr>
        <w:sdtContent>
          <w:r w:rsidRPr="00E04691">
            <w:rPr>
              <w:rFonts w:ascii="Times New Roman" w:hAnsi="Times New Roman" w:cs="Times New Roman"/>
              <w:u w:val="single"/>
            </w:rPr>
            <w:t>_</w:t>
          </w:r>
          <w:r w:rsidR="00D75105">
            <w:rPr>
              <w:rFonts w:ascii="Times New Roman" w:hAnsi="Times New Roman" w:cs="Times New Roman"/>
              <w:u w:val="single"/>
            </w:rPr>
            <w:t>A&amp;Ox4</w:t>
          </w:r>
          <w:r w:rsidRPr="00E04691">
            <w:rPr>
              <w:rFonts w:ascii="Times New Roman" w:hAnsi="Times New Roman" w:cs="Times New Roman"/>
              <w:u w:val="single"/>
            </w:rPr>
            <w:t>_</w:t>
          </w:r>
        </w:sdtContent>
      </w:sdt>
    </w:p>
    <w:p w14:paraId="32B7B4DE" w14:textId="7777777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b/>
        </w:rPr>
      </w:pPr>
      <w:r w:rsidRPr="00E04691">
        <w:rPr>
          <w:rFonts w:ascii="Times New Roman" w:hAnsi="Times New Roman" w:cs="Times New Roman"/>
          <w:b/>
        </w:rPr>
        <w:t>B.  Activity and Nutrition</w:t>
      </w:r>
    </w:p>
    <w:p w14:paraId="4CA27F91" w14:textId="5AE40B60"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Diet order: </w:t>
      </w:r>
      <w:sdt>
        <w:sdtPr>
          <w:rPr>
            <w:rFonts w:ascii="Times New Roman" w:hAnsi="Times New Roman" w:cs="Times New Roman"/>
          </w:rPr>
          <w:id w:val="234364957"/>
          <w:placeholder>
            <w:docPart w:val="CEDA09085ADD494D92A51714D1130360"/>
          </w:placeholder>
        </w:sdtPr>
        <w:sdtContent>
          <w:r w:rsidRPr="00E04691">
            <w:rPr>
              <w:rFonts w:ascii="Times New Roman" w:hAnsi="Times New Roman" w:cs="Times New Roman"/>
              <w:u w:val="single"/>
            </w:rPr>
            <w:t>_</w:t>
          </w:r>
          <w:r w:rsidR="00D75105">
            <w:rPr>
              <w:rFonts w:ascii="Times New Roman" w:hAnsi="Times New Roman" w:cs="Times New Roman"/>
              <w:u w:val="single"/>
            </w:rPr>
            <w:t>Diabetic</w:t>
          </w:r>
          <w:r w:rsidRPr="00E04691">
            <w:rPr>
              <w:rFonts w:ascii="Times New Roman" w:hAnsi="Times New Roman" w:cs="Times New Roman"/>
              <w:u w:val="single"/>
            </w:rPr>
            <w:t>_</w:t>
          </w:r>
        </w:sdtContent>
      </w:sdt>
      <w:r w:rsidRPr="00E04691">
        <w:rPr>
          <w:rFonts w:ascii="Times New Roman" w:hAnsi="Times New Roman" w:cs="Times New Roman"/>
        </w:rPr>
        <w:t xml:space="preserve"> Route/Rate</w:t>
      </w:r>
      <w:r w:rsidR="00FF7846">
        <w:rPr>
          <w:rFonts w:ascii="Times New Roman" w:hAnsi="Times New Roman" w:cs="Times New Roman"/>
        </w:rPr>
        <w:t>,</w:t>
      </w:r>
      <w:r w:rsidR="000A073D" w:rsidRPr="00E04691">
        <w:rPr>
          <w:rFonts w:ascii="Times New Roman" w:hAnsi="Times New Roman" w:cs="Times New Roman"/>
        </w:rPr>
        <w:t xml:space="preserve"> if enteral</w:t>
      </w:r>
      <w:r w:rsidRPr="00E04691">
        <w:rPr>
          <w:rFonts w:ascii="Times New Roman" w:hAnsi="Times New Roman" w:cs="Times New Roman"/>
        </w:rPr>
        <w:t xml:space="preserve">: </w:t>
      </w:r>
      <w:sdt>
        <w:sdtPr>
          <w:rPr>
            <w:rFonts w:ascii="Times New Roman" w:hAnsi="Times New Roman" w:cs="Times New Roman"/>
          </w:rPr>
          <w:id w:val="-130642392"/>
          <w:placeholder>
            <w:docPart w:val="13C62CCC7D41BB489C4BAAB9D7C2E461"/>
          </w:placeholder>
        </w:sdtPr>
        <w:sdtContent>
          <w:r w:rsidRPr="00E04691">
            <w:rPr>
              <w:rFonts w:ascii="Times New Roman" w:hAnsi="Times New Roman" w:cs="Times New Roman"/>
              <w:u w:val="single"/>
            </w:rPr>
            <w:t>_</w:t>
          </w:r>
          <w:r w:rsidR="00D75105">
            <w:rPr>
              <w:rFonts w:ascii="Times New Roman" w:hAnsi="Times New Roman" w:cs="Times New Roman"/>
              <w:u w:val="single"/>
            </w:rPr>
            <w:t>PO</w:t>
          </w:r>
          <w:r w:rsidRPr="00E04691">
            <w:rPr>
              <w:rFonts w:ascii="Times New Roman" w:hAnsi="Times New Roman" w:cs="Times New Roman"/>
              <w:u w:val="single"/>
            </w:rPr>
            <w:t>_</w:t>
          </w:r>
        </w:sdtContent>
      </w:sdt>
      <w:r w:rsidRPr="00E04691">
        <w:rPr>
          <w:rFonts w:ascii="Times New Roman" w:hAnsi="Times New Roman" w:cs="Times New Roman"/>
        </w:rPr>
        <w:t xml:space="preserve"> Last W</w:t>
      </w:r>
      <w:r w:rsidR="007F6EB7">
        <w:rPr>
          <w:rFonts w:ascii="Times New Roman" w:hAnsi="Times New Roman" w:cs="Times New Roman"/>
        </w:rPr>
        <w:t>eigh</w:t>
      </w:r>
      <w:r w:rsidRPr="00E04691">
        <w:rPr>
          <w:rFonts w:ascii="Times New Roman" w:hAnsi="Times New Roman" w:cs="Times New Roman"/>
        </w:rPr>
        <w:t xml:space="preserve">t: </w:t>
      </w:r>
      <w:sdt>
        <w:sdtPr>
          <w:rPr>
            <w:rFonts w:ascii="Times New Roman" w:hAnsi="Times New Roman" w:cs="Times New Roman"/>
          </w:rPr>
          <w:id w:val="-1323350574"/>
          <w:placeholder>
            <w:docPart w:val="9155D2FCCBC1B940865283E32AF00F36"/>
          </w:placeholder>
        </w:sdtPr>
        <w:sdtContent>
          <w:r w:rsidRPr="00E04691">
            <w:rPr>
              <w:rFonts w:ascii="Times New Roman" w:hAnsi="Times New Roman" w:cs="Times New Roman"/>
              <w:u w:val="single"/>
            </w:rPr>
            <w:t>_</w:t>
          </w:r>
          <w:r w:rsidR="00A77AE5">
            <w:rPr>
              <w:rFonts w:ascii="Times New Roman" w:hAnsi="Times New Roman" w:cs="Times New Roman"/>
              <w:u w:val="single"/>
            </w:rPr>
            <w:t>90.1 kg</w:t>
          </w:r>
          <w:r w:rsidRPr="00E04691">
            <w:rPr>
              <w:rFonts w:ascii="Times New Roman" w:hAnsi="Times New Roman" w:cs="Times New Roman"/>
              <w:u w:val="single"/>
            </w:rPr>
            <w:t>_</w:t>
          </w:r>
        </w:sdtContent>
      </w:sdt>
    </w:p>
    <w:p w14:paraId="1104AC21" w14:textId="1CD4E3B9"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Level of Activity (bedrest, up ad lib, </w:t>
      </w:r>
      <w:r w:rsidR="00390239">
        <w:rPr>
          <w:rFonts w:ascii="Times New Roman" w:hAnsi="Times New Roman" w:cs="Times New Roman"/>
        </w:rPr>
        <w:t>bathroom privileges (BRP)</w:t>
      </w:r>
      <w:r w:rsidRPr="00E04691">
        <w:rPr>
          <w:rFonts w:ascii="Times New Roman" w:hAnsi="Times New Roman" w:cs="Times New Roman"/>
        </w:rPr>
        <w:t xml:space="preserve">, turning): </w:t>
      </w:r>
      <w:sdt>
        <w:sdtPr>
          <w:rPr>
            <w:rFonts w:ascii="Times New Roman" w:hAnsi="Times New Roman" w:cs="Times New Roman"/>
          </w:rPr>
          <w:id w:val="-91860486"/>
          <w:placeholder>
            <w:docPart w:val="26CE16F88372D346902A8295B3469ED4"/>
          </w:placeholder>
        </w:sdtPr>
        <w:sdtContent>
          <w:r w:rsidRPr="00E04691">
            <w:rPr>
              <w:rFonts w:ascii="Times New Roman" w:hAnsi="Times New Roman" w:cs="Times New Roman"/>
              <w:u w:val="single"/>
            </w:rPr>
            <w:t>_</w:t>
          </w:r>
          <w:r w:rsidR="00A77AE5">
            <w:rPr>
              <w:rFonts w:ascii="Times New Roman" w:hAnsi="Times New Roman" w:cs="Times New Roman"/>
              <w:u w:val="single"/>
            </w:rPr>
            <w:t>up to chair BID</w:t>
          </w:r>
          <w:r w:rsidRPr="00E04691">
            <w:rPr>
              <w:rFonts w:ascii="Times New Roman" w:hAnsi="Times New Roman" w:cs="Times New Roman"/>
              <w:u w:val="single"/>
            </w:rPr>
            <w:t>_</w:t>
          </w:r>
        </w:sdtContent>
      </w:sdt>
    </w:p>
    <w:p w14:paraId="7B4C2847" w14:textId="27B149F0"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Level of self-care: </w:t>
      </w:r>
      <w:sdt>
        <w:sdtPr>
          <w:rPr>
            <w:rFonts w:ascii="Times New Roman" w:hAnsi="Times New Roman" w:cs="Times New Roman"/>
          </w:rPr>
          <w:id w:val="-1307155125"/>
          <w:placeholder>
            <w:docPart w:val="9CFD3AB0F4EFAE4AA0B60F38BAFC0CEE"/>
          </w:placeholder>
        </w:sdtPr>
        <w:sdtContent>
          <w:r w:rsidRPr="00E04691">
            <w:rPr>
              <w:rFonts w:ascii="Times New Roman" w:hAnsi="Times New Roman" w:cs="Times New Roman"/>
              <w:u w:val="single"/>
            </w:rPr>
            <w:t>_</w:t>
          </w:r>
          <w:r w:rsidR="0068666D">
            <w:rPr>
              <w:rFonts w:ascii="Times New Roman" w:hAnsi="Times New Roman" w:cs="Times New Roman"/>
              <w:u w:val="single"/>
            </w:rPr>
            <w:t>As able or tolerated.</w:t>
          </w:r>
          <w:r w:rsidRPr="00E04691">
            <w:rPr>
              <w:rFonts w:ascii="Times New Roman" w:hAnsi="Times New Roman" w:cs="Times New Roman"/>
              <w:u w:val="single"/>
            </w:rPr>
            <w:t>_</w:t>
          </w:r>
        </w:sdtContent>
      </w:sdt>
    </w:p>
    <w:p w14:paraId="33B23822" w14:textId="7777777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b/>
        </w:rPr>
      </w:pPr>
      <w:r w:rsidRPr="00E04691">
        <w:rPr>
          <w:rFonts w:ascii="Times New Roman" w:hAnsi="Times New Roman" w:cs="Times New Roman"/>
          <w:b/>
        </w:rPr>
        <w:t>C.  Nursing Care</w:t>
      </w:r>
    </w:p>
    <w:p w14:paraId="0736DBF8" w14:textId="3C43D161" w:rsidR="0068666D" w:rsidRDefault="00C43D62"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Pr>
          <w:rFonts w:ascii="Times New Roman" w:hAnsi="Times New Roman" w:cs="Times New Roman"/>
        </w:rPr>
        <w:t>Indwelling tubes or bowel/urinary diversions</w:t>
      </w:r>
      <w:r w:rsidR="00A61EAA" w:rsidRPr="00E04691">
        <w:rPr>
          <w:rFonts w:ascii="Times New Roman" w:hAnsi="Times New Roman" w:cs="Times New Roman"/>
        </w:rPr>
        <w:t xml:space="preserve"> (foley, NGT, JP</w:t>
      </w:r>
      <w:r>
        <w:rPr>
          <w:rFonts w:ascii="Times New Roman" w:hAnsi="Times New Roman" w:cs="Times New Roman"/>
        </w:rPr>
        <w:t xml:space="preserve"> drain</w:t>
      </w:r>
      <w:r w:rsidR="00A61EAA" w:rsidRPr="00E04691">
        <w:rPr>
          <w:rFonts w:ascii="Times New Roman" w:hAnsi="Times New Roman" w:cs="Times New Roman"/>
        </w:rPr>
        <w:t xml:space="preserve">, </w:t>
      </w:r>
      <w:r>
        <w:rPr>
          <w:rFonts w:ascii="Times New Roman" w:hAnsi="Times New Roman" w:cs="Times New Roman"/>
        </w:rPr>
        <w:t>ostomy</w:t>
      </w:r>
      <w:r w:rsidR="00A61EAA" w:rsidRPr="00E04691">
        <w:rPr>
          <w:rFonts w:ascii="Times New Roman" w:hAnsi="Times New Roman" w:cs="Times New Roman"/>
        </w:rPr>
        <w:t xml:space="preserve">, etc.): </w:t>
      </w:r>
      <w:sdt>
        <w:sdtPr>
          <w:rPr>
            <w:rFonts w:ascii="Times New Roman" w:hAnsi="Times New Roman" w:cs="Times New Roman"/>
          </w:rPr>
          <w:id w:val="-1971428640"/>
          <w:placeholder>
            <w:docPart w:val="CEDA09085ADD494D92A51714D1130360"/>
          </w:placeholder>
        </w:sdtPr>
        <w:sdtContent>
          <w:r w:rsidR="00A61EAA" w:rsidRPr="00E04691">
            <w:rPr>
              <w:rFonts w:ascii="Times New Roman" w:hAnsi="Times New Roman" w:cs="Times New Roman"/>
              <w:u w:val="single"/>
            </w:rPr>
            <w:t>_</w:t>
          </w:r>
          <w:r w:rsidR="0068666D">
            <w:rPr>
              <w:rFonts w:ascii="Times New Roman" w:hAnsi="Times New Roman" w:cs="Times New Roman"/>
              <w:u w:val="single"/>
            </w:rPr>
            <w:t>Not listed</w:t>
          </w:r>
          <w:r w:rsidR="00A61EAA" w:rsidRPr="00E04691">
            <w:rPr>
              <w:rFonts w:ascii="Times New Roman" w:hAnsi="Times New Roman" w:cs="Times New Roman"/>
              <w:u w:val="single"/>
            </w:rPr>
            <w:t>_</w:t>
          </w:r>
        </w:sdtContent>
      </w:sdt>
    </w:p>
    <w:p w14:paraId="5720526E" w14:textId="703A3422" w:rsidR="00A61EAA" w:rsidRPr="00E04691" w:rsidRDefault="00C43D62"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Pr>
          <w:rFonts w:ascii="Times New Roman" w:hAnsi="Times New Roman" w:cs="Times New Roman"/>
        </w:rPr>
        <w:t xml:space="preserve">Enteral </w:t>
      </w:r>
      <w:r w:rsidR="00A61EAA" w:rsidRPr="00E04691">
        <w:rPr>
          <w:rFonts w:ascii="Times New Roman" w:hAnsi="Times New Roman" w:cs="Times New Roman"/>
        </w:rPr>
        <w:t xml:space="preserve">Flushes: </w:t>
      </w:r>
      <w:sdt>
        <w:sdtPr>
          <w:rPr>
            <w:rFonts w:ascii="Times New Roman" w:hAnsi="Times New Roman" w:cs="Times New Roman"/>
          </w:rPr>
          <w:id w:val="-489020182"/>
          <w:placeholder>
            <w:docPart w:val="B8DC8E9C7AAE3A41B2A11FEE9E3F1048"/>
          </w:placeholder>
        </w:sdtPr>
        <w:sdtContent>
          <w:r w:rsidR="00A61EAA" w:rsidRPr="00E04691">
            <w:rPr>
              <w:rFonts w:ascii="Times New Roman" w:hAnsi="Times New Roman" w:cs="Times New Roman"/>
              <w:u w:val="single"/>
            </w:rPr>
            <w:t>_</w:t>
          </w:r>
          <w:r w:rsidR="0068666D">
            <w:rPr>
              <w:rFonts w:ascii="Times New Roman" w:hAnsi="Times New Roman" w:cs="Times New Roman"/>
              <w:u w:val="single"/>
            </w:rPr>
            <w:t>Not listed</w:t>
          </w:r>
          <w:r w:rsidR="00A61EAA" w:rsidRPr="00E04691">
            <w:rPr>
              <w:rFonts w:ascii="Times New Roman" w:hAnsi="Times New Roman" w:cs="Times New Roman"/>
              <w:u w:val="single"/>
            </w:rPr>
            <w:t>_</w:t>
          </w:r>
        </w:sdtContent>
      </w:sdt>
    </w:p>
    <w:p w14:paraId="0E073D40" w14:textId="1E2E9AE1"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Wound care/Dressing (be specific): </w:t>
      </w:r>
      <w:sdt>
        <w:sdtPr>
          <w:rPr>
            <w:rFonts w:ascii="Times New Roman" w:hAnsi="Times New Roman" w:cs="Times New Roman"/>
          </w:rPr>
          <w:id w:val="-898280478"/>
          <w:placeholder>
            <w:docPart w:val="DDE035A7D26E974B875B6E005B96E552"/>
          </w:placeholder>
        </w:sdtPr>
        <w:sdtContent>
          <w:r w:rsidR="0068666D">
            <w:rPr>
              <w:rFonts w:ascii="Times New Roman" w:hAnsi="Times New Roman" w:cs="Times New Roman"/>
              <w:u w:val="single"/>
            </w:rPr>
            <w:t>_Not listed</w:t>
          </w:r>
          <w:r w:rsidRPr="00E04691">
            <w:rPr>
              <w:rFonts w:ascii="Times New Roman" w:hAnsi="Times New Roman" w:cs="Times New Roman"/>
              <w:u w:val="single"/>
            </w:rPr>
            <w:t>_</w:t>
          </w:r>
        </w:sdtContent>
      </w:sdt>
    </w:p>
    <w:p w14:paraId="46C57A52" w14:textId="59FC1CC2"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IV </w:t>
      </w:r>
      <w:r w:rsidR="00F205EE">
        <w:rPr>
          <w:rFonts w:ascii="Times New Roman" w:hAnsi="Times New Roman" w:cs="Times New Roman"/>
        </w:rPr>
        <w:t xml:space="preserve">and/or dialysis </w:t>
      </w:r>
      <w:r w:rsidRPr="00E04691">
        <w:rPr>
          <w:rFonts w:ascii="Times New Roman" w:hAnsi="Times New Roman" w:cs="Times New Roman"/>
        </w:rPr>
        <w:t>access (</w:t>
      </w:r>
      <w:r w:rsidR="00F205EE">
        <w:rPr>
          <w:rFonts w:ascii="Times New Roman" w:hAnsi="Times New Roman" w:cs="Times New Roman"/>
        </w:rPr>
        <w:t>type,</w:t>
      </w:r>
      <w:r w:rsidRPr="00E04691">
        <w:rPr>
          <w:rFonts w:ascii="Times New Roman" w:hAnsi="Times New Roman" w:cs="Times New Roman"/>
        </w:rPr>
        <w:t xml:space="preserve"> location, care</w:t>
      </w:r>
      <w:r w:rsidR="00F205EE">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701244315"/>
          <w:placeholder>
            <w:docPart w:val="59A87C48E42C2A499CD95C1BCF3C35DD"/>
          </w:placeholder>
        </w:sdtPr>
        <w:sdtContent>
          <w:r w:rsidRPr="00E04691">
            <w:rPr>
              <w:rFonts w:ascii="Times New Roman" w:hAnsi="Times New Roman" w:cs="Times New Roman"/>
              <w:u w:val="single"/>
            </w:rPr>
            <w:t>_</w:t>
          </w:r>
          <w:r w:rsidR="0068666D">
            <w:rPr>
              <w:rFonts w:ascii="Times New Roman" w:hAnsi="Times New Roman" w:cs="Times New Roman"/>
              <w:u w:val="single"/>
            </w:rPr>
            <w:t>PIV 20 gauge left peripheral antecubital</w:t>
          </w:r>
          <w:r w:rsidRPr="00E04691">
            <w:rPr>
              <w:rFonts w:ascii="Times New Roman" w:hAnsi="Times New Roman" w:cs="Times New Roman"/>
              <w:u w:val="single"/>
            </w:rPr>
            <w:t>_</w:t>
          </w:r>
        </w:sdtContent>
      </w:sdt>
    </w:p>
    <w:p w14:paraId="20F26CDD" w14:textId="7F24333C" w:rsidR="00A61EAA" w:rsidRPr="00E04691" w:rsidRDefault="00C64DA3"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Pr>
          <w:rFonts w:ascii="Times New Roman" w:hAnsi="Times New Roman" w:cs="Times New Roman"/>
        </w:rPr>
        <w:t xml:space="preserve">Continuous </w:t>
      </w:r>
      <w:r w:rsidR="00A61EAA" w:rsidRPr="00E04691">
        <w:rPr>
          <w:rFonts w:ascii="Times New Roman" w:hAnsi="Times New Roman" w:cs="Times New Roman"/>
        </w:rPr>
        <w:t xml:space="preserve">IVF: </w:t>
      </w:r>
      <w:sdt>
        <w:sdtPr>
          <w:rPr>
            <w:rFonts w:ascii="Times New Roman" w:hAnsi="Times New Roman" w:cs="Times New Roman"/>
          </w:rPr>
          <w:id w:val="1207219435"/>
          <w:placeholder>
            <w:docPart w:val="171E6A3BCB50AC4D9D4324A73362864E"/>
          </w:placeholder>
        </w:sdtPr>
        <w:sdtContent>
          <w:r w:rsidR="00A61EAA" w:rsidRPr="00E04691">
            <w:rPr>
              <w:rFonts w:ascii="Times New Roman" w:hAnsi="Times New Roman" w:cs="Times New Roman"/>
              <w:u w:val="single"/>
            </w:rPr>
            <w:t>_</w:t>
          </w:r>
          <w:r w:rsidR="0068666D">
            <w:rPr>
              <w:rFonts w:ascii="Times New Roman" w:hAnsi="Times New Roman" w:cs="Times New Roman"/>
              <w:u w:val="single"/>
            </w:rPr>
            <w:t>NS</w:t>
          </w:r>
          <w:r w:rsidR="00A61EAA" w:rsidRPr="00E04691">
            <w:rPr>
              <w:rFonts w:ascii="Times New Roman" w:hAnsi="Times New Roman" w:cs="Times New Roman"/>
              <w:u w:val="single"/>
            </w:rPr>
            <w:t>_</w:t>
          </w:r>
        </w:sdtContent>
      </w:sdt>
      <w:r w:rsidR="00A61EAA" w:rsidRPr="00E04691">
        <w:rPr>
          <w:rFonts w:ascii="Times New Roman" w:hAnsi="Times New Roman" w:cs="Times New Roman"/>
        </w:rPr>
        <w:t xml:space="preserve"> @ </w:t>
      </w:r>
      <w:sdt>
        <w:sdtPr>
          <w:rPr>
            <w:rFonts w:ascii="Times New Roman" w:hAnsi="Times New Roman" w:cs="Times New Roman"/>
          </w:rPr>
          <w:id w:val="1573857604"/>
          <w:placeholder>
            <w:docPart w:val="8979AA569BBDFB40A24DBB665870628A"/>
          </w:placeholder>
        </w:sdtPr>
        <w:sdtContent>
          <w:r w:rsidR="00A61EAA" w:rsidRPr="00E04691">
            <w:rPr>
              <w:rFonts w:ascii="Times New Roman" w:hAnsi="Times New Roman" w:cs="Times New Roman"/>
              <w:u w:val="single"/>
            </w:rPr>
            <w:t>_</w:t>
          </w:r>
          <w:r w:rsidR="0068666D">
            <w:rPr>
              <w:rFonts w:ascii="Times New Roman" w:hAnsi="Times New Roman" w:cs="Times New Roman"/>
              <w:u w:val="single"/>
            </w:rPr>
            <w:t>100</w:t>
          </w:r>
          <w:r w:rsidR="00A61EAA" w:rsidRPr="00E04691">
            <w:rPr>
              <w:rFonts w:ascii="Times New Roman" w:hAnsi="Times New Roman" w:cs="Times New Roman"/>
              <w:u w:val="single"/>
            </w:rPr>
            <w:t>_</w:t>
          </w:r>
        </w:sdtContent>
      </w:sdt>
      <w:r w:rsidR="00A61EAA" w:rsidRPr="00E04691">
        <w:rPr>
          <w:rFonts w:ascii="Times New Roman" w:hAnsi="Times New Roman" w:cs="Times New Roman"/>
        </w:rPr>
        <w:t xml:space="preserve"> mL/hr  Saline Lock? </w:t>
      </w:r>
      <w:sdt>
        <w:sdtPr>
          <w:rPr>
            <w:rFonts w:ascii="Times New Roman" w:hAnsi="Times New Roman" w:cs="Times New Roman"/>
          </w:rPr>
          <w:id w:val="988830684"/>
          <w:placeholder>
            <w:docPart w:val="03EBC52E94E9924D9B84179E24E79FB7"/>
          </w:placeholder>
        </w:sdtPr>
        <w:sdtContent>
          <w:r w:rsidR="00A61EAA" w:rsidRPr="00E04691">
            <w:rPr>
              <w:rFonts w:ascii="Times New Roman" w:hAnsi="Times New Roman" w:cs="Times New Roman"/>
              <w:u w:val="single"/>
            </w:rPr>
            <w:t>_</w:t>
          </w:r>
          <w:r w:rsidR="0068666D">
            <w:rPr>
              <w:rFonts w:ascii="Times New Roman" w:hAnsi="Times New Roman" w:cs="Times New Roman"/>
              <w:u w:val="single"/>
            </w:rPr>
            <w:t>No</w:t>
          </w:r>
          <w:r w:rsidR="00A61EAA" w:rsidRPr="00E04691">
            <w:rPr>
              <w:rFonts w:ascii="Times New Roman" w:hAnsi="Times New Roman" w:cs="Times New Roman"/>
              <w:u w:val="single"/>
            </w:rPr>
            <w:t>_</w:t>
          </w:r>
        </w:sdtContent>
      </w:sdt>
      <w:r w:rsidR="00A61EAA" w:rsidRPr="00E04691">
        <w:rPr>
          <w:rFonts w:ascii="Times New Roman" w:hAnsi="Times New Roman" w:cs="Times New Roman"/>
        </w:rPr>
        <w:t xml:space="preserve"> TPN? </w:t>
      </w:r>
      <w:sdt>
        <w:sdtPr>
          <w:rPr>
            <w:rFonts w:ascii="Times New Roman" w:hAnsi="Times New Roman" w:cs="Times New Roman"/>
          </w:rPr>
          <w:id w:val="420145526"/>
          <w:placeholder>
            <w:docPart w:val="0B8EBE2E7A7B6A478CE592CD0A24A5EA"/>
          </w:placeholder>
        </w:sdtPr>
        <w:sdtContent>
          <w:r w:rsidR="00A61EAA" w:rsidRPr="00E04691">
            <w:rPr>
              <w:rFonts w:ascii="Times New Roman" w:hAnsi="Times New Roman" w:cs="Times New Roman"/>
              <w:u w:val="single"/>
            </w:rPr>
            <w:t>_</w:t>
          </w:r>
          <w:r w:rsidR="0068666D">
            <w:rPr>
              <w:rFonts w:ascii="Times New Roman" w:hAnsi="Times New Roman" w:cs="Times New Roman"/>
              <w:u w:val="single"/>
            </w:rPr>
            <w:t>No</w:t>
          </w:r>
          <w:r w:rsidR="00A61EAA" w:rsidRPr="00E04691">
            <w:rPr>
              <w:rFonts w:ascii="Times New Roman" w:hAnsi="Times New Roman" w:cs="Times New Roman"/>
              <w:u w:val="single"/>
            </w:rPr>
            <w:t>_</w:t>
          </w:r>
        </w:sdtContent>
      </w:sdt>
    </w:p>
    <w:p w14:paraId="0F47224B" w14:textId="0988A069"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Frequency of vital signs (including pulse oximetry): </w:t>
      </w:r>
      <w:sdt>
        <w:sdtPr>
          <w:rPr>
            <w:rFonts w:ascii="Times New Roman" w:hAnsi="Times New Roman" w:cs="Times New Roman"/>
          </w:rPr>
          <w:id w:val="-2044586109"/>
          <w:placeholder>
            <w:docPart w:val="8F8524AB2D39794197A07E7285C0B0C6"/>
          </w:placeholder>
        </w:sdtPr>
        <w:sdtContent>
          <w:r w:rsidRPr="00E04691">
            <w:rPr>
              <w:rFonts w:ascii="Times New Roman" w:hAnsi="Times New Roman" w:cs="Times New Roman"/>
              <w:u w:val="single"/>
            </w:rPr>
            <w:t>_</w:t>
          </w:r>
          <w:r w:rsidR="0068666D">
            <w:rPr>
              <w:rFonts w:ascii="Times New Roman" w:hAnsi="Times New Roman" w:cs="Times New Roman"/>
              <w:u w:val="single"/>
            </w:rPr>
            <w:t>q 4 hrs</w:t>
          </w:r>
          <w:r w:rsidRPr="00E04691">
            <w:rPr>
              <w:rFonts w:ascii="Times New Roman" w:hAnsi="Times New Roman" w:cs="Times New Roman"/>
              <w:u w:val="single"/>
            </w:rPr>
            <w:t>_</w:t>
          </w:r>
        </w:sdtContent>
      </w:sdt>
    </w:p>
    <w:p w14:paraId="36FB6014" w14:textId="675F81AA"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Frequency of Glucometer: </w:t>
      </w:r>
      <w:sdt>
        <w:sdtPr>
          <w:rPr>
            <w:rFonts w:ascii="Times New Roman" w:hAnsi="Times New Roman" w:cs="Times New Roman"/>
          </w:rPr>
          <w:id w:val="858085303"/>
          <w:placeholder>
            <w:docPart w:val="3AC59A78BF78A944BC73912BAEEBC2E1"/>
          </w:placeholder>
        </w:sdtPr>
        <w:sdtContent>
          <w:r w:rsidRPr="00E04691">
            <w:rPr>
              <w:rFonts w:ascii="Times New Roman" w:hAnsi="Times New Roman" w:cs="Times New Roman"/>
              <w:u w:val="single"/>
            </w:rPr>
            <w:t>_</w:t>
          </w:r>
          <w:r w:rsidR="0068666D">
            <w:rPr>
              <w:rFonts w:ascii="Times New Roman" w:hAnsi="Times New Roman" w:cs="Times New Roman"/>
              <w:u w:val="single"/>
            </w:rPr>
            <w:t>Not listed</w:t>
          </w:r>
          <w:r w:rsidRPr="00E04691">
            <w:rPr>
              <w:rFonts w:ascii="Times New Roman" w:hAnsi="Times New Roman" w:cs="Times New Roman"/>
              <w:u w:val="single"/>
            </w:rPr>
            <w:t>_</w:t>
          </w:r>
        </w:sdtContent>
      </w:sdt>
      <w:r w:rsidRPr="00E04691">
        <w:rPr>
          <w:rFonts w:ascii="Times New Roman" w:hAnsi="Times New Roman" w:cs="Times New Roman"/>
        </w:rPr>
        <w:t xml:space="preserve"> Supplemental oxygen: </w:t>
      </w:r>
      <w:sdt>
        <w:sdtPr>
          <w:rPr>
            <w:rFonts w:ascii="Times New Roman" w:hAnsi="Times New Roman" w:cs="Times New Roman"/>
          </w:rPr>
          <w:id w:val="1648088596"/>
          <w:placeholder>
            <w:docPart w:val="0EBD3ECCAF2D524A8E4CE4D433EAC66A"/>
          </w:placeholder>
        </w:sdtPr>
        <w:sdtContent>
          <w:r w:rsidRPr="00E04691">
            <w:rPr>
              <w:rFonts w:ascii="Times New Roman" w:hAnsi="Times New Roman" w:cs="Times New Roman"/>
              <w:u w:val="single"/>
            </w:rPr>
            <w:t>_</w:t>
          </w:r>
          <w:r w:rsidR="0068666D">
            <w:rPr>
              <w:rFonts w:ascii="Times New Roman" w:hAnsi="Times New Roman" w:cs="Times New Roman"/>
              <w:u w:val="single"/>
            </w:rPr>
            <w:t>Room Air</w:t>
          </w:r>
          <w:r w:rsidRPr="00E04691">
            <w:rPr>
              <w:rFonts w:ascii="Times New Roman" w:hAnsi="Times New Roman" w:cs="Times New Roman"/>
              <w:u w:val="single"/>
            </w:rPr>
            <w:t>_</w:t>
          </w:r>
        </w:sdtContent>
      </w:sdt>
      <w:r w:rsidRPr="00E04691">
        <w:rPr>
          <w:rFonts w:ascii="Times New Roman" w:hAnsi="Times New Roman" w:cs="Times New Roman"/>
        </w:rPr>
        <w:t xml:space="preserve"> </w:t>
      </w:r>
      <w:r w:rsidR="0068666D">
        <w:rPr>
          <w:rFonts w:ascii="Times New Roman" w:hAnsi="Times New Roman" w:cs="Times New Roman"/>
        </w:rPr>
        <w:t xml:space="preserve">  </w:t>
      </w:r>
      <w:r w:rsidRPr="00E04691">
        <w:rPr>
          <w:rFonts w:ascii="Times New Roman" w:hAnsi="Times New Roman" w:cs="Times New Roman"/>
        </w:rPr>
        <w:t xml:space="preserve">OSA </w:t>
      </w:r>
      <w:sdt>
        <w:sdtPr>
          <w:rPr>
            <w:rFonts w:ascii="Times New Roman" w:hAnsi="Times New Roman" w:cs="Times New Roman"/>
          </w:rPr>
          <w:id w:val="1887748021"/>
          <w:placeholder>
            <w:docPart w:val="4E8846C9144BDE419A7E440E0F60A2C5"/>
          </w:placeholder>
        </w:sdtPr>
        <w:sdtContent>
          <w:r w:rsidR="00E00BCC">
            <w:rPr>
              <w:rFonts w:ascii="Times New Roman" w:hAnsi="Times New Roman" w:cs="Times New Roman"/>
            </w:rPr>
            <w:t>_</w:t>
          </w:r>
          <w:r w:rsidR="0068666D">
            <w:rPr>
              <w:rFonts w:ascii="Times New Roman" w:hAnsi="Times New Roman" w:cs="Times New Roman"/>
            </w:rPr>
            <w:t>Not listed</w:t>
          </w:r>
          <w:r w:rsidRPr="00E04691">
            <w:rPr>
              <w:rFonts w:ascii="Times New Roman" w:hAnsi="Times New Roman" w:cs="Times New Roman"/>
              <w:u w:val="single"/>
            </w:rPr>
            <w:t>_</w:t>
          </w:r>
        </w:sdtContent>
      </w:sdt>
    </w:p>
    <w:p w14:paraId="64A1A805" w14:textId="0E21A4FF"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lastRenderedPageBreak/>
        <w:t xml:space="preserve">Falls Risk </w:t>
      </w:r>
      <w:sdt>
        <w:sdtPr>
          <w:rPr>
            <w:rFonts w:ascii="Times New Roman" w:hAnsi="Times New Roman" w:cs="Times New Roman"/>
          </w:rPr>
          <w:id w:val="1917117533"/>
          <w:placeholder>
            <w:docPart w:val="C9380DF292AD94468B6B76461A21CBDE"/>
          </w:placeholder>
        </w:sdtPr>
        <w:sdtContent>
          <w:r w:rsidRPr="00E04691">
            <w:rPr>
              <w:rFonts w:ascii="Times New Roman" w:hAnsi="Times New Roman" w:cs="Times New Roman"/>
              <w:u w:val="single"/>
            </w:rPr>
            <w:t>_</w:t>
          </w:r>
          <w:r w:rsidR="0068666D">
            <w:rPr>
              <w:rFonts w:ascii="Times New Roman" w:hAnsi="Times New Roman" w:cs="Times New Roman"/>
              <w:u w:val="single"/>
            </w:rPr>
            <w:t>Low</w:t>
          </w:r>
          <w:r w:rsidRPr="00E04691">
            <w:rPr>
              <w:rFonts w:ascii="Times New Roman" w:hAnsi="Times New Roman" w:cs="Times New Roman"/>
              <w:u w:val="single"/>
            </w:rPr>
            <w:t>_</w:t>
          </w:r>
        </w:sdtContent>
      </w:sdt>
    </w:p>
    <w:p w14:paraId="28B7AFF8" w14:textId="2E78B729"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Precautions: </w:t>
      </w:r>
      <w:sdt>
        <w:sdtPr>
          <w:rPr>
            <w:rFonts w:ascii="Times New Roman" w:hAnsi="Times New Roman" w:cs="Times New Roman"/>
          </w:rPr>
          <w:id w:val="-1168240843"/>
          <w:placeholder>
            <w:docPart w:val="E91E18905DE34F4B9639DE720A21BD9E"/>
          </w:placeholder>
        </w:sdtPr>
        <w:sdtContent>
          <w:r w:rsidR="0068666D">
            <w:rPr>
              <w:rFonts w:ascii="Times New Roman" w:hAnsi="Times New Roman" w:cs="Times New Roman"/>
              <w:u w:val="single"/>
            </w:rPr>
            <w:t>_Standard</w:t>
          </w:r>
          <w:r w:rsidRPr="00E04691">
            <w:rPr>
              <w:rFonts w:ascii="Times New Roman" w:hAnsi="Times New Roman" w:cs="Times New Roman"/>
              <w:u w:val="single"/>
            </w:rPr>
            <w:t>_</w:t>
          </w:r>
        </w:sdtContent>
      </w:sdt>
    </w:p>
    <w:p w14:paraId="29E68301" w14:textId="77777777" w:rsidR="009E0C13" w:rsidRPr="00E04691" w:rsidRDefault="00A61EAA" w:rsidP="00F3422E">
      <w:pPr>
        <w:jc w:val="center"/>
        <w:rPr>
          <w:rFonts w:ascii="Times New Roman" w:hAnsi="Times New Roman" w:cs="Times New Roman"/>
          <w:b/>
          <w:bCs/>
        </w:rPr>
      </w:pPr>
      <w:r w:rsidRPr="00E04691">
        <w:rPr>
          <w:rFonts w:ascii="Times New Roman" w:hAnsi="Times New Roman" w:cs="Times New Roman"/>
          <w:b/>
          <w:bCs/>
        </w:rPr>
        <w:br w:type="page"/>
      </w:r>
      <w:r w:rsidR="009E0C13" w:rsidRPr="00E04691">
        <w:rPr>
          <w:rFonts w:ascii="Times New Roman" w:hAnsi="Times New Roman" w:cs="Times New Roman"/>
          <w:b/>
          <w:bCs/>
        </w:rPr>
        <w:lastRenderedPageBreak/>
        <w:t>Most Recent Labs</w:t>
      </w:r>
    </w:p>
    <w:p w14:paraId="0B3C82E6" w14:textId="77777777" w:rsidR="009E0C13" w:rsidRPr="00E04691" w:rsidRDefault="009E0C13" w:rsidP="00A61EAA">
      <w:pPr>
        <w:rPr>
          <w:rFonts w:ascii="Times New Roman" w:eastAsia="Calibri" w:hAnsi="Times New Roman" w:cs="Times New Roman"/>
          <w:b/>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24"/>
        <w:gridCol w:w="1673"/>
        <w:gridCol w:w="1470"/>
        <w:gridCol w:w="1271"/>
        <w:gridCol w:w="1280"/>
        <w:gridCol w:w="1635"/>
      </w:tblGrid>
      <w:tr w:rsidR="0036498B" w:rsidRPr="00E04691" w14:paraId="20EDEC3B" w14:textId="465E58E1" w:rsidTr="003E5C6D">
        <w:trPr>
          <w:trHeight w:val="1741"/>
        </w:trPr>
        <w:tc>
          <w:tcPr>
            <w:tcW w:w="1724" w:type="dxa"/>
            <w:tcBorders>
              <w:top w:val="single" w:sz="4" w:space="0" w:color="auto"/>
              <w:left w:val="single" w:sz="4" w:space="0" w:color="auto"/>
              <w:bottom w:val="single" w:sz="4" w:space="0" w:color="auto"/>
              <w:right w:val="single" w:sz="4" w:space="0" w:color="auto"/>
            </w:tcBorders>
            <w:hideMark/>
          </w:tcPr>
          <w:p w14:paraId="2B767A9D" w14:textId="77777777" w:rsidR="0036498B" w:rsidRPr="00E04691" w:rsidRDefault="0036498B" w:rsidP="002E05AF">
            <w:pPr>
              <w:spacing w:line="276" w:lineRule="auto"/>
              <w:jc w:val="center"/>
              <w:rPr>
                <w:rFonts w:ascii="Times New Roman" w:eastAsia="Calibri" w:hAnsi="Times New Roman" w:cs="Times New Roman"/>
                <w:b/>
                <w:sz w:val="22"/>
                <w:szCs w:val="22"/>
              </w:rPr>
            </w:pPr>
            <w:r w:rsidRPr="00E04691">
              <w:rPr>
                <w:rFonts w:ascii="Times New Roman" w:eastAsia="Calibri" w:hAnsi="Times New Roman" w:cs="Times New Roman"/>
                <w:b/>
                <w:sz w:val="22"/>
                <w:szCs w:val="22"/>
              </w:rPr>
              <w:t>Lab</w:t>
            </w:r>
          </w:p>
        </w:tc>
        <w:tc>
          <w:tcPr>
            <w:tcW w:w="1673" w:type="dxa"/>
            <w:tcBorders>
              <w:top w:val="single" w:sz="4" w:space="0" w:color="auto"/>
              <w:left w:val="single" w:sz="4" w:space="0" w:color="auto"/>
              <w:bottom w:val="single" w:sz="4" w:space="0" w:color="auto"/>
              <w:right w:val="single" w:sz="4" w:space="0" w:color="auto"/>
            </w:tcBorders>
            <w:hideMark/>
          </w:tcPr>
          <w:p w14:paraId="7B4A9054" w14:textId="77777777" w:rsidR="0036498B" w:rsidRPr="00E04691" w:rsidRDefault="0036498B" w:rsidP="002E05AF">
            <w:pPr>
              <w:spacing w:line="276" w:lineRule="auto"/>
              <w:jc w:val="center"/>
              <w:rPr>
                <w:rFonts w:ascii="Times New Roman" w:eastAsia="Calibri" w:hAnsi="Times New Roman" w:cs="Times New Roman"/>
                <w:b/>
                <w:sz w:val="22"/>
                <w:szCs w:val="22"/>
              </w:rPr>
            </w:pPr>
            <w:r w:rsidRPr="00E04691">
              <w:rPr>
                <w:rFonts w:ascii="Times New Roman" w:eastAsia="Calibri" w:hAnsi="Times New Roman" w:cs="Times New Roman"/>
                <w:b/>
                <w:sz w:val="22"/>
                <w:szCs w:val="22"/>
              </w:rPr>
              <w:t>Normal range</w:t>
            </w:r>
          </w:p>
        </w:tc>
        <w:tc>
          <w:tcPr>
            <w:tcW w:w="1470" w:type="dxa"/>
            <w:tcBorders>
              <w:top w:val="single" w:sz="4" w:space="0" w:color="auto"/>
              <w:left w:val="single" w:sz="4" w:space="0" w:color="auto"/>
              <w:bottom w:val="single" w:sz="4" w:space="0" w:color="auto"/>
              <w:right w:val="single" w:sz="4" w:space="0" w:color="auto"/>
            </w:tcBorders>
          </w:tcPr>
          <w:p w14:paraId="768FE8AA" w14:textId="16FDE235" w:rsidR="0036498B" w:rsidRPr="00E04691" w:rsidRDefault="003E5C6D" w:rsidP="002E05AF">
            <w:pPr>
              <w:spacing w:line="276" w:lineRule="auto"/>
              <w:jc w:val="center"/>
              <w:rPr>
                <w:rFonts w:ascii="Times New Roman" w:eastAsia="Calibri" w:hAnsi="Times New Roman" w:cs="Times New Roman"/>
                <w:b/>
                <w:sz w:val="22"/>
                <w:szCs w:val="22"/>
              </w:rPr>
            </w:pPr>
            <w:r>
              <w:rPr>
                <w:rFonts w:ascii="Times New Roman" w:eastAsia="Calibri" w:hAnsi="Times New Roman" w:cs="Times New Roman"/>
                <w:b/>
                <w:sz w:val="22"/>
                <w:szCs w:val="22"/>
              </w:rPr>
              <w:t>Patient value</w:t>
            </w:r>
          </w:p>
        </w:tc>
        <w:tc>
          <w:tcPr>
            <w:tcW w:w="1271" w:type="dxa"/>
            <w:tcBorders>
              <w:top w:val="single" w:sz="4" w:space="0" w:color="auto"/>
              <w:left w:val="single" w:sz="4" w:space="0" w:color="auto"/>
              <w:bottom w:val="single" w:sz="4" w:space="0" w:color="auto"/>
              <w:right w:val="single" w:sz="4" w:space="0" w:color="auto"/>
            </w:tcBorders>
          </w:tcPr>
          <w:p w14:paraId="0774140B" w14:textId="5A40F10D" w:rsidR="0036498B" w:rsidRPr="00E04691" w:rsidRDefault="003E5C6D" w:rsidP="002E05AF">
            <w:pPr>
              <w:spacing w:line="276" w:lineRule="auto"/>
              <w:jc w:val="center"/>
              <w:rPr>
                <w:rFonts w:ascii="Times New Roman" w:eastAsia="Calibri" w:hAnsi="Times New Roman" w:cs="Times New Roman"/>
                <w:b/>
                <w:sz w:val="22"/>
                <w:szCs w:val="22"/>
              </w:rPr>
            </w:pPr>
            <w:r>
              <w:rPr>
                <w:rFonts w:ascii="Times New Roman" w:eastAsia="Calibri" w:hAnsi="Times New Roman" w:cs="Times New Roman"/>
                <w:b/>
                <w:sz w:val="22"/>
                <w:szCs w:val="22"/>
              </w:rPr>
              <w:t>Date/Time</w:t>
            </w:r>
          </w:p>
        </w:tc>
        <w:tc>
          <w:tcPr>
            <w:tcW w:w="1280" w:type="dxa"/>
            <w:tcBorders>
              <w:top w:val="single" w:sz="4" w:space="0" w:color="auto"/>
              <w:left w:val="single" w:sz="4" w:space="0" w:color="auto"/>
              <w:bottom w:val="single" w:sz="4" w:space="0" w:color="auto"/>
              <w:right w:val="single" w:sz="4" w:space="0" w:color="auto"/>
            </w:tcBorders>
            <w:hideMark/>
          </w:tcPr>
          <w:p w14:paraId="18982C73" w14:textId="057134BF" w:rsidR="0036498B" w:rsidRPr="00232305" w:rsidRDefault="0036498B" w:rsidP="002E05AF">
            <w:pPr>
              <w:spacing w:line="276" w:lineRule="auto"/>
              <w:jc w:val="center"/>
              <w:rPr>
                <w:rFonts w:ascii="Times New Roman" w:eastAsia="Calibri" w:hAnsi="Times New Roman" w:cs="Times New Roman"/>
                <w:b/>
                <w:sz w:val="22"/>
                <w:szCs w:val="22"/>
              </w:rPr>
            </w:pPr>
            <w:r w:rsidRPr="00232305">
              <w:rPr>
                <w:rFonts w:ascii="Times New Roman" w:eastAsia="Calibri" w:hAnsi="Times New Roman" w:cs="Times New Roman"/>
                <w:b/>
                <w:sz w:val="22"/>
                <w:szCs w:val="22"/>
              </w:rPr>
              <w:t>High, Low, or Within Normal Limits (WNL)?</w:t>
            </w:r>
          </w:p>
        </w:tc>
        <w:tc>
          <w:tcPr>
            <w:tcW w:w="1635" w:type="dxa"/>
            <w:tcBorders>
              <w:top w:val="single" w:sz="4" w:space="0" w:color="auto"/>
              <w:left w:val="single" w:sz="4" w:space="0" w:color="auto"/>
              <w:bottom w:val="single" w:sz="4" w:space="0" w:color="auto"/>
              <w:right w:val="single" w:sz="4" w:space="0" w:color="auto"/>
            </w:tcBorders>
          </w:tcPr>
          <w:p w14:paraId="2C8493EB" w14:textId="3E8EA3F4" w:rsidR="0036498B" w:rsidRPr="00E04691" w:rsidRDefault="0036498B" w:rsidP="002E05AF">
            <w:pPr>
              <w:spacing w:line="276" w:lineRule="auto"/>
              <w:jc w:val="center"/>
              <w:rPr>
                <w:rFonts w:ascii="Times New Roman" w:eastAsia="Calibri" w:hAnsi="Times New Roman" w:cs="Times New Roman"/>
                <w:b/>
                <w:color w:val="FF0000"/>
                <w:sz w:val="22"/>
                <w:szCs w:val="22"/>
              </w:rPr>
            </w:pPr>
            <w:r w:rsidRPr="00E04691">
              <w:rPr>
                <w:rFonts w:ascii="Times New Roman" w:eastAsia="Calibri" w:hAnsi="Times New Roman" w:cs="Times New Roman"/>
                <w:b/>
                <w:color w:val="FF0000"/>
                <w:sz w:val="22"/>
                <w:szCs w:val="22"/>
              </w:rPr>
              <w:t>If High or Low</w:t>
            </w:r>
            <w:r>
              <w:rPr>
                <w:rFonts w:ascii="Times New Roman" w:eastAsia="Calibri" w:hAnsi="Times New Roman" w:cs="Times New Roman"/>
                <w:b/>
                <w:color w:val="FF0000"/>
                <w:sz w:val="22"/>
                <w:szCs w:val="22"/>
              </w:rPr>
              <w:t>,</w:t>
            </w:r>
            <w:r w:rsidRPr="00E04691">
              <w:rPr>
                <w:rFonts w:ascii="Times New Roman" w:eastAsia="Calibri" w:hAnsi="Times New Roman" w:cs="Times New Roman"/>
                <w:b/>
                <w:color w:val="FF0000"/>
                <w:sz w:val="22"/>
                <w:szCs w:val="22"/>
              </w:rPr>
              <w:t xml:space="preserve"> Explain why</w:t>
            </w:r>
            <w:r>
              <w:rPr>
                <w:rFonts w:ascii="Times New Roman" w:eastAsia="Calibri" w:hAnsi="Times New Roman" w:cs="Times New Roman"/>
                <w:b/>
                <w:color w:val="FF0000"/>
                <w:sz w:val="22"/>
                <w:szCs w:val="22"/>
              </w:rPr>
              <w:t>:</w:t>
            </w:r>
          </w:p>
        </w:tc>
      </w:tr>
      <w:tr w:rsidR="0036498B" w:rsidRPr="00E04691" w14:paraId="77069399" w14:textId="752B7296"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628C4C9A" w14:textId="77777777" w:rsidR="0036498B" w:rsidRPr="00E04691" w:rsidRDefault="0036498B" w:rsidP="002E05AF">
            <w:pPr>
              <w:spacing w:line="276" w:lineRule="auto"/>
              <w:jc w:val="center"/>
              <w:rPr>
                <w:rFonts w:ascii="Times New Roman" w:eastAsia="Calibri" w:hAnsi="Times New Roman" w:cs="Times New Roman"/>
                <w:b/>
              </w:rPr>
            </w:pPr>
            <w:r w:rsidRPr="00E04691">
              <w:rPr>
                <w:rFonts w:ascii="Times New Roman" w:eastAsia="Calibri" w:hAnsi="Times New Roman" w:cs="Times New Roman"/>
                <w:b/>
              </w:rPr>
              <w:t>CBC</w:t>
            </w:r>
          </w:p>
        </w:tc>
        <w:tc>
          <w:tcPr>
            <w:tcW w:w="16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63A07D" w14:textId="77777777" w:rsidR="0036498B" w:rsidRPr="00E04691" w:rsidRDefault="0036498B" w:rsidP="002E05AF">
            <w:pPr>
              <w:spacing w:line="276" w:lineRule="auto"/>
              <w:jc w:val="center"/>
              <w:rPr>
                <w:rFonts w:ascii="Times New Roman" w:eastAsia="Calibri" w:hAnsi="Times New Roman" w:cs="Times New Roman"/>
                <w:b/>
                <w:sz w:val="22"/>
                <w:szCs w:val="22"/>
              </w:rPr>
            </w:pPr>
          </w:p>
        </w:tc>
        <w:tc>
          <w:tcPr>
            <w:tcW w:w="14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810AE81" w14:textId="77777777" w:rsidR="0036498B" w:rsidRPr="00E04691" w:rsidRDefault="0036498B" w:rsidP="002E05AF">
            <w:pPr>
              <w:spacing w:line="276" w:lineRule="auto"/>
              <w:jc w:val="center"/>
              <w:rPr>
                <w:rFonts w:ascii="Times New Roman" w:eastAsia="Calibri" w:hAnsi="Times New Roman" w:cs="Times New Roman"/>
                <w:b/>
                <w:sz w:val="22"/>
                <w:szCs w:val="22"/>
              </w:rPr>
            </w:pPr>
          </w:p>
        </w:tc>
        <w:tc>
          <w:tcPr>
            <w:tcW w:w="1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833EAFD" w14:textId="77777777" w:rsidR="0036498B" w:rsidRPr="00E04691" w:rsidRDefault="0036498B" w:rsidP="002E05AF">
            <w:pPr>
              <w:spacing w:line="276" w:lineRule="auto"/>
              <w:jc w:val="center"/>
              <w:rPr>
                <w:rFonts w:ascii="Times New Roman" w:eastAsia="Calibri" w:hAnsi="Times New Roman" w:cs="Times New Roman"/>
                <w:b/>
                <w:sz w:val="22"/>
                <w:szCs w:val="22"/>
              </w:rPr>
            </w:pPr>
          </w:p>
        </w:tc>
        <w:tc>
          <w:tcPr>
            <w:tcW w:w="12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6C1E1F7" w14:textId="77777777" w:rsidR="0036498B" w:rsidRPr="00E04691" w:rsidRDefault="0036498B" w:rsidP="002E05AF">
            <w:pPr>
              <w:spacing w:line="276" w:lineRule="auto"/>
              <w:jc w:val="center"/>
              <w:rPr>
                <w:rFonts w:ascii="Times New Roman" w:eastAsia="Calibri" w:hAnsi="Times New Roman" w:cs="Times New Roman"/>
                <w:b/>
                <w:sz w:val="22"/>
                <w:szCs w:val="22"/>
              </w:rPr>
            </w:pPr>
          </w:p>
        </w:tc>
        <w:tc>
          <w:tcPr>
            <w:tcW w:w="16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D7EAFE" w14:textId="77777777" w:rsidR="0036498B" w:rsidRPr="00E04691" w:rsidRDefault="0036498B" w:rsidP="002E05AF">
            <w:pPr>
              <w:spacing w:line="276" w:lineRule="auto"/>
              <w:jc w:val="center"/>
              <w:rPr>
                <w:rFonts w:ascii="Times New Roman" w:eastAsia="Calibri" w:hAnsi="Times New Roman" w:cs="Times New Roman"/>
                <w:b/>
                <w:sz w:val="22"/>
                <w:szCs w:val="22"/>
              </w:rPr>
            </w:pPr>
          </w:p>
        </w:tc>
      </w:tr>
      <w:tr w:rsidR="0036498B" w:rsidRPr="00E04691" w14:paraId="1EFFC983" w14:textId="5C5EC78C" w:rsidTr="00BB616B">
        <w:trPr>
          <w:trHeight w:val="589"/>
        </w:trPr>
        <w:tc>
          <w:tcPr>
            <w:tcW w:w="1724" w:type="dxa"/>
            <w:tcBorders>
              <w:top w:val="single" w:sz="4" w:space="0" w:color="auto"/>
              <w:left w:val="single" w:sz="4" w:space="0" w:color="auto"/>
              <w:bottom w:val="single" w:sz="4" w:space="0" w:color="auto"/>
              <w:right w:val="single" w:sz="4" w:space="0" w:color="auto"/>
            </w:tcBorders>
          </w:tcPr>
          <w:p w14:paraId="525950BD"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WBC</w:t>
            </w:r>
          </w:p>
        </w:tc>
        <w:tc>
          <w:tcPr>
            <w:tcW w:w="1673" w:type="dxa"/>
            <w:tcBorders>
              <w:top w:val="single" w:sz="4" w:space="0" w:color="auto"/>
              <w:left w:val="single" w:sz="4" w:space="0" w:color="auto"/>
              <w:bottom w:val="single" w:sz="4" w:space="0" w:color="auto"/>
              <w:right w:val="single" w:sz="4" w:space="0" w:color="auto"/>
            </w:tcBorders>
          </w:tcPr>
          <w:p w14:paraId="477B3BC0"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4.5-11.1 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470" w:type="dxa"/>
            <w:tcBorders>
              <w:top w:val="single" w:sz="4" w:space="0" w:color="auto"/>
              <w:left w:val="single" w:sz="4" w:space="0" w:color="auto"/>
              <w:bottom w:val="single" w:sz="4" w:space="0" w:color="auto"/>
              <w:right w:val="single" w:sz="4" w:space="0" w:color="auto"/>
            </w:tcBorders>
          </w:tcPr>
          <w:p w14:paraId="5DB00D77" w14:textId="424734B0" w:rsidR="002E6AE4" w:rsidRPr="00E04691" w:rsidRDefault="0006578D" w:rsidP="002E6AE4">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32.0 </w:t>
            </w:r>
            <w:r w:rsidRPr="00E04691">
              <w:rPr>
                <w:rFonts w:ascii="Times New Roman" w:eastAsia="Calibri" w:hAnsi="Times New Roman" w:cs="Times New Roman"/>
                <w:sz w:val="22"/>
                <w:szCs w:val="22"/>
              </w:rPr>
              <w:t>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271" w:type="dxa"/>
            <w:tcBorders>
              <w:top w:val="single" w:sz="4" w:space="0" w:color="auto"/>
              <w:left w:val="single" w:sz="4" w:space="0" w:color="auto"/>
              <w:bottom w:val="single" w:sz="4" w:space="0" w:color="auto"/>
              <w:right w:val="single" w:sz="4" w:space="0" w:color="auto"/>
            </w:tcBorders>
          </w:tcPr>
          <w:p w14:paraId="24A653B7" w14:textId="77777777" w:rsidR="0036498B" w:rsidRDefault="00C34EAF"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59D01075" w14:textId="6C66738C" w:rsidR="00C34EAF" w:rsidRPr="00E04691" w:rsidRDefault="00C34EAF"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3F5E4813" w14:textId="79FA2579"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3B1A2552" w14:textId="56519294" w:rsidR="0036498B" w:rsidRPr="00E04691" w:rsidRDefault="00C0221A"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Is due to the patient’s infection in her intestines.</w:t>
            </w:r>
          </w:p>
        </w:tc>
      </w:tr>
      <w:tr w:rsidR="0036498B" w:rsidRPr="00E04691" w14:paraId="0C9B2147" w14:textId="75167DFF"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55E25A70"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RBC</w:t>
            </w:r>
          </w:p>
        </w:tc>
        <w:tc>
          <w:tcPr>
            <w:tcW w:w="1673" w:type="dxa"/>
            <w:tcBorders>
              <w:top w:val="single" w:sz="4" w:space="0" w:color="auto"/>
              <w:left w:val="single" w:sz="4" w:space="0" w:color="auto"/>
              <w:bottom w:val="single" w:sz="4" w:space="0" w:color="auto"/>
              <w:right w:val="single" w:sz="4" w:space="0" w:color="auto"/>
            </w:tcBorders>
          </w:tcPr>
          <w:p w14:paraId="67B46F33"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3.71-5.81 CU</w:t>
            </w:r>
          </w:p>
        </w:tc>
        <w:tc>
          <w:tcPr>
            <w:tcW w:w="1470" w:type="dxa"/>
            <w:tcBorders>
              <w:top w:val="single" w:sz="4" w:space="0" w:color="auto"/>
              <w:left w:val="single" w:sz="4" w:space="0" w:color="auto"/>
              <w:bottom w:val="single" w:sz="4" w:space="0" w:color="auto"/>
              <w:right w:val="single" w:sz="4" w:space="0" w:color="auto"/>
            </w:tcBorders>
          </w:tcPr>
          <w:p w14:paraId="101AE2AE" w14:textId="1BCEFCBB" w:rsidR="0036498B" w:rsidRPr="00E04691" w:rsidRDefault="00BD0D3C"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5.20 CU</w:t>
            </w:r>
          </w:p>
        </w:tc>
        <w:tc>
          <w:tcPr>
            <w:tcW w:w="1271" w:type="dxa"/>
            <w:tcBorders>
              <w:top w:val="single" w:sz="4" w:space="0" w:color="auto"/>
              <w:left w:val="single" w:sz="4" w:space="0" w:color="auto"/>
              <w:bottom w:val="single" w:sz="4" w:space="0" w:color="auto"/>
              <w:right w:val="single" w:sz="4" w:space="0" w:color="auto"/>
            </w:tcBorders>
          </w:tcPr>
          <w:p w14:paraId="37FBBD78"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06D6976A" w14:textId="4FA08420"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5420E26C" w14:textId="0A12BAAE"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AEC9D37"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4665E18B" w14:textId="6258314D" w:rsidTr="00BB616B">
        <w:trPr>
          <w:trHeight w:val="576"/>
        </w:trPr>
        <w:tc>
          <w:tcPr>
            <w:tcW w:w="1724" w:type="dxa"/>
            <w:tcBorders>
              <w:top w:val="single" w:sz="4" w:space="0" w:color="auto"/>
              <w:left w:val="single" w:sz="4" w:space="0" w:color="auto"/>
              <w:bottom w:val="single" w:sz="4" w:space="0" w:color="auto"/>
              <w:right w:val="single" w:sz="4" w:space="0" w:color="auto"/>
            </w:tcBorders>
            <w:hideMark/>
          </w:tcPr>
          <w:p w14:paraId="365864AE"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Hb</w:t>
            </w:r>
          </w:p>
        </w:tc>
        <w:tc>
          <w:tcPr>
            <w:tcW w:w="1673" w:type="dxa"/>
            <w:tcBorders>
              <w:top w:val="single" w:sz="4" w:space="0" w:color="auto"/>
              <w:left w:val="single" w:sz="4" w:space="0" w:color="auto"/>
              <w:bottom w:val="single" w:sz="4" w:space="0" w:color="auto"/>
              <w:right w:val="single" w:sz="4" w:space="0" w:color="auto"/>
            </w:tcBorders>
          </w:tcPr>
          <w:p w14:paraId="781B306A"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11.7-17.4 g/dL</w:t>
            </w:r>
          </w:p>
        </w:tc>
        <w:tc>
          <w:tcPr>
            <w:tcW w:w="1470" w:type="dxa"/>
            <w:tcBorders>
              <w:top w:val="single" w:sz="4" w:space="0" w:color="auto"/>
              <w:left w:val="single" w:sz="4" w:space="0" w:color="auto"/>
              <w:bottom w:val="single" w:sz="4" w:space="0" w:color="auto"/>
              <w:right w:val="single" w:sz="4" w:space="0" w:color="auto"/>
            </w:tcBorders>
          </w:tcPr>
          <w:p w14:paraId="461D3E1B" w14:textId="1112BDA4" w:rsidR="0036498B" w:rsidRPr="00E04691" w:rsidRDefault="00BD0D3C"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16.3 g/dL</w:t>
            </w:r>
          </w:p>
        </w:tc>
        <w:tc>
          <w:tcPr>
            <w:tcW w:w="1271" w:type="dxa"/>
            <w:tcBorders>
              <w:top w:val="single" w:sz="4" w:space="0" w:color="auto"/>
              <w:left w:val="single" w:sz="4" w:space="0" w:color="auto"/>
              <w:bottom w:val="single" w:sz="4" w:space="0" w:color="auto"/>
              <w:right w:val="single" w:sz="4" w:space="0" w:color="auto"/>
            </w:tcBorders>
          </w:tcPr>
          <w:p w14:paraId="622E009C"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264E74DE" w14:textId="19DA59AF"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57111BD7" w14:textId="719A0EC7"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6C684D95"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60EAA11D" w14:textId="78753B92"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4D8A748D"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Hct</w:t>
            </w:r>
          </w:p>
        </w:tc>
        <w:tc>
          <w:tcPr>
            <w:tcW w:w="1673" w:type="dxa"/>
            <w:tcBorders>
              <w:top w:val="single" w:sz="4" w:space="0" w:color="auto"/>
              <w:left w:val="single" w:sz="4" w:space="0" w:color="auto"/>
              <w:bottom w:val="single" w:sz="4" w:space="0" w:color="auto"/>
              <w:right w:val="single" w:sz="4" w:space="0" w:color="auto"/>
            </w:tcBorders>
          </w:tcPr>
          <w:p w14:paraId="53A62402"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33-52%</w:t>
            </w:r>
          </w:p>
        </w:tc>
        <w:tc>
          <w:tcPr>
            <w:tcW w:w="1470" w:type="dxa"/>
            <w:tcBorders>
              <w:top w:val="single" w:sz="4" w:space="0" w:color="auto"/>
              <w:left w:val="single" w:sz="4" w:space="0" w:color="auto"/>
              <w:bottom w:val="single" w:sz="4" w:space="0" w:color="auto"/>
              <w:right w:val="single" w:sz="4" w:space="0" w:color="auto"/>
            </w:tcBorders>
          </w:tcPr>
          <w:p w14:paraId="27C031F3" w14:textId="5C9C3626" w:rsidR="0036498B" w:rsidRPr="00E04691" w:rsidRDefault="00BD0D3C"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46.7%</w:t>
            </w:r>
          </w:p>
        </w:tc>
        <w:tc>
          <w:tcPr>
            <w:tcW w:w="1271" w:type="dxa"/>
            <w:tcBorders>
              <w:top w:val="single" w:sz="4" w:space="0" w:color="auto"/>
              <w:left w:val="single" w:sz="4" w:space="0" w:color="auto"/>
              <w:bottom w:val="single" w:sz="4" w:space="0" w:color="auto"/>
              <w:right w:val="single" w:sz="4" w:space="0" w:color="auto"/>
            </w:tcBorders>
          </w:tcPr>
          <w:p w14:paraId="0F220C83"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5E8047DB" w14:textId="2846C227"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748D044B" w14:textId="6D302CDD"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47B465A"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0EABD79B" w14:textId="4846BD57"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2433B6B8"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MCV</w:t>
            </w:r>
          </w:p>
        </w:tc>
        <w:tc>
          <w:tcPr>
            <w:tcW w:w="1673" w:type="dxa"/>
            <w:tcBorders>
              <w:top w:val="single" w:sz="4" w:space="0" w:color="auto"/>
              <w:left w:val="single" w:sz="4" w:space="0" w:color="auto"/>
              <w:bottom w:val="single" w:sz="4" w:space="0" w:color="auto"/>
              <w:right w:val="single" w:sz="4" w:space="0" w:color="auto"/>
            </w:tcBorders>
          </w:tcPr>
          <w:p w14:paraId="6EF57ADF"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77-103 fL</w:t>
            </w:r>
          </w:p>
        </w:tc>
        <w:tc>
          <w:tcPr>
            <w:tcW w:w="1470" w:type="dxa"/>
            <w:tcBorders>
              <w:top w:val="single" w:sz="4" w:space="0" w:color="auto"/>
              <w:left w:val="single" w:sz="4" w:space="0" w:color="auto"/>
              <w:bottom w:val="single" w:sz="4" w:space="0" w:color="auto"/>
              <w:right w:val="single" w:sz="4" w:space="0" w:color="auto"/>
            </w:tcBorders>
          </w:tcPr>
          <w:p w14:paraId="5A77A888" w14:textId="6A6E6642" w:rsidR="0036498B" w:rsidRPr="00E04691" w:rsidRDefault="00BD0D3C"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90 fL</w:t>
            </w:r>
          </w:p>
        </w:tc>
        <w:tc>
          <w:tcPr>
            <w:tcW w:w="1271" w:type="dxa"/>
            <w:tcBorders>
              <w:top w:val="single" w:sz="4" w:space="0" w:color="auto"/>
              <w:left w:val="single" w:sz="4" w:space="0" w:color="auto"/>
              <w:bottom w:val="single" w:sz="4" w:space="0" w:color="auto"/>
              <w:right w:val="single" w:sz="4" w:space="0" w:color="auto"/>
            </w:tcBorders>
          </w:tcPr>
          <w:p w14:paraId="06DE672B"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25DB4ED4" w14:textId="1D2884B6"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1FAB6E1B" w14:textId="74C514AB"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5CDA99DB"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2F3C3A53" w14:textId="494D4BF0"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717B07F5"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MCH</w:t>
            </w:r>
          </w:p>
        </w:tc>
        <w:tc>
          <w:tcPr>
            <w:tcW w:w="1673" w:type="dxa"/>
            <w:tcBorders>
              <w:top w:val="single" w:sz="4" w:space="0" w:color="auto"/>
              <w:left w:val="single" w:sz="4" w:space="0" w:color="auto"/>
              <w:bottom w:val="single" w:sz="4" w:space="0" w:color="auto"/>
              <w:right w:val="single" w:sz="4" w:space="0" w:color="auto"/>
            </w:tcBorders>
          </w:tcPr>
          <w:p w14:paraId="17ED3A1E"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26-35 pg/cell</w:t>
            </w:r>
          </w:p>
        </w:tc>
        <w:tc>
          <w:tcPr>
            <w:tcW w:w="1470" w:type="dxa"/>
            <w:tcBorders>
              <w:top w:val="single" w:sz="4" w:space="0" w:color="auto"/>
              <w:left w:val="single" w:sz="4" w:space="0" w:color="auto"/>
              <w:bottom w:val="single" w:sz="4" w:space="0" w:color="auto"/>
              <w:right w:val="single" w:sz="4" w:space="0" w:color="auto"/>
            </w:tcBorders>
          </w:tcPr>
          <w:p w14:paraId="02DB4AF9" w14:textId="77CC1607" w:rsidR="0036498B" w:rsidRPr="00E04691" w:rsidRDefault="00BD0D3C"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31 pg/cell</w:t>
            </w:r>
          </w:p>
        </w:tc>
        <w:tc>
          <w:tcPr>
            <w:tcW w:w="1271" w:type="dxa"/>
            <w:tcBorders>
              <w:top w:val="single" w:sz="4" w:space="0" w:color="auto"/>
              <w:left w:val="single" w:sz="4" w:space="0" w:color="auto"/>
              <w:bottom w:val="single" w:sz="4" w:space="0" w:color="auto"/>
              <w:right w:val="single" w:sz="4" w:space="0" w:color="auto"/>
            </w:tcBorders>
          </w:tcPr>
          <w:p w14:paraId="13D6F545"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68F17D07" w14:textId="388C2205"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414C82A1" w14:textId="5FAA332E"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356706D0"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495870CE" w14:textId="4C7D1E1F" w:rsidTr="00BB616B">
        <w:trPr>
          <w:trHeight w:val="326"/>
        </w:trPr>
        <w:tc>
          <w:tcPr>
            <w:tcW w:w="1724" w:type="dxa"/>
            <w:tcBorders>
              <w:top w:val="single" w:sz="4" w:space="0" w:color="auto"/>
              <w:left w:val="single" w:sz="4" w:space="0" w:color="auto"/>
              <w:bottom w:val="single" w:sz="4" w:space="0" w:color="auto"/>
              <w:right w:val="single" w:sz="4" w:space="0" w:color="auto"/>
            </w:tcBorders>
          </w:tcPr>
          <w:p w14:paraId="349641D8"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MCHC</w:t>
            </w:r>
          </w:p>
        </w:tc>
        <w:tc>
          <w:tcPr>
            <w:tcW w:w="1673" w:type="dxa"/>
            <w:tcBorders>
              <w:top w:val="single" w:sz="4" w:space="0" w:color="auto"/>
              <w:left w:val="single" w:sz="4" w:space="0" w:color="auto"/>
              <w:bottom w:val="single" w:sz="4" w:space="0" w:color="auto"/>
              <w:right w:val="single" w:sz="4" w:space="0" w:color="auto"/>
            </w:tcBorders>
          </w:tcPr>
          <w:p w14:paraId="0368BE16"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32-36 g/dL</w:t>
            </w:r>
          </w:p>
        </w:tc>
        <w:tc>
          <w:tcPr>
            <w:tcW w:w="1470" w:type="dxa"/>
            <w:tcBorders>
              <w:top w:val="single" w:sz="4" w:space="0" w:color="auto"/>
              <w:left w:val="single" w:sz="4" w:space="0" w:color="auto"/>
              <w:bottom w:val="single" w:sz="4" w:space="0" w:color="auto"/>
              <w:right w:val="single" w:sz="4" w:space="0" w:color="auto"/>
            </w:tcBorders>
          </w:tcPr>
          <w:p w14:paraId="6450F176" w14:textId="61108ED7" w:rsidR="0036498B" w:rsidRPr="00E04691" w:rsidRDefault="00BD0D3C"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35 g/dL</w:t>
            </w:r>
          </w:p>
        </w:tc>
        <w:tc>
          <w:tcPr>
            <w:tcW w:w="1271" w:type="dxa"/>
            <w:tcBorders>
              <w:top w:val="single" w:sz="4" w:space="0" w:color="auto"/>
              <w:left w:val="single" w:sz="4" w:space="0" w:color="auto"/>
              <w:bottom w:val="single" w:sz="4" w:space="0" w:color="auto"/>
              <w:right w:val="single" w:sz="4" w:space="0" w:color="auto"/>
            </w:tcBorders>
          </w:tcPr>
          <w:p w14:paraId="3EED0A38"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7512C786" w14:textId="26ADEAC0"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5392FF49" w14:textId="5F95A7F5"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6F96CD1"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6CD6FD55" w14:textId="59D07ACC" w:rsidTr="00BB616B">
        <w:trPr>
          <w:trHeight w:val="576"/>
        </w:trPr>
        <w:tc>
          <w:tcPr>
            <w:tcW w:w="1724" w:type="dxa"/>
            <w:tcBorders>
              <w:top w:val="single" w:sz="4" w:space="0" w:color="auto"/>
              <w:left w:val="single" w:sz="4" w:space="0" w:color="auto"/>
              <w:bottom w:val="single" w:sz="4" w:space="0" w:color="auto"/>
              <w:right w:val="single" w:sz="4" w:space="0" w:color="auto"/>
            </w:tcBorders>
          </w:tcPr>
          <w:p w14:paraId="60EC6E25"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Plts</w:t>
            </w:r>
          </w:p>
        </w:tc>
        <w:tc>
          <w:tcPr>
            <w:tcW w:w="1673" w:type="dxa"/>
            <w:tcBorders>
              <w:top w:val="single" w:sz="4" w:space="0" w:color="auto"/>
              <w:left w:val="single" w:sz="4" w:space="0" w:color="auto"/>
              <w:bottom w:val="single" w:sz="4" w:space="0" w:color="auto"/>
              <w:right w:val="single" w:sz="4" w:space="0" w:color="auto"/>
            </w:tcBorders>
          </w:tcPr>
          <w:p w14:paraId="694A5D14"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165-450 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470" w:type="dxa"/>
            <w:tcBorders>
              <w:top w:val="single" w:sz="4" w:space="0" w:color="auto"/>
              <w:left w:val="single" w:sz="4" w:space="0" w:color="auto"/>
              <w:bottom w:val="single" w:sz="4" w:space="0" w:color="auto"/>
              <w:right w:val="single" w:sz="4" w:space="0" w:color="auto"/>
            </w:tcBorders>
          </w:tcPr>
          <w:p w14:paraId="64E1A7B9" w14:textId="6BBBF132" w:rsidR="0036498B" w:rsidRPr="00E04691" w:rsidRDefault="00A73B6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341 </w:t>
            </w:r>
            <w:r w:rsidRPr="00E04691">
              <w:rPr>
                <w:rFonts w:ascii="Times New Roman" w:eastAsia="Calibri" w:hAnsi="Times New Roman" w:cs="Times New Roman"/>
                <w:sz w:val="22"/>
                <w:szCs w:val="22"/>
              </w:rPr>
              <w:t>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271" w:type="dxa"/>
            <w:tcBorders>
              <w:top w:val="single" w:sz="4" w:space="0" w:color="auto"/>
              <w:left w:val="single" w:sz="4" w:space="0" w:color="auto"/>
              <w:bottom w:val="single" w:sz="4" w:space="0" w:color="auto"/>
              <w:right w:val="single" w:sz="4" w:space="0" w:color="auto"/>
            </w:tcBorders>
          </w:tcPr>
          <w:p w14:paraId="3A7C8142"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1FCBBEC0" w14:textId="55779CEA"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6770C8DF" w14:textId="429EE44F"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2E03BB1A"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41C48B79" w14:textId="1E9AE1A5"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03EE0230" w14:textId="77777777" w:rsidR="0036498B" w:rsidRPr="00E04691" w:rsidRDefault="0036498B" w:rsidP="002E05AF">
            <w:pPr>
              <w:spacing w:line="276" w:lineRule="auto"/>
              <w:jc w:val="center"/>
              <w:rPr>
                <w:rFonts w:ascii="Times New Roman" w:eastAsia="Calibri" w:hAnsi="Times New Roman" w:cs="Times New Roman"/>
                <w:b/>
              </w:rPr>
            </w:pPr>
            <w:r w:rsidRPr="00E04691">
              <w:rPr>
                <w:rFonts w:ascii="Times New Roman" w:eastAsia="Calibri" w:hAnsi="Times New Roman" w:cs="Times New Roman"/>
                <w:b/>
              </w:rPr>
              <w:t>CHEM 12</w:t>
            </w:r>
          </w:p>
        </w:tc>
        <w:tc>
          <w:tcPr>
            <w:tcW w:w="16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D6A55B" w14:textId="77777777" w:rsidR="0036498B" w:rsidRPr="00E04691" w:rsidRDefault="0036498B" w:rsidP="002E05AF">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1927D8F" w14:textId="77777777" w:rsidR="0036498B" w:rsidRPr="00E04691" w:rsidRDefault="0036498B" w:rsidP="002E05AF">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5AB221F" w14:textId="77777777" w:rsidR="0036498B" w:rsidRPr="00E04691" w:rsidRDefault="0036498B" w:rsidP="002E05AF">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06179B" w14:textId="77777777" w:rsidR="0036498B" w:rsidRPr="00E04691" w:rsidRDefault="0036498B" w:rsidP="002E05AF">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6CF2F10"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523F511F" w14:textId="454D5486" w:rsidTr="00BB616B">
        <w:trPr>
          <w:trHeight w:val="576"/>
        </w:trPr>
        <w:tc>
          <w:tcPr>
            <w:tcW w:w="1724" w:type="dxa"/>
            <w:tcBorders>
              <w:top w:val="single" w:sz="4" w:space="0" w:color="auto"/>
              <w:left w:val="single" w:sz="4" w:space="0" w:color="auto"/>
              <w:bottom w:val="single" w:sz="4" w:space="0" w:color="auto"/>
              <w:right w:val="single" w:sz="4" w:space="0" w:color="auto"/>
            </w:tcBorders>
            <w:hideMark/>
          </w:tcPr>
          <w:p w14:paraId="2C276598"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Na+</w:t>
            </w:r>
          </w:p>
        </w:tc>
        <w:tc>
          <w:tcPr>
            <w:tcW w:w="1673" w:type="dxa"/>
            <w:tcBorders>
              <w:top w:val="single" w:sz="4" w:space="0" w:color="auto"/>
              <w:left w:val="single" w:sz="4" w:space="0" w:color="auto"/>
              <w:bottom w:val="single" w:sz="4" w:space="0" w:color="auto"/>
              <w:right w:val="single" w:sz="4" w:space="0" w:color="auto"/>
            </w:tcBorders>
          </w:tcPr>
          <w:p w14:paraId="7E713A60"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135-145 mEq/L</w:t>
            </w:r>
          </w:p>
        </w:tc>
        <w:tc>
          <w:tcPr>
            <w:tcW w:w="1470" w:type="dxa"/>
            <w:tcBorders>
              <w:top w:val="single" w:sz="4" w:space="0" w:color="auto"/>
              <w:left w:val="single" w:sz="4" w:space="0" w:color="auto"/>
              <w:bottom w:val="single" w:sz="4" w:space="0" w:color="auto"/>
              <w:right w:val="single" w:sz="4" w:space="0" w:color="auto"/>
            </w:tcBorders>
          </w:tcPr>
          <w:p w14:paraId="58D983FD" w14:textId="5B17CC3A" w:rsidR="0036498B" w:rsidRPr="00E04691" w:rsidRDefault="00A73B6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133 mEq/L</w:t>
            </w:r>
          </w:p>
        </w:tc>
        <w:tc>
          <w:tcPr>
            <w:tcW w:w="1271" w:type="dxa"/>
            <w:tcBorders>
              <w:top w:val="single" w:sz="4" w:space="0" w:color="auto"/>
              <w:left w:val="single" w:sz="4" w:space="0" w:color="auto"/>
              <w:bottom w:val="single" w:sz="4" w:space="0" w:color="auto"/>
              <w:right w:val="single" w:sz="4" w:space="0" w:color="auto"/>
            </w:tcBorders>
          </w:tcPr>
          <w:p w14:paraId="35124F5C"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72A0CD68" w14:textId="1A7B58A9"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1AAF4D90" w14:textId="64A970C1"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L</w:t>
            </w:r>
          </w:p>
        </w:tc>
        <w:tc>
          <w:tcPr>
            <w:tcW w:w="1635" w:type="dxa"/>
            <w:tcBorders>
              <w:top w:val="single" w:sz="4" w:space="0" w:color="auto"/>
              <w:left w:val="single" w:sz="4" w:space="0" w:color="auto"/>
              <w:bottom w:val="single" w:sz="4" w:space="0" w:color="auto"/>
              <w:right w:val="single" w:sz="4" w:space="0" w:color="auto"/>
            </w:tcBorders>
          </w:tcPr>
          <w:p w14:paraId="42B07F1B" w14:textId="7339F8B3" w:rsidR="0036498B" w:rsidRPr="00E04691" w:rsidRDefault="00601C79"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May be due to the patient’s </w:t>
            </w:r>
            <w:r w:rsidR="00BE6772">
              <w:rPr>
                <w:rFonts w:ascii="Times New Roman" w:eastAsia="Calibri" w:hAnsi="Times New Roman" w:cs="Times New Roman"/>
                <w:sz w:val="22"/>
                <w:szCs w:val="22"/>
              </w:rPr>
              <w:t>N/V and the body producing more ADH to recover from the fluid loss.</w:t>
            </w:r>
          </w:p>
        </w:tc>
      </w:tr>
      <w:tr w:rsidR="0036498B" w:rsidRPr="00E04691" w14:paraId="09421DA6" w14:textId="08091444"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6217FADC"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K+</w:t>
            </w:r>
          </w:p>
        </w:tc>
        <w:tc>
          <w:tcPr>
            <w:tcW w:w="1673" w:type="dxa"/>
            <w:tcBorders>
              <w:top w:val="single" w:sz="4" w:space="0" w:color="auto"/>
              <w:left w:val="single" w:sz="4" w:space="0" w:color="auto"/>
              <w:bottom w:val="single" w:sz="4" w:space="0" w:color="auto"/>
              <w:right w:val="single" w:sz="4" w:space="0" w:color="auto"/>
            </w:tcBorders>
          </w:tcPr>
          <w:p w14:paraId="4CFFB9A4"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3.5-5.3mEq/L</w:t>
            </w:r>
          </w:p>
        </w:tc>
        <w:tc>
          <w:tcPr>
            <w:tcW w:w="1470" w:type="dxa"/>
            <w:tcBorders>
              <w:top w:val="single" w:sz="4" w:space="0" w:color="auto"/>
              <w:left w:val="single" w:sz="4" w:space="0" w:color="auto"/>
              <w:bottom w:val="single" w:sz="4" w:space="0" w:color="auto"/>
              <w:right w:val="single" w:sz="4" w:space="0" w:color="auto"/>
            </w:tcBorders>
          </w:tcPr>
          <w:p w14:paraId="09819BC1" w14:textId="6B315152" w:rsidR="0036498B" w:rsidRPr="00E04691" w:rsidRDefault="004F70ED"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4.1 mEq/L</w:t>
            </w:r>
          </w:p>
        </w:tc>
        <w:tc>
          <w:tcPr>
            <w:tcW w:w="1271" w:type="dxa"/>
            <w:tcBorders>
              <w:top w:val="single" w:sz="4" w:space="0" w:color="auto"/>
              <w:left w:val="single" w:sz="4" w:space="0" w:color="auto"/>
              <w:bottom w:val="single" w:sz="4" w:space="0" w:color="auto"/>
              <w:right w:val="single" w:sz="4" w:space="0" w:color="auto"/>
            </w:tcBorders>
          </w:tcPr>
          <w:p w14:paraId="5CBD4965"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5DA8A727" w14:textId="64B59C34"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6FE0419D" w14:textId="5B464C1F"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5F5B25EE"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39AF5784" w14:textId="46CB0243" w:rsidTr="00BB616B">
        <w:trPr>
          <w:trHeight w:val="589"/>
        </w:trPr>
        <w:tc>
          <w:tcPr>
            <w:tcW w:w="1724" w:type="dxa"/>
            <w:tcBorders>
              <w:top w:val="single" w:sz="4" w:space="0" w:color="auto"/>
              <w:left w:val="single" w:sz="4" w:space="0" w:color="auto"/>
              <w:bottom w:val="single" w:sz="4" w:space="0" w:color="auto"/>
              <w:right w:val="single" w:sz="4" w:space="0" w:color="auto"/>
            </w:tcBorders>
            <w:hideMark/>
          </w:tcPr>
          <w:p w14:paraId="4878154A"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Cl-</w:t>
            </w:r>
          </w:p>
        </w:tc>
        <w:tc>
          <w:tcPr>
            <w:tcW w:w="1673" w:type="dxa"/>
            <w:tcBorders>
              <w:top w:val="single" w:sz="4" w:space="0" w:color="auto"/>
              <w:left w:val="single" w:sz="4" w:space="0" w:color="auto"/>
              <w:bottom w:val="single" w:sz="4" w:space="0" w:color="auto"/>
              <w:right w:val="single" w:sz="4" w:space="0" w:color="auto"/>
            </w:tcBorders>
          </w:tcPr>
          <w:p w14:paraId="41D58343"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97-107 mEq/L</w:t>
            </w:r>
          </w:p>
        </w:tc>
        <w:tc>
          <w:tcPr>
            <w:tcW w:w="1470" w:type="dxa"/>
            <w:tcBorders>
              <w:top w:val="single" w:sz="4" w:space="0" w:color="auto"/>
              <w:left w:val="single" w:sz="4" w:space="0" w:color="auto"/>
              <w:bottom w:val="single" w:sz="4" w:space="0" w:color="auto"/>
              <w:right w:val="single" w:sz="4" w:space="0" w:color="auto"/>
            </w:tcBorders>
          </w:tcPr>
          <w:p w14:paraId="371970D7" w14:textId="7B7A2106" w:rsidR="0036498B" w:rsidRPr="00E04691" w:rsidRDefault="004F70ED"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94 mEq/L</w:t>
            </w:r>
          </w:p>
        </w:tc>
        <w:tc>
          <w:tcPr>
            <w:tcW w:w="1271" w:type="dxa"/>
            <w:tcBorders>
              <w:top w:val="single" w:sz="4" w:space="0" w:color="auto"/>
              <w:left w:val="single" w:sz="4" w:space="0" w:color="auto"/>
              <w:bottom w:val="single" w:sz="4" w:space="0" w:color="auto"/>
              <w:right w:val="single" w:sz="4" w:space="0" w:color="auto"/>
            </w:tcBorders>
          </w:tcPr>
          <w:p w14:paraId="54228B71"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612FD6E6" w14:textId="4C4C4617"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44242514" w14:textId="2583F1A7"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L</w:t>
            </w:r>
          </w:p>
        </w:tc>
        <w:tc>
          <w:tcPr>
            <w:tcW w:w="1635" w:type="dxa"/>
            <w:tcBorders>
              <w:top w:val="single" w:sz="4" w:space="0" w:color="auto"/>
              <w:left w:val="single" w:sz="4" w:space="0" w:color="auto"/>
              <w:bottom w:val="single" w:sz="4" w:space="0" w:color="auto"/>
              <w:right w:val="single" w:sz="4" w:space="0" w:color="auto"/>
            </w:tcBorders>
          </w:tcPr>
          <w:p w14:paraId="7522A645" w14:textId="42FFED8C" w:rsidR="0036498B" w:rsidRPr="00E04691" w:rsidRDefault="00A85C25"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This is due to the patient’s vomiting.</w:t>
            </w:r>
          </w:p>
        </w:tc>
      </w:tr>
      <w:tr w:rsidR="0036498B" w:rsidRPr="00E04691" w14:paraId="3BF6FA6C" w14:textId="4D518E6A"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16BD4855"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CO2</w:t>
            </w:r>
          </w:p>
        </w:tc>
        <w:tc>
          <w:tcPr>
            <w:tcW w:w="1673" w:type="dxa"/>
            <w:tcBorders>
              <w:top w:val="single" w:sz="4" w:space="0" w:color="auto"/>
              <w:left w:val="single" w:sz="4" w:space="0" w:color="auto"/>
              <w:bottom w:val="single" w:sz="4" w:space="0" w:color="auto"/>
              <w:right w:val="single" w:sz="4" w:space="0" w:color="auto"/>
            </w:tcBorders>
          </w:tcPr>
          <w:p w14:paraId="768CB580"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22-26 mEq/L</w:t>
            </w:r>
          </w:p>
        </w:tc>
        <w:tc>
          <w:tcPr>
            <w:tcW w:w="1470" w:type="dxa"/>
            <w:tcBorders>
              <w:top w:val="single" w:sz="4" w:space="0" w:color="auto"/>
              <w:left w:val="single" w:sz="4" w:space="0" w:color="auto"/>
              <w:bottom w:val="single" w:sz="4" w:space="0" w:color="auto"/>
              <w:right w:val="single" w:sz="4" w:space="0" w:color="auto"/>
            </w:tcBorders>
          </w:tcPr>
          <w:p w14:paraId="0F1BDA6D" w14:textId="4C29C057" w:rsidR="0036498B" w:rsidRPr="00E04691" w:rsidRDefault="004F70ED"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20 mEq/L</w:t>
            </w:r>
          </w:p>
        </w:tc>
        <w:tc>
          <w:tcPr>
            <w:tcW w:w="1271" w:type="dxa"/>
            <w:tcBorders>
              <w:top w:val="single" w:sz="4" w:space="0" w:color="auto"/>
              <w:left w:val="single" w:sz="4" w:space="0" w:color="auto"/>
              <w:bottom w:val="single" w:sz="4" w:space="0" w:color="auto"/>
              <w:right w:val="single" w:sz="4" w:space="0" w:color="auto"/>
            </w:tcBorders>
          </w:tcPr>
          <w:p w14:paraId="0D993E31"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4EED18AD" w14:textId="4AF38AFB"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57ED0C20" w14:textId="51DA4EA3"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L</w:t>
            </w:r>
          </w:p>
        </w:tc>
        <w:tc>
          <w:tcPr>
            <w:tcW w:w="1635" w:type="dxa"/>
            <w:tcBorders>
              <w:top w:val="single" w:sz="4" w:space="0" w:color="auto"/>
              <w:left w:val="single" w:sz="4" w:space="0" w:color="auto"/>
              <w:bottom w:val="single" w:sz="4" w:space="0" w:color="auto"/>
              <w:right w:val="single" w:sz="4" w:space="0" w:color="auto"/>
            </w:tcBorders>
          </w:tcPr>
          <w:p w14:paraId="4CD16155" w14:textId="3A3B9BBC" w:rsidR="0036498B" w:rsidRPr="00E04691" w:rsidRDefault="00973246"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Due to the patient’s anxiety attacks </w:t>
            </w:r>
            <w:r>
              <w:rPr>
                <w:rFonts w:ascii="Times New Roman" w:eastAsia="Calibri" w:hAnsi="Times New Roman" w:cs="Times New Roman"/>
                <w:sz w:val="22"/>
                <w:szCs w:val="22"/>
              </w:rPr>
              <w:lastRenderedPageBreak/>
              <w:t>and blowing out too much CO2, causing the level to be low.</w:t>
            </w:r>
          </w:p>
        </w:tc>
      </w:tr>
      <w:tr w:rsidR="0036498B" w:rsidRPr="00E04691" w14:paraId="1D574E5A" w14:textId="178FD824"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0CF1D010"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lastRenderedPageBreak/>
              <w:t>Anion Gap</w:t>
            </w:r>
          </w:p>
        </w:tc>
        <w:tc>
          <w:tcPr>
            <w:tcW w:w="1673" w:type="dxa"/>
            <w:tcBorders>
              <w:top w:val="single" w:sz="4" w:space="0" w:color="auto"/>
              <w:left w:val="single" w:sz="4" w:space="0" w:color="auto"/>
              <w:bottom w:val="single" w:sz="4" w:space="0" w:color="auto"/>
              <w:right w:val="single" w:sz="4" w:space="0" w:color="auto"/>
            </w:tcBorders>
          </w:tcPr>
          <w:p w14:paraId="33C7AC96"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8-16 mmol/L</w:t>
            </w:r>
          </w:p>
        </w:tc>
        <w:tc>
          <w:tcPr>
            <w:tcW w:w="1470" w:type="dxa"/>
            <w:tcBorders>
              <w:top w:val="single" w:sz="4" w:space="0" w:color="auto"/>
              <w:left w:val="single" w:sz="4" w:space="0" w:color="auto"/>
              <w:bottom w:val="single" w:sz="4" w:space="0" w:color="auto"/>
              <w:right w:val="single" w:sz="4" w:space="0" w:color="auto"/>
            </w:tcBorders>
          </w:tcPr>
          <w:p w14:paraId="0E34C7DE" w14:textId="1825C2B1" w:rsidR="0036498B" w:rsidRPr="00E04691" w:rsidRDefault="00DF475E"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19 mmol/L</w:t>
            </w:r>
          </w:p>
        </w:tc>
        <w:tc>
          <w:tcPr>
            <w:tcW w:w="1271" w:type="dxa"/>
            <w:tcBorders>
              <w:top w:val="single" w:sz="4" w:space="0" w:color="auto"/>
              <w:left w:val="single" w:sz="4" w:space="0" w:color="auto"/>
              <w:bottom w:val="single" w:sz="4" w:space="0" w:color="auto"/>
              <w:right w:val="single" w:sz="4" w:space="0" w:color="auto"/>
            </w:tcBorders>
          </w:tcPr>
          <w:p w14:paraId="12E93908"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25B4A0C7" w14:textId="183DAF8A"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667122F7" w14:textId="3F079B2E"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0463A3E4" w14:textId="7FA06ECD" w:rsidR="0036498B" w:rsidRPr="00E04691" w:rsidRDefault="00311E7C"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Could be from a potential DKA episode related to her T2DM.</w:t>
            </w:r>
            <w:r w:rsidR="007838C4">
              <w:rPr>
                <w:rFonts w:ascii="Times New Roman" w:eastAsia="Calibri" w:hAnsi="Times New Roman" w:cs="Times New Roman"/>
                <w:sz w:val="22"/>
                <w:szCs w:val="22"/>
              </w:rPr>
              <w:t xml:space="preserve"> May also be connected to her dehydration.</w:t>
            </w:r>
          </w:p>
        </w:tc>
      </w:tr>
      <w:tr w:rsidR="0036498B" w:rsidRPr="00E04691" w14:paraId="45FC449C" w14:textId="7D9307E3"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39658666" w14:textId="7A03EC4F"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Glucose</w:t>
            </w:r>
          </w:p>
        </w:tc>
        <w:tc>
          <w:tcPr>
            <w:tcW w:w="1673" w:type="dxa"/>
            <w:tcBorders>
              <w:top w:val="single" w:sz="4" w:space="0" w:color="auto"/>
              <w:left w:val="single" w:sz="4" w:space="0" w:color="auto"/>
              <w:bottom w:val="single" w:sz="4" w:space="0" w:color="auto"/>
              <w:right w:val="single" w:sz="4" w:space="0" w:color="auto"/>
            </w:tcBorders>
          </w:tcPr>
          <w:p w14:paraId="06E1B746" w14:textId="28864B83"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70-100mg/dL</w:t>
            </w:r>
          </w:p>
        </w:tc>
        <w:tc>
          <w:tcPr>
            <w:tcW w:w="1470" w:type="dxa"/>
            <w:tcBorders>
              <w:top w:val="single" w:sz="4" w:space="0" w:color="auto"/>
              <w:left w:val="single" w:sz="4" w:space="0" w:color="auto"/>
              <w:bottom w:val="single" w:sz="4" w:space="0" w:color="auto"/>
              <w:right w:val="single" w:sz="4" w:space="0" w:color="auto"/>
            </w:tcBorders>
          </w:tcPr>
          <w:p w14:paraId="1C409F18" w14:textId="4CEF2485" w:rsidR="0036498B" w:rsidRPr="00E04691" w:rsidRDefault="00DF475E"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190 mg/dL</w:t>
            </w:r>
          </w:p>
        </w:tc>
        <w:tc>
          <w:tcPr>
            <w:tcW w:w="1271" w:type="dxa"/>
            <w:tcBorders>
              <w:top w:val="single" w:sz="4" w:space="0" w:color="auto"/>
              <w:left w:val="single" w:sz="4" w:space="0" w:color="auto"/>
              <w:bottom w:val="single" w:sz="4" w:space="0" w:color="auto"/>
              <w:right w:val="single" w:sz="4" w:space="0" w:color="auto"/>
            </w:tcBorders>
          </w:tcPr>
          <w:p w14:paraId="11BC1B10"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1FC7B72B" w14:textId="7866E5F6"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649512BA" w14:textId="21D916FE"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0CA29A29" w14:textId="1C241799" w:rsidR="0036498B" w:rsidRPr="00E04691" w:rsidRDefault="007838C4"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The patient’s high glucose could be from the stress she is under as well as her T2DM.</w:t>
            </w:r>
          </w:p>
        </w:tc>
      </w:tr>
      <w:tr w:rsidR="0036498B" w:rsidRPr="00E04691" w14:paraId="5E60402C" w14:textId="5500D2C3"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79E0E2BE"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BUN</w:t>
            </w:r>
          </w:p>
        </w:tc>
        <w:tc>
          <w:tcPr>
            <w:tcW w:w="1673" w:type="dxa"/>
            <w:tcBorders>
              <w:top w:val="single" w:sz="4" w:space="0" w:color="auto"/>
              <w:left w:val="single" w:sz="4" w:space="0" w:color="auto"/>
              <w:bottom w:val="single" w:sz="4" w:space="0" w:color="auto"/>
              <w:right w:val="single" w:sz="4" w:space="0" w:color="auto"/>
            </w:tcBorders>
          </w:tcPr>
          <w:p w14:paraId="43679D91"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8-21 mg/dL</w:t>
            </w:r>
          </w:p>
        </w:tc>
        <w:tc>
          <w:tcPr>
            <w:tcW w:w="1470" w:type="dxa"/>
            <w:tcBorders>
              <w:top w:val="single" w:sz="4" w:space="0" w:color="auto"/>
              <w:left w:val="single" w:sz="4" w:space="0" w:color="auto"/>
              <w:bottom w:val="single" w:sz="4" w:space="0" w:color="auto"/>
              <w:right w:val="single" w:sz="4" w:space="0" w:color="auto"/>
            </w:tcBorders>
          </w:tcPr>
          <w:p w14:paraId="791497F8" w14:textId="3688EDEC" w:rsidR="0036498B" w:rsidRPr="00E04691" w:rsidRDefault="00DF475E"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 mg/dL</w:t>
            </w:r>
          </w:p>
        </w:tc>
        <w:tc>
          <w:tcPr>
            <w:tcW w:w="1271" w:type="dxa"/>
            <w:tcBorders>
              <w:top w:val="single" w:sz="4" w:space="0" w:color="auto"/>
              <w:left w:val="single" w:sz="4" w:space="0" w:color="auto"/>
              <w:bottom w:val="single" w:sz="4" w:space="0" w:color="auto"/>
              <w:right w:val="single" w:sz="4" w:space="0" w:color="auto"/>
            </w:tcBorders>
          </w:tcPr>
          <w:p w14:paraId="1C6CBEA2"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3C12BB37" w14:textId="12DA0E91"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5870119B" w14:textId="2053DB9A"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1BA261B4" w14:textId="28BA19E8" w:rsidR="0036498B" w:rsidRPr="00E04691" w:rsidRDefault="003649CC"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May be due to the patient’s T2DM and dehydration decreasing the amount of blood going to the kidneys.</w:t>
            </w:r>
          </w:p>
        </w:tc>
      </w:tr>
      <w:tr w:rsidR="0036498B" w:rsidRPr="00E04691" w14:paraId="78D882F2" w14:textId="3F8AE838" w:rsidTr="00BB616B">
        <w:trPr>
          <w:trHeight w:val="589"/>
        </w:trPr>
        <w:tc>
          <w:tcPr>
            <w:tcW w:w="1724" w:type="dxa"/>
            <w:tcBorders>
              <w:top w:val="single" w:sz="4" w:space="0" w:color="auto"/>
              <w:left w:val="single" w:sz="4" w:space="0" w:color="auto"/>
              <w:bottom w:val="single" w:sz="4" w:space="0" w:color="auto"/>
              <w:right w:val="single" w:sz="4" w:space="0" w:color="auto"/>
            </w:tcBorders>
            <w:hideMark/>
          </w:tcPr>
          <w:p w14:paraId="2D8AC229"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Creatinine</w:t>
            </w:r>
          </w:p>
        </w:tc>
        <w:tc>
          <w:tcPr>
            <w:tcW w:w="1673" w:type="dxa"/>
            <w:tcBorders>
              <w:top w:val="single" w:sz="4" w:space="0" w:color="auto"/>
              <w:left w:val="single" w:sz="4" w:space="0" w:color="auto"/>
              <w:bottom w:val="single" w:sz="4" w:space="0" w:color="auto"/>
              <w:right w:val="single" w:sz="4" w:space="0" w:color="auto"/>
            </w:tcBorders>
          </w:tcPr>
          <w:p w14:paraId="3F476122"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0.51-1.21 mg/dL</w:t>
            </w:r>
          </w:p>
        </w:tc>
        <w:tc>
          <w:tcPr>
            <w:tcW w:w="1470" w:type="dxa"/>
            <w:tcBorders>
              <w:top w:val="single" w:sz="4" w:space="0" w:color="auto"/>
              <w:left w:val="single" w:sz="4" w:space="0" w:color="auto"/>
              <w:bottom w:val="single" w:sz="4" w:space="0" w:color="auto"/>
              <w:right w:val="single" w:sz="4" w:space="0" w:color="auto"/>
            </w:tcBorders>
          </w:tcPr>
          <w:p w14:paraId="30661EB5" w14:textId="543CFE90" w:rsidR="0036498B" w:rsidRPr="00E04691" w:rsidRDefault="00DF475E"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0.8 mg/dL</w:t>
            </w:r>
          </w:p>
        </w:tc>
        <w:tc>
          <w:tcPr>
            <w:tcW w:w="1271" w:type="dxa"/>
            <w:tcBorders>
              <w:top w:val="single" w:sz="4" w:space="0" w:color="auto"/>
              <w:left w:val="single" w:sz="4" w:space="0" w:color="auto"/>
              <w:bottom w:val="single" w:sz="4" w:space="0" w:color="auto"/>
              <w:right w:val="single" w:sz="4" w:space="0" w:color="auto"/>
            </w:tcBorders>
          </w:tcPr>
          <w:p w14:paraId="2C9063C5"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143A9809" w14:textId="3A503763"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2CF2C767" w14:textId="0A461A4F"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EFB7E2A"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0A130EAE" w14:textId="2123F896" w:rsidTr="00BB616B">
        <w:trPr>
          <w:trHeight w:val="314"/>
        </w:trPr>
        <w:tc>
          <w:tcPr>
            <w:tcW w:w="1724" w:type="dxa"/>
            <w:tcBorders>
              <w:top w:val="single" w:sz="4" w:space="0" w:color="auto"/>
              <w:left w:val="single" w:sz="4" w:space="0" w:color="auto"/>
              <w:bottom w:val="single" w:sz="4" w:space="0" w:color="auto"/>
              <w:right w:val="single" w:sz="4" w:space="0" w:color="auto"/>
            </w:tcBorders>
            <w:hideMark/>
          </w:tcPr>
          <w:p w14:paraId="25247786"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Calcium</w:t>
            </w:r>
          </w:p>
        </w:tc>
        <w:tc>
          <w:tcPr>
            <w:tcW w:w="1673" w:type="dxa"/>
            <w:tcBorders>
              <w:top w:val="single" w:sz="4" w:space="0" w:color="auto"/>
              <w:left w:val="single" w:sz="4" w:space="0" w:color="auto"/>
              <w:bottom w:val="single" w:sz="4" w:space="0" w:color="auto"/>
              <w:right w:val="single" w:sz="4" w:space="0" w:color="auto"/>
            </w:tcBorders>
          </w:tcPr>
          <w:p w14:paraId="030A2208"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8.2-10.2 mg/dL</w:t>
            </w:r>
          </w:p>
        </w:tc>
        <w:tc>
          <w:tcPr>
            <w:tcW w:w="1470" w:type="dxa"/>
            <w:tcBorders>
              <w:top w:val="single" w:sz="4" w:space="0" w:color="auto"/>
              <w:left w:val="single" w:sz="4" w:space="0" w:color="auto"/>
              <w:bottom w:val="single" w:sz="4" w:space="0" w:color="auto"/>
              <w:right w:val="single" w:sz="4" w:space="0" w:color="auto"/>
            </w:tcBorders>
          </w:tcPr>
          <w:p w14:paraId="36C831EC" w14:textId="51976442" w:rsidR="0036498B" w:rsidRPr="00E04691" w:rsidRDefault="00DF475E"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10.9 mg/dL</w:t>
            </w:r>
          </w:p>
        </w:tc>
        <w:tc>
          <w:tcPr>
            <w:tcW w:w="1271" w:type="dxa"/>
            <w:tcBorders>
              <w:top w:val="single" w:sz="4" w:space="0" w:color="auto"/>
              <w:left w:val="single" w:sz="4" w:space="0" w:color="auto"/>
              <w:bottom w:val="single" w:sz="4" w:space="0" w:color="auto"/>
              <w:right w:val="single" w:sz="4" w:space="0" w:color="auto"/>
            </w:tcBorders>
          </w:tcPr>
          <w:p w14:paraId="7F8E77AF"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14E2BB6B" w14:textId="179266D8"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009FB5EE" w14:textId="3E6BFAD4"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7C045879" w14:textId="08CBD660" w:rsidR="0036498B" w:rsidRPr="00E04691" w:rsidRDefault="00CB53DF"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May be due to the patient’s dehydration or her potential DKA episode.</w:t>
            </w:r>
          </w:p>
        </w:tc>
      </w:tr>
      <w:tr w:rsidR="0036498B" w:rsidRPr="00E04691" w14:paraId="285FBF3E" w14:textId="4DC30CD2"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1826EAED"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Total protein</w:t>
            </w:r>
          </w:p>
        </w:tc>
        <w:tc>
          <w:tcPr>
            <w:tcW w:w="1673" w:type="dxa"/>
            <w:tcBorders>
              <w:top w:val="single" w:sz="4" w:space="0" w:color="auto"/>
              <w:left w:val="single" w:sz="4" w:space="0" w:color="auto"/>
              <w:bottom w:val="single" w:sz="4" w:space="0" w:color="auto"/>
              <w:right w:val="single" w:sz="4" w:space="0" w:color="auto"/>
            </w:tcBorders>
          </w:tcPr>
          <w:p w14:paraId="280F508A"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6-8 g/dL</w:t>
            </w:r>
          </w:p>
        </w:tc>
        <w:tc>
          <w:tcPr>
            <w:tcW w:w="1470" w:type="dxa"/>
            <w:tcBorders>
              <w:top w:val="single" w:sz="4" w:space="0" w:color="auto"/>
              <w:left w:val="single" w:sz="4" w:space="0" w:color="auto"/>
              <w:bottom w:val="single" w:sz="4" w:space="0" w:color="auto"/>
              <w:right w:val="single" w:sz="4" w:space="0" w:color="auto"/>
            </w:tcBorders>
          </w:tcPr>
          <w:p w14:paraId="6E91966F" w14:textId="6AD447E1" w:rsidR="0036498B" w:rsidRPr="00E04691" w:rsidRDefault="00240398"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7.2 g/dL</w:t>
            </w:r>
          </w:p>
        </w:tc>
        <w:tc>
          <w:tcPr>
            <w:tcW w:w="1271" w:type="dxa"/>
            <w:tcBorders>
              <w:top w:val="single" w:sz="4" w:space="0" w:color="auto"/>
              <w:left w:val="single" w:sz="4" w:space="0" w:color="auto"/>
              <w:bottom w:val="single" w:sz="4" w:space="0" w:color="auto"/>
              <w:right w:val="single" w:sz="4" w:space="0" w:color="auto"/>
            </w:tcBorders>
          </w:tcPr>
          <w:p w14:paraId="541E1FA9"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09D0ACA0" w14:textId="22B18BBC"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0E7B39A9" w14:textId="30EAC25A"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ECFBFA9"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5DEAF861" w14:textId="12F89B67"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7C3885DC"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Albumin</w:t>
            </w:r>
          </w:p>
        </w:tc>
        <w:tc>
          <w:tcPr>
            <w:tcW w:w="1673" w:type="dxa"/>
            <w:tcBorders>
              <w:top w:val="single" w:sz="4" w:space="0" w:color="auto"/>
              <w:left w:val="single" w:sz="4" w:space="0" w:color="auto"/>
              <w:bottom w:val="single" w:sz="4" w:space="0" w:color="auto"/>
              <w:right w:val="single" w:sz="4" w:space="0" w:color="auto"/>
            </w:tcBorders>
          </w:tcPr>
          <w:p w14:paraId="1F744F0C"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3.7-5.1 g/dL</w:t>
            </w:r>
          </w:p>
        </w:tc>
        <w:tc>
          <w:tcPr>
            <w:tcW w:w="1470" w:type="dxa"/>
            <w:tcBorders>
              <w:top w:val="single" w:sz="4" w:space="0" w:color="auto"/>
              <w:left w:val="single" w:sz="4" w:space="0" w:color="auto"/>
              <w:bottom w:val="single" w:sz="4" w:space="0" w:color="auto"/>
              <w:right w:val="single" w:sz="4" w:space="0" w:color="auto"/>
            </w:tcBorders>
          </w:tcPr>
          <w:p w14:paraId="4C09383B" w14:textId="50A499B7" w:rsidR="0036498B" w:rsidRPr="00E04691" w:rsidRDefault="00240398"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4.2 g/dL</w:t>
            </w:r>
          </w:p>
        </w:tc>
        <w:tc>
          <w:tcPr>
            <w:tcW w:w="1271" w:type="dxa"/>
            <w:tcBorders>
              <w:top w:val="single" w:sz="4" w:space="0" w:color="auto"/>
              <w:left w:val="single" w:sz="4" w:space="0" w:color="auto"/>
              <w:bottom w:val="single" w:sz="4" w:space="0" w:color="auto"/>
              <w:right w:val="single" w:sz="4" w:space="0" w:color="auto"/>
            </w:tcBorders>
          </w:tcPr>
          <w:p w14:paraId="2F2E4730"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016505B5" w14:textId="1D6DD41B"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730D3D06" w14:textId="34D72C5D"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666E6C32"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504EB966" w14:textId="3539B9B1"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1A477BFB" w14:textId="77777777"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rPr>
              <w:t>AST</w:t>
            </w:r>
          </w:p>
        </w:tc>
        <w:tc>
          <w:tcPr>
            <w:tcW w:w="1673" w:type="dxa"/>
            <w:tcBorders>
              <w:top w:val="single" w:sz="4" w:space="0" w:color="auto"/>
              <w:left w:val="single" w:sz="4" w:space="0" w:color="auto"/>
              <w:bottom w:val="single" w:sz="4" w:space="0" w:color="auto"/>
              <w:right w:val="single" w:sz="4" w:space="0" w:color="auto"/>
            </w:tcBorders>
          </w:tcPr>
          <w:p w14:paraId="436BFE63" w14:textId="77777777" w:rsidR="0036498B" w:rsidRPr="00E04691" w:rsidRDefault="0036498B" w:rsidP="002E05AF">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10-40 units/L</w:t>
            </w:r>
          </w:p>
        </w:tc>
        <w:tc>
          <w:tcPr>
            <w:tcW w:w="1470" w:type="dxa"/>
            <w:tcBorders>
              <w:top w:val="single" w:sz="4" w:space="0" w:color="auto"/>
              <w:left w:val="single" w:sz="4" w:space="0" w:color="auto"/>
              <w:bottom w:val="single" w:sz="4" w:space="0" w:color="auto"/>
              <w:right w:val="single" w:sz="4" w:space="0" w:color="auto"/>
            </w:tcBorders>
          </w:tcPr>
          <w:p w14:paraId="210AEA44" w14:textId="0C5F747E" w:rsidR="0036498B" w:rsidRPr="00E04691" w:rsidRDefault="00240398"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15 units/L</w:t>
            </w:r>
          </w:p>
        </w:tc>
        <w:tc>
          <w:tcPr>
            <w:tcW w:w="1271" w:type="dxa"/>
            <w:tcBorders>
              <w:top w:val="single" w:sz="4" w:space="0" w:color="auto"/>
              <w:left w:val="single" w:sz="4" w:space="0" w:color="auto"/>
              <w:bottom w:val="single" w:sz="4" w:space="0" w:color="auto"/>
              <w:right w:val="single" w:sz="4" w:space="0" w:color="auto"/>
            </w:tcBorders>
          </w:tcPr>
          <w:p w14:paraId="4999CD1B" w14:textId="77777777" w:rsidR="00C34EAF"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49574350" w14:textId="2C5E69F7" w:rsidR="0036498B" w:rsidRPr="00E04691" w:rsidRDefault="00C34EAF" w:rsidP="00C34E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733EEE73" w14:textId="06C09526" w:rsidR="0036498B" w:rsidRPr="00E04691" w:rsidRDefault="00776090"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02959AFD"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1FF68F03" w14:textId="40678DAA"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772B4F33" w14:textId="77777777" w:rsidR="0036498B" w:rsidRPr="00D96314" w:rsidRDefault="0036498B" w:rsidP="002E05AF">
            <w:pPr>
              <w:spacing w:line="276" w:lineRule="auto"/>
              <w:jc w:val="center"/>
              <w:rPr>
                <w:rFonts w:ascii="Times New Roman" w:eastAsia="Calibri" w:hAnsi="Times New Roman" w:cs="Times New Roman"/>
              </w:rPr>
            </w:pPr>
            <w:r w:rsidRPr="00D96314">
              <w:rPr>
                <w:rFonts w:ascii="Times New Roman" w:eastAsia="Calibri" w:hAnsi="Times New Roman" w:cs="Times New Roman"/>
              </w:rPr>
              <w:t>Total bilirubin</w:t>
            </w:r>
          </w:p>
        </w:tc>
        <w:tc>
          <w:tcPr>
            <w:tcW w:w="1673" w:type="dxa"/>
            <w:tcBorders>
              <w:top w:val="single" w:sz="4" w:space="0" w:color="auto"/>
              <w:left w:val="single" w:sz="4" w:space="0" w:color="auto"/>
              <w:bottom w:val="single" w:sz="4" w:space="0" w:color="auto"/>
              <w:right w:val="single" w:sz="4" w:space="0" w:color="auto"/>
            </w:tcBorders>
          </w:tcPr>
          <w:p w14:paraId="538A4CDD" w14:textId="77777777" w:rsidR="0036498B" w:rsidRPr="00D96314" w:rsidRDefault="0036498B" w:rsidP="002E05AF">
            <w:pPr>
              <w:spacing w:line="276" w:lineRule="auto"/>
              <w:jc w:val="center"/>
              <w:rPr>
                <w:rFonts w:ascii="Times New Roman" w:eastAsia="Calibri" w:hAnsi="Times New Roman" w:cs="Times New Roman"/>
                <w:sz w:val="22"/>
                <w:szCs w:val="22"/>
              </w:rPr>
            </w:pPr>
            <w:r w:rsidRPr="00D96314">
              <w:rPr>
                <w:rFonts w:ascii="Times New Roman" w:eastAsia="Calibri" w:hAnsi="Times New Roman" w:cs="Times New Roman"/>
                <w:sz w:val="22"/>
                <w:szCs w:val="22"/>
              </w:rPr>
              <w:t>&lt;1.2 mg/dL</w:t>
            </w:r>
          </w:p>
        </w:tc>
        <w:tc>
          <w:tcPr>
            <w:tcW w:w="1470" w:type="dxa"/>
            <w:tcBorders>
              <w:top w:val="single" w:sz="4" w:space="0" w:color="auto"/>
              <w:left w:val="single" w:sz="4" w:space="0" w:color="auto"/>
              <w:bottom w:val="single" w:sz="4" w:space="0" w:color="auto"/>
              <w:right w:val="single" w:sz="4" w:space="0" w:color="auto"/>
            </w:tcBorders>
          </w:tcPr>
          <w:p w14:paraId="7BB3A581" w14:textId="63F502E9" w:rsidR="0036498B" w:rsidRPr="00D96314" w:rsidRDefault="00240398" w:rsidP="002E05AF">
            <w:pPr>
              <w:spacing w:line="276" w:lineRule="auto"/>
              <w:jc w:val="center"/>
              <w:rPr>
                <w:rFonts w:ascii="Times New Roman" w:eastAsia="Calibri" w:hAnsi="Times New Roman" w:cs="Times New Roman"/>
                <w:sz w:val="22"/>
                <w:szCs w:val="22"/>
              </w:rPr>
            </w:pPr>
            <w:r w:rsidRPr="00D96314">
              <w:rPr>
                <w:rFonts w:ascii="Times New Roman" w:eastAsia="Calibri" w:hAnsi="Times New Roman" w:cs="Times New Roman"/>
                <w:sz w:val="22"/>
                <w:szCs w:val="22"/>
              </w:rPr>
              <w:t>2</w:t>
            </w:r>
            <w:r w:rsidR="00E609C4" w:rsidRPr="00D96314">
              <w:rPr>
                <w:rFonts w:ascii="Times New Roman" w:eastAsia="Calibri" w:hAnsi="Times New Roman" w:cs="Times New Roman"/>
                <w:sz w:val="22"/>
                <w:szCs w:val="22"/>
              </w:rPr>
              <w:t>.</w:t>
            </w:r>
            <w:r w:rsidRPr="00D96314">
              <w:rPr>
                <w:rFonts w:ascii="Times New Roman" w:eastAsia="Calibri" w:hAnsi="Times New Roman" w:cs="Times New Roman"/>
                <w:sz w:val="22"/>
                <w:szCs w:val="22"/>
              </w:rPr>
              <w:t>1 mg/dL</w:t>
            </w:r>
          </w:p>
        </w:tc>
        <w:tc>
          <w:tcPr>
            <w:tcW w:w="1271" w:type="dxa"/>
            <w:tcBorders>
              <w:top w:val="single" w:sz="4" w:space="0" w:color="auto"/>
              <w:left w:val="single" w:sz="4" w:space="0" w:color="auto"/>
              <w:bottom w:val="single" w:sz="4" w:space="0" w:color="auto"/>
              <w:right w:val="single" w:sz="4" w:space="0" w:color="auto"/>
            </w:tcBorders>
          </w:tcPr>
          <w:p w14:paraId="2ACC1376" w14:textId="77777777" w:rsidR="00C34EAF" w:rsidRPr="00D96314" w:rsidRDefault="00C34EAF" w:rsidP="00C34EAF">
            <w:pPr>
              <w:spacing w:line="276" w:lineRule="auto"/>
              <w:jc w:val="center"/>
              <w:rPr>
                <w:rFonts w:ascii="Times New Roman" w:eastAsia="Calibri" w:hAnsi="Times New Roman" w:cs="Times New Roman"/>
                <w:sz w:val="22"/>
                <w:szCs w:val="22"/>
              </w:rPr>
            </w:pPr>
            <w:r w:rsidRPr="00D96314">
              <w:rPr>
                <w:rFonts w:ascii="Times New Roman" w:eastAsia="Calibri" w:hAnsi="Times New Roman" w:cs="Times New Roman"/>
                <w:sz w:val="22"/>
                <w:szCs w:val="22"/>
              </w:rPr>
              <w:t>2/21/26</w:t>
            </w:r>
          </w:p>
          <w:p w14:paraId="2481BB35" w14:textId="721366F0" w:rsidR="0036498B" w:rsidRPr="00D96314" w:rsidRDefault="00C34EAF" w:rsidP="00C34EAF">
            <w:pPr>
              <w:spacing w:line="276" w:lineRule="auto"/>
              <w:jc w:val="center"/>
              <w:rPr>
                <w:rFonts w:ascii="Times New Roman" w:eastAsia="Calibri" w:hAnsi="Times New Roman" w:cs="Times New Roman"/>
                <w:sz w:val="22"/>
                <w:szCs w:val="22"/>
              </w:rPr>
            </w:pPr>
            <w:r w:rsidRPr="00D96314">
              <w:rPr>
                <w:rFonts w:ascii="Times New Roman" w:eastAsia="Calibri" w:hAnsi="Times New Roman" w:cs="Times New Roman"/>
                <w:sz w:val="22"/>
                <w:szCs w:val="22"/>
              </w:rPr>
              <w:t>09:05</w:t>
            </w:r>
          </w:p>
        </w:tc>
        <w:tc>
          <w:tcPr>
            <w:tcW w:w="1280" w:type="dxa"/>
            <w:tcBorders>
              <w:top w:val="single" w:sz="4" w:space="0" w:color="auto"/>
              <w:left w:val="single" w:sz="4" w:space="0" w:color="auto"/>
              <w:bottom w:val="single" w:sz="4" w:space="0" w:color="auto"/>
              <w:right w:val="single" w:sz="4" w:space="0" w:color="auto"/>
            </w:tcBorders>
          </w:tcPr>
          <w:p w14:paraId="1DDF70C9" w14:textId="5B4D6381" w:rsidR="0036498B" w:rsidRPr="00D96314" w:rsidRDefault="00E609C4" w:rsidP="002E05AF">
            <w:pPr>
              <w:spacing w:line="276" w:lineRule="auto"/>
              <w:jc w:val="center"/>
              <w:rPr>
                <w:rFonts w:ascii="Times New Roman" w:eastAsia="Calibri" w:hAnsi="Times New Roman" w:cs="Times New Roman"/>
                <w:sz w:val="22"/>
                <w:szCs w:val="22"/>
              </w:rPr>
            </w:pPr>
            <w:r w:rsidRPr="00D96314">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5FB27D9D" w14:textId="4B6F10BF" w:rsidR="0036498B" w:rsidRPr="00D96314" w:rsidRDefault="00D57EE2" w:rsidP="002E05AF">
            <w:pPr>
              <w:spacing w:line="276" w:lineRule="auto"/>
              <w:jc w:val="center"/>
              <w:rPr>
                <w:rFonts w:ascii="Times New Roman" w:eastAsia="Calibri" w:hAnsi="Times New Roman" w:cs="Times New Roman"/>
                <w:sz w:val="22"/>
                <w:szCs w:val="22"/>
              </w:rPr>
            </w:pPr>
            <w:r w:rsidRPr="00D96314">
              <w:rPr>
                <w:rFonts w:ascii="Times New Roman" w:eastAsia="Calibri" w:hAnsi="Times New Roman" w:cs="Times New Roman"/>
                <w:sz w:val="22"/>
                <w:szCs w:val="22"/>
              </w:rPr>
              <w:t>This lab finding may</w:t>
            </w:r>
            <w:r w:rsidR="00D96314" w:rsidRPr="00D96314">
              <w:rPr>
                <w:rFonts w:ascii="Times New Roman" w:eastAsia="Calibri" w:hAnsi="Times New Roman" w:cs="Times New Roman"/>
                <w:sz w:val="22"/>
                <w:szCs w:val="22"/>
              </w:rPr>
              <w:t xml:space="preserve"> indicate the patient’s </w:t>
            </w:r>
            <w:r w:rsidR="00D96314" w:rsidRPr="00D96314">
              <w:rPr>
                <w:rFonts w:ascii="Times New Roman" w:eastAsia="Calibri" w:hAnsi="Times New Roman" w:cs="Times New Roman"/>
                <w:sz w:val="22"/>
                <w:szCs w:val="22"/>
              </w:rPr>
              <w:lastRenderedPageBreak/>
              <w:t>sepsis due to impaired perfusion to the liver.</w:t>
            </w:r>
          </w:p>
        </w:tc>
      </w:tr>
      <w:tr w:rsidR="0036498B" w:rsidRPr="00E04691" w14:paraId="44A369FA" w14:textId="6B6ED677"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1927E0FC" w14:textId="72FDE2B6" w:rsidR="0036498B" w:rsidRPr="00E04691" w:rsidRDefault="0036498B" w:rsidP="002E05AF">
            <w:pPr>
              <w:spacing w:line="276" w:lineRule="auto"/>
              <w:jc w:val="center"/>
              <w:rPr>
                <w:rFonts w:ascii="Times New Roman" w:eastAsia="Calibri" w:hAnsi="Times New Roman" w:cs="Times New Roman"/>
              </w:rPr>
            </w:pPr>
            <w:r w:rsidRPr="00E04691">
              <w:rPr>
                <w:rFonts w:ascii="Times New Roman" w:eastAsia="Calibri" w:hAnsi="Times New Roman" w:cs="Times New Roman"/>
                <w:b/>
              </w:rPr>
              <w:lastRenderedPageBreak/>
              <w:t xml:space="preserve">OTHER </w:t>
            </w:r>
            <w:r w:rsidR="00013F3E">
              <w:rPr>
                <w:rFonts w:ascii="Times New Roman" w:eastAsia="Calibri" w:hAnsi="Times New Roman" w:cs="Times New Roman"/>
                <w:b/>
              </w:rPr>
              <w:t xml:space="preserve">PERTINENT </w:t>
            </w:r>
            <w:r w:rsidRPr="00E04691">
              <w:rPr>
                <w:rFonts w:ascii="Times New Roman" w:eastAsia="Calibri" w:hAnsi="Times New Roman" w:cs="Times New Roman"/>
                <w:b/>
              </w:rPr>
              <w:t>LABS</w:t>
            </w:r>
          </w:p>
        </w:tc>
        <w:tc>
          <w:tcPr>
            <w:tcW w:w="16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9EEE689" w14:textId="77777777" w:rsidR="0036498B" w:rsidRPr="00E04691" w:rsidRDefault="0036498B" w:rsidP="002E05AF">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D0ED815" w14:textId="77777777" w:rsidR="0036498B" w:rsidRPr="00E04691" w:rsidRDefault="0036498B" w:rsidP="002E05AF">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B9A142F" w14:textId="77777777" w:rsidR="0036498B" w:rsidRPr="00E04691" w:rsidRDefault="0036498B" w:rsidP="002E05AF">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AF8B0" w14:textId="77777777" w:rsidR="0036498B" w:rsidRPr="00E04691" w:rsidRDefault="0036498B" w:rsidP="002E05AF">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6269310" w14:textId="77777777" w:rsidR="0036498B" w:rsidRPr="00E04691" w:rsidRDefault="0036498B" w:rsidP="002E05AF">
            <w:pPr>
              <w:spacing w:line="276" w:lineRule="auto"/>
              <w:jc w:val="center"/>
              <w:rPr>
                <w:rFonts w:ascii="Times New Roman" w:eastAsia="Calibri" w:hAnsi="Times New Roman" w:cs="Times New Roman"/>
                <w:sz w:val="22"/>
                <w:szCs w:val="22"/>
              </w:rPr>
            </w:pPr>
          </w:p>
        </w:tc>
      </w:tr>
      <w:tr w:rsidR="0036498B" w:rsidRPr="00E04691" w14:paraId="7E95AC61" w14:textId="60E47BCA"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4C258758" w14:textId="33B300FA" w:rsidR="0036498B" w:rsidRPr="00E04691" w:rsidRDefault="00240398" w:rsidP="002E05AF">
            <w:pPr>
              <w:spacing w:line="276" w:lineRule="auto"/>
              <w:jc w:val="center"/>
              <w:rPr>
                <w:rFonts w:ascii="Times New Roman" w:eastAsia="Calibri" w:hAnsi="Times New Roman" w:cs="Times New Roman"/>
              </w:rPr>
            </w:pPr>
            <w:r>
              <w:rPr>
                <w:rFonts w:ascii="Times New Roman" w:eastAsia="Calibri" w:hAnsi="Times New Roman" w:cs="Times New Roman"/>
              </w:rPr>
              <w:t>Lactic Acid</w:t>
            </w:r>
          </w:p>
        </w:tc>
        <w:tc>
          <w:tcPr>
            <w:tcW w:w="1673" w:type="dxa"/>
            <w:tcBorders>
              <w:top w:val="single" w:sz="4" w:space="0" w:color="auto"/>
              <w:left w:val="single" w:sz="4" w:space="0" w:color="auto"/>
              <w:bottom w:val="single" w:sz="4" w:space="0" w:color="auto"/>
              <w:right w:val="single" w:sz="4" w:space="0" w:color="auto"/>
            </w:tcBorders>
          </w:tcPr>
          <w:p w14:paraId="56C6078B" w14:textId="36546BDF"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0.5-2.2 mmol/L</w:t>
            </w:r>
          </w:p>
        </w:tc>
        <w:tc>
          <w:tcPr>
            <w:tcW w:w="1470" w:type="dxa"/>
            <w:tcBorders>
              <w:top w:val="single" w:sz="4" w:space="0" w:color="auto"/>
              <w:left w:val="single" w:sz="4" w:space="0" w:color="auto"/>
              <w:bottom w:val="single" w:sz="4" w:space="0" w:color="auto"/>
              <w:right w:val="single" w:sz="4" w:space="0" w:color="auto"/>
            </w:tcBorders>
          </w:tcPr>
          <w:p w14:paraId="061C51C4" w14:textId="7FC9C0E6" w:rsidR="0036498B" w:rsidRPr="00E04691" w:rsidRDefault="006E3883"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3.7 mmol/L</w:t>
            </w:r>
          </w:p>
        </w:tc>
        <w:tc>
          <w:tcPr>
            <w:tcW w:w="1271" w:type="dxa"/>
            <w:tcBorders>
              <w:top w:val="single" w:sz="4" w:space="0" w:color="auto"/>
              <w:left w:val="single" w:sz="4" w:space="0" w:color="auto"/>
              <w:bottom w:val="single" w:sz="4" w:space="0" w:color="auto"/>
              <w:right w:val="single" w:sz="4" w:space="0" w:color="auto"/>
            </w:tcBorders>
          </w:tcPr>
          <w:p w14:paraId="1D077FCB" w14:textId="77777777" w:rsidR="0036498B" w:rsidRDefault="0006578D"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2/21/26</w:t>
            </w:r>
          </w:p>
          <w:p w14:paraId="2254F8D6" w14:textId="1C1D1A61" w:rsidR="0006578D" w:rsidRPr="00E04691" w:rsidRDefault="0006578D"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13:38</w:t>
            </w:r>
          </w:p>
        </w:tc>
        <w:tc>
          <w:tcPr>
            <w:tcW w:w="1280" w:type="dxa"/>
            <w:tcBorders>
              <w:top w:val="single" w:sz="4" w:space="0" w:color="auto"/>
              <w:left w:val="single" w:sz="4" w:space="0" w:color="auto"/>
              <w:bottom w:val="single" w:sz="4" w:space="0" w:color="auto"/>
              <w:right w:val="single" w:sz="4" w:space="0" w:color="auto"/>
            </w:tcBorders>
          </w:tcPr>
          <w:p w14:paraId="5B26E7C1" w14:textId="498662B0" w:rsidR="0036498B" w:rsidRPr="00E04691" w:rsidRDefault="00C0221A"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386DF051" w14:textId="62F8BBBF" w:rsidR="0036498B" w:rsidRPr="00E04691" w:rsidRDefault="00F9376E" w:rsidP="002E05AF">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Is related to the patient’s dehydration causing hypovolemia</w:t>
            </w:r>
            <w:r w:rsidR="00E562A0">
              <w:rPr>
                <w:rFonts w:ascii="Times New Roman" w:eastAsia="Calibri" w:hAnsi="Times New Roman" w:cs="Times New Roman"/>
                <w:sz w:val="22"/>
                <w:szCs w:val="22"/>
              </w:rPr>
              <w:t>.</w:t>
            </w:r>
          </w:p>
        </w:tc>
      </w:tr>
    </w:tbl>
    <w:p w14:paraId="7E0CCCAD" w14:textId="13B735B7" w:rsidR="00751E24" w:rsidRPr="00E04691" w:rsidRDefault="006B63DA" w:rsidP="00751E24">
      <w:pPr>
        <w:jc w:val="right"/>
        <w:rPr>
          <w:rFonts w:ascii="Times New Roman" w:hAnsi="Times New Roman" w:cs="Times New Roman"/>
          <w:b/>
          <w:bCs/>
          <w:sz w:val="28"/>
          <w:szCs w:val="28"/>
        </w:rPr>
      </w:pPr>
      <w:r w:rsidRPr="00E04691">
        <w:rPr>
          <w:rFonts w:ascii="Times New Roman" w:hAnsi="Times New Roman" w:cs="Times New Roman"/>
        </w:rPr>
        <w:t xml:space="preserve"> </w:t>
      </w:r>
      <w:r w:rsidR="00A61EAA" w:rsidRPr="00E04691">
        <w:rPr>
          <w:rFonts w:ascii="Times New Roman" w:hAnsi="Times New Roman" w:cs="Times New Roman"/>
        </w:rPr>
        <w:t>(</w:t>
      </w:r>
      <w:r w:rsidR="002428E6" w:rsidRPr="00E04691">
        <w:rPr>
          <w:rFonts w:ascii="Times New Roman" w:hAnsi="Times New Roman" w:cs="Times New Roman"/>
        </w:rPr>
        <w:t xml:space="preserve">Van </w:t>
      </w:r>
      <w:r w:rsidR="00A94BEE" w:rsidRPr="00E04691">
        <w:rPr>
          <w:rFonts w:ascii="Times New Roman" w:hAnsi="Times New Roman" w:cs="Times New Roman"/>
        </w:rPr>
        <w:t>Leeuwen &amp; Bladh, 201</w:t>
      </w:r>
      <w:r w:rsidR="000D40C9">
        <w:rPr>
          <w:rFonts w:ascii="Times New Roman" w:hAnsi="Times New Roman" w:cs="Times New Roman"/>
        </w:rPr>
        <w:t>9</w:t>
      </w:r>
      <w:r w:rsidR="00A61EAA" w:rsidRPr="00E04691">
        <w:rPr>
          <w:rFonts w:ascii="Times New Roman" w:hAnsi="Times New Roman" w:cs="Times New Roman"/>
        </w:rPr>
        <w:t>)</w:t>
      </w:r>
      <w:r w:rsidR="00751E24" w:rsidRPr="00E04691">
        <w:rPr>
          <w:rFonts w:ascii="Times New Roman" w:hAnsi="Times New Roman" w:cs="Times New Roman"/>
          <w:b/>
          <w:bCs/>
          <w:sz w:val="28"/>
          <w:szCs w:val="28"/>
        </w:rPr>
        <w:t xml:space="preserve"> </w:t>
      </w:r>
    </w:p>
    <w:p w14:paraId="4C1507B3" w14:textId="77777777" w:rsidR="00751E24" w:rsidRPr="00E04691" w:rsidRDefault="00751E24" w:rsidP="00751E24">
      <w:pPr>
        <w:rPr>
          <w:rFonts w:ascii="Times New Roman" w:hAnsi="Times New Roman" w:cs="Times New Roman"/>
          <w:b/>
          <w:bCs/>
          <w:sz w:val="28"/>
          <w:szCs w:val="28"/>
        </w:rPr>
      </w:pPr>
    </w:p>
    <w:p w14:paraId="5DD54BCC" w14:textId="7DCE3C0E" w:rsidR="00751E24" w:rsidRPr="00E04691" w:rsidRDefault="00751E24" w:rsidP="00751E24">
      <w:pPr>
        <w:rPr>
          <w:rFonts w:ascii="Times New Roman" w:hAnsi="Times New Roman" w:cs="Times New Roman"/>
          <w:b/>
          <w:bCs/>
          <w:sz w:val="28"/>
          <w:szCs w:val="28"/>
        </w:rPr>
      </w:pPr>
      <w:r w:rsidRPr="00E04691">
        <w:rPr>
          <w:rFonts w:ascii="Times New Roman" w:hAnsi="Times New Roman" w:cs="Times New Roman"/>
          <w:b/>
          <w:bCs/>
          <w:sz w:val="28"/>
          <w:szCs w:val="28"/>
        </w:rPr>
        <w:t>Diagnostic Tests</w:t>
      </w:r>
      <w:r w:rsidR="00BD4355">
        <w:rPr>
          <w:rFonts w:ascii="Times New Roman" w:hAnsi="Times New Roman" w:cs="Times New Roman"/>
          <w:b/>
          <w:bCs/>
          <w:sz w:val="28"/>
          <w:szCs w:val="28"/>
        </w:rPr>
        <w:t xml:space="preserve"> or Procedures</w:t>
      </w:r>
    </w:p>
    <w:p w14:paraId="5AC9AEEB" w14:textId="77777777" w:rsidR="00751E24" w:rsidRPr="00E04691" w:rsidRDefault="00751E24" w:rsidP="00751E24">
      <w:pPr>
        <w:jc w:val="center"/>
        <w:rPr>
          <w:rFonts w:ascii="Times New Roman" w:hAnsi="Times New Roman" w:cs="Times New Roman"/>
          <w:b/>
          <w:bCs/>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7"/>
        <w:gridCol w:w="3108"/>
        <w:gridCol w:w="3115"/>
      </w:tblGrid>
      <w:tr w:rsidR="00751E24" w:rsidRPr="00E04691" w14:paraId="61ED3AA4" w14:textId="77777777" w:rsidTr="00FB7F96">
        <w:tc>
          <w:tcPr>
            <w:tcW w:w="3127" w:type="dxa"/>
            <w:shd w:val="clear" w:color="auto" w:fill="BFBFBF" w:themeFill="background1" w:themeFillShade="BF"/>
          </w:tcPr>
          <w:p w14:paraId="06485719" w14:textId="74E69175" w:rsidR="00751E24" w:rsidRPr="00E04691" w:rsidRDefault="004343AE" w:rsidP="002E05AF">
            <w:pPr>
              <w:jc w:val="center"/>
              <w:rPr>
                <w:rFonts w:ascii="Times New Roman" w:hAnsi="Times New Roman" w:cs="Times New Roman"/>
                <w:b/>
                <w:bCs/>
                <w:sz w:val="22"/>
                <w:szCs w:val="22"/>
              </w:rPr>
            </w:pPr>
            <w:r>
              <w:rPr>
                <w:rFonts w:ascii="Times New Roman" w:hAnsi="Times New Roman" w:cs="Times New Roman"/>
                <w:b/>
                <w:bCs/>
                <w:sz w:val="22"/>
                <w:szCs w:val="22"/>
              </w:rPr>
              <w:t xml:space="preserve">Completed </w:t>
            </w:r>
            <w:r w:rsidR="00751E24" w:rsidRPr="00E04691">
              <w:rPr>
                <w:rFonts w:ascii="Times New Roman" w:hAnsi="Times New Roman" w:cs="Times New Roman"/>
                <w:b/>
                <w:bCs/>
                <w:sz w:val="22"/>
                <w:szCs w:val="22"/>
              </w:rPr>
              <w:t xml:space="preserve">Diagnostic </w:t>
            </w:r>
            <w:r w:rsidR="00092003">
              <w:rPr>
                <w:rFonts w:ascii="Times New Roman" w:hAnsi="Times New Roman" w:cs="Times New Roman"/>
                <w:b/>
                <w:bCs/>
                <w:sz w:val="22"/>
                <w:szCs w:val="22"/>
              </w:rPr>
              <w:t>Tests</w:t>
            </w:r>
            <w:r w:rsidR="00BD4355">
              <w:rPr>
                <w:rFonts w:ascii="Times New Roman" w:hAnsi="Times New Roman" w:cs="Times New Roman"/>
                <w:b/>
                <w:bCs/>
                <w:sz w:val="22"/>
                <w:szCs w:val="22"/>
              </w:rPr>
              <w:t xml:space="preserve"> or Procedures</w:t>
            </w:r>
          </w:p>
        </w:tc>
        <w:tc>
          <w:tcPr>
            <w:tcW w:w="3108" w:type="dxa"/>
            <w:shd w:val="clear" w:color="auto" w:fill="BFBFBF" w:themeFill="background1" w:themeFillShade="BF"/>
          </w:tcPr>
          <w:p w14:paraId="204218E0" w14:textId="77777777" w:rsidR="00751E24" w:rsidRPr="00E04691" w:rsidRDefault="00751E24" w:rsidP="002E05AF">
            <w:pPr>
              <w:jc w:val="center"/>
              <w:rPr>
                <w:rFonts w:ascii="Times New Roman" w:hAnsi="Times New Roman" w:cs="Times New Roman"/>
                <w:b/>
                <w:bCs/>
                <w:sz w:val="22"/>
                <w:szCs w:val="22"/>
              </w:rPr>
            </w:pPr>
            <w:r w:rsidRPr="00E04691">
              <w:rPr>
                <w:rFonts w:ascii="Times New Roman" w:hAnsi="Times New Roman" w:cs="Times New Roman"/>
                <w:b/>
                <w:bCs/>
                <w:sz w:val="22"/>
                <w:szCs w:val="22"/>
              </w:rPr>
              <w:t>Date &amp; Time</w:t>
            </w:r>
          </w:p>
        </w:tc>
        <w:tc>
          <w:tcPr>
            <w:tcW w:w="3115" w:type="dxa"/>
            <w:shd w:val="clear" w:color="auto" w:fill="BFBFBF" w:themeFill="background1" w:themeFillShade="BF"/>
          </w:tcPr>
          <w:p w14:paraId="22C10518" w14:textId="77777777" w:rsidR="00751E24" w:rsidRPr="00E04691" w:rsidRDefault="00751E24" w:rsidP="002E05AF">
            <w:pPr>
              <w:jc w:val="center"/>
              <w:rPr>
                <w:rFonts w:ascii="Times New Roman" w:hAnsi="Times New Roman" w:cs="Times New Roman"/>
                <w:b/>
                <w:bCs/>
                <w:sz w:val="22"/>
                <w:szCs w:val="22"/>
              </w:rPr>
            </w:pPr>
            <w:r w:rsidRPr="00E04691">
              <w:rPr>
                <w:rFonts w:ascii="Times New Roman" w:hAnsi="Times New Roman" w:cs="Times New Roman"/>
                <w:b/>
                <w:bCs/>
                <w:sz w:val="22"/>
                <w:szCs w:val="22"/>
              </w:rPr>
              <w:t>Results</w:t>
            </w:r>
          </w:p>
        </w:tc>
      </w:tr>
      <w:tr w:rsidR="00751E24" w:rsidRPr="00E04691" w14:paraId="15D2E289" w14:textId="77777777" w:rsidTr="00FB7F96">
        <w:tc>
          <w:tcPr>
            <w:tcW w:w="3127" w:type="dxa"/>
          </w:tcPr>
          <w:p w14:paraId="64EF8602" w14:textId="58D82221" w:rsidR="00751E24" w:rsidRPr="00E04691" w:rsidRDefault="005F22D2" w:rsidP="002E05AF">
            <w:pPr>
              <w:jc w:val="center"/>
              <w:rPr>
                <w:rFonts w:ascii="Times New Roman" w:hAnsi="Times New Roman" w:cs="Times New Roman"/>
                <w:b/>
                <w:bCs/>
              </w:rPr>
            </w:pPr>
            <w:r>
              <w:rPr>
                <w:rFonts w:ascii="Times New Roman" w:hAnsi="Times New Roman" w:cs="Times New Roman"/>
                <w:b/>
                <w:bCs/>
              </w:rPr>
              <w:t>CT abdomen and pelvis IV Cnt only</w:t>
            </w:r>
          </w:p>
        </w:tc>
        <w:tc>
          <w:tcPr>
            <w:tcW w:w="3108" w:type="dxa"/>
          </w:tcPr>
          <w:p w14:paraId="53F4F229" w14:textId="5A1E18C9" w:rsidR="00751E24" w:rsidRPr="00E04691" w:rsidRDefault="005F22D2" w:rsidP="002E05AF">
            <w:pPr>
              <w:rPr>
                <w:rFonts w:ascii="Times New Roman" w:hAnsi="Times New Roman" w:cs="Times New Roman"/>
                <w:bCs/>
              </w:rPr>
            </w:pPr>
            <w:r>
              <w:rPr>
                <w:rFonts w:ascii="Times New Roman" w:hAnsi="Times New Roman" w:cs="Times New Roman"/>
                <w:bCs/>
              </w:rPr>
              <w:t>2/21/26 10:</w:t>
            </w:r>
            <w:r w:rsidR="008D0D1F">
              <w:rPr>
                <w:rFonts w:ascii="Times New Roman" w:hAnsi="Times New Roman" w:cs="Times New Roman"/>
                <w:bCs/>
              </w:rPr>
              <w:t>53</w:t>
            </w:r>
          </w:p>
        </w:tc>
        <w:tc>
          <w:tcPr>
            <w:tcW w:w="3115" w:type="dxa"/>
          </w:tcPr>
          <w:p w14:paraId="76FAFD43" w14:textId="5DC0DC18" w:rsidR="00751E24" w:rsidRPr="00E04691" w:rsidRDefault="00B05A2D" w:rsidP="002E05AF">
            <w:pPr>
              <w:rPr>
                <w:rFonts w:ascii="Times New Roman" w:hAnsi="Times New Roman" w:cs="Times New Roman"/>
                <w:bCs/>
              </w:rPr>
            </w:pPr>
            <w:r>
              <w:rPr>
                <w:rFonts w:ascii="Times New Roman" w:hAnsi="Times New Roman" w:cs="Times New Roman"/>
                <w:bCs/>
              </w:rPr>
              <w:t>Cysts bilaterally in adnexal area, poss</w:t>
            </w:r>
            <w:r w:rsidR="004C42E6">
              <w:rPr>
                <w:rFonts w:ascii="Times New Roman" w:hAnsi="Times New Roman" w:cs="Times New Roman"/>
                <w:bCs/>
              </w:rPr>
              <w:t>ible luteal cyst.</w:t>
            </w:r>
            <w:r>
              <w:rPr>
                <w:rFonts w:ascii="Times New Roman" w:hAnsi="Times New Roman" w:cs="Times New Roman"/>
                <w:bCs/>
              </w:rPr>
              <w:t xml:space="preserve"> </w:t>
            </w:r>
          </w:p>
        </w:tc>
      </w:tr>
      <w:tr w:rsidR="00751E24" w:rsidRPr="00E04691" w14:paraId="2FCB176B" w14:textId="77777777" w:rsidTr="00FB7F96">
        <w:tc>
          <w:tcPr>
            <w:tcW w:w="3127" w:type="dxa"/>
          </w:tcPr>
          <w:p w14:paraId="56496A86" w14:textId="6A5832E8" w:rsidR="00751E24" w:rsidRPr="00E04691" w:rsidRDefault="004C42E6" w:rsidP="002E05AF">
            <w:pPr>
              <w:jc w:val="center"/>
              <w:rPr>
                <w:rFonts w:ascii="Times New Roman" w:hAnsi="Times New Roman" w:cs="Times New Roman"/>
                <w:b/>
                <w:bCs/>
              </w:rPr>
            </w:pPr>
            <w:r>
              <w:rPr>
                <w:rFonts w:ascii="Times New Roman" w:hAnsi="Times New Roman" w:cs="Times New Roman"/>
                <w:b/>
                <w:bCs/>
              </w:rPr>
              <w:t>US pelvis comp</w:t>
            </w:r>
            <w:r w:rsidR="00586072">
              <w:rPr>
                <w:rFonts w:ascii="Times New Roman" w:hAnsi="Times New Roman" w:cs="Times New Roman"/>
                <w:b/>
                <w:bCs/>
              </w:rPr>
              <w:t xml:space="preserve"> inc doppler with transvaginal</w:t>
            </w:r>
          </w:p>
        </w:tc>
        <w:tc>
          <w:tcPr>
            <w:tcW w:w="3108" w:type="dxa"/>
          </w:tcPr>
          <w:p w14:paraId="59887ED4" w14:textId="466458DD" w:rsidR="00751E24" w:rsidRPr="00E04691" w:rsidRDefault="00586072" w:rsidP="002E05AF">
            <w:pPr>
              <w:rPr>
                <w:rFonts w:ascii="Times New Roman" w:hAnsi="Times New Roman" w:cs="Times New Roman"/>
                <w:bCs/>
              </w:rPr>
            </w:pPr>
            <w:r>
              <w:rPr>
                <w:rFonts w:ascii="Times New Roman" w:hAnsi="Times New Roman" w:cs="Times New Roman"/>
                <w:bCs/>
              </w:rPr>
              <w:t>2/21/26 14:49</w:t>
            </w:r>
          </w:p>
        </w:tc>
        <w:tc>
          <w:tcPr>
            <w:tcW w:w="3115" w:type="dxa"/>
          </w:tcPr>
          <w:p w14:paraId="64767749" w14:textId="3432F9D2" w:rsidR="00751E24" w:rsidRPr="00E04691" w:rsidRDefault="00586072" w:rsidP="002E05AF">
            <w:pPr>
              <w:rPr>
                <w:rFonts w:ascii="Times New Roman" w:hAnsi="Times New Roman" w:cs="Times New Roman"/>
                <w:bCs/>
              </w:rPr>
            </w:pPr>
            <w:r>
              <w:rPr>
                <w:rFonts w:ascii="Times New Roman" w:hAnsi="Times New Roman" w:cs="Times New Roman"/>
                <w:bCs/>
              </w:rPr>
              <w:t>In progress.</w:t>
            </w:r>
          </w:p>
        </w:tc>
      </w:tr>
      <w:tr w:rsidR="00FB7F96" w:rsidRPr="00E04691" w14:paraId="36DD9CFE" w14:textId="77777777" w:rsidTr="00FB7F96">
        <w:tc>
          <w:tcPr>
            <w:tcW w:w="3127" w:type="dxa"/>
            <w:shd w:val="clear" w:color="auto" w:fill="BFBFBF" w:themeFill="background1" w:themeFillShade="BF"/>
          </w:tcPr>
          <w:p w14:paraId="3D1AE195" w14:textId="46C2498A" w:rsidR="00FB7F96" w:rsidRPr="004343AE" w:rsidRDefault="00FB7F96" w:rsidP="004343AE">
            <w:pPr>
              <w:jc w:val="center"/>
              <w:rPr>
                <w:rFonts w:ascii="Times New Roman" w:hAnsi="Times New Roman" w:cs="Times New Roman"/>
                <w:b/>
                <w:bCs/>
                <w:sz w:val="22"/>
                <w:szCs w:val="22"/>
              </w:rPr>
            </w:pPr>
            <w:r w:rsidRPr="004343AE">
              <w:rPr>
                <w:rFonts w:ascii="Times New Roman" w:hAnsi="Times New Roman" w:cs="Times New Roman"/>
                <w:b/>
                <w:bCs/>
                <w:sz w:val="22"/>
                <w:szCs w:val="22"/>
              </w:rPr>
              <w:t xml:space="preserve">Upcoming Diagnostic </w:t>
            </w:r>
            <w:r w:rsidR="00092003">
              <w:rPr>
                <w:rFonts w:ascii="Times New Roman" w:hAnsi="Times New Roman" w:cs="Times New Roman"/>
                <w:b/>
                <w:bCs/>
                <w:sz w:val="22"/>
                <w:szCs w:val="22"/>
              </w:rPr>
              <w:t>Tests</w:t>
            </w:r>
            <w:r w:rsidR="00BD4355">
              <w:rPr>
                <w:rFonts w:ascii="Times New Roman" w:hAnsi="Times New Roman" w:cs="Times New Roman"/>
                <w:b/>
                <w:bCs/>
                <w:sz w:val="22"/>
                <w:szCs w:val="22"/>
              </w:rPr>
              <w:t xml:space="preserve"> or Procedures</w:t>
            </w:r>
            <w:r w:rsidR="00864836">
              <w:rPr>
                <w:rFonts w:ascii="Times New Roman" w:hAnsi="Times New Roman" w:cs="Times New Roman"/>
                <w:b/>
                <w:bCs/>
                <w:sz w:val="22"/>
                <w:szCs w:val="22"/>
              </w:rPr>
              <w:t xml:space="preserve"> (Find in active orders)</w:t>
            </w:r>
          </w:p>
        </w:tc>
        <w:tc>
          <w:tcPr>
            <w:tcW w:w="3108" w:type="dxa"/>
            <w:shd w:val="clear" w:color="auto" w:fill="BFBFBF" w:themeFill="background1" w:themeFillShade="BF"/>
          </w:tcPr>
          <w:p w14:paraId="4B4CDAEF" w14:textId="065C4C74" w:rsidR="00FB7F96" w:rsidRPr="004343AE" w:rsidRDefault="00FB7F96" w:rsidP="004343AE">
            <w:pPr>
              <w:jc w:val="center"/>
              <w:rPr>
                <w:rFonts w:ascii="Times New Roman" w:hAnsi="Times New Roman" w:cs="Times New Roman"/>
                <w:bCs/>
                <w:sz w:val="22"/>
                <w:szCs w:val="22"/>
              </w:rPr>
            </w:pPr>
            <w:r w:rsidRPr="004343AE">
              <w:rPr>
                <w:rFonts w:ascii="Times New Roman" w:hAnsi="Times New Roman" w:cs="Times New Roman"/>
                <w:b/>
                <w:bCs/>
                <w:sz w:val="22"/>
                <w:szCs w:val="22"/>
              </w:rPr>
              <w:t>Date &amp; Time</w:t>
            </w:r>
          </w:p>
        </w:tc>
        <w:tc>
          <w:tcPr>
            <w:tcW w:w="3115" w:type="dxa"/>
            <w:vMerge w:val="restart"/>
            <w:shd w:val="clear" w:color="auto" w:fill="BFBFBF" w:themeFill="background1" w:themeFillShade="BF"/>
          </w:tcPr>
          <w:p w14:paraId="5E77D971" w14:textId="11E46B98" w:rsidR="00FB7F96" w:rsidRPr="001F2DC5" w:rsidRDefault="001F2DC5" w:rsidP="004343AE">
            <w:pPr>
              <w:jc w:val="center"/>
              <w:rPr>
                <w:rFonts w:ascii="Times New Roman" w:hAnsi="Times New Roman" w:cs="Times New Roman"/>
                <w:b/>
              </w:rPr>
            </w:pPr>
            <w:r w:rsidRPr="001F2DC5">
              <w:rPr>
                <w:rFonts w:ascii="Times New Roman" w:hAnsi="Times New Roman" w:cs="Times New Roman"/>
                <w:b/>
              </w:rPr>
              <w:t>N/A</w:t>
            </w:r>
          </w:p>
        </w:tc>
      </w:tr>
      <w:tr w:rsidR="00FB7F96" w:rsidRPr="00E04691" w14:paraId="523DE4EF" w14:textId="77777777" w:rsidTr="00FB7F96">
        <w:tc>
          <w:tcPr>
            <w:tcW w:w="3127" w:type="dxa"/>
          </w:tcPr>
          <w:p w14:paraId="58C20CB9" w14:textId="77777777" w:rsidR="00FB7F96" w:rsidRPr="004343AE" w:rsidRDefault="00FB7F96" w:rsidP="004343AE">
            <w:pPr>
              <w:jc w:val="center"/>
              <w:rPr>
                <w:rFonts w:ascii="Times New Roman" w:hAnsi="Times New Roman" w:cs="Times New Roman"/>
                <w:b/>
                <w:bCs/>
                <w:sz w:val="22"/>
                <w:szCs w:val="22"/>
              </w:rPr>
            </w:pPr>
          </w:p>
        </w:tc>
        <w:tc>
          <w:tcPr>
            <w:tcW w:w="3108" w:type="dxa"/>
          </w:tcPr>
          <w:p w14:paraId="276EEDED" w14:textId="77777777" w:rsidR="00FB7F96" w:rsidRPr="004343AE" w:rsidRDefault="00FB7F96" w:rsidP="004343AE">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65AA52F8" w14:textId="77777777" w:rsidR="00FB7F96" w:rsidRPr="00E04691" w:rsidRDefault="00FB7F96" w:rsidP="004343AE">
            <w:pPr>
              <w:jc w:val="center"/>
              <w:rPr>
                <w:rFonts w:ascii="Times New Roman" w:hAnsi="Times New Roman" w:cs="Times New Roman"/>
                <w:bCs/>
              </w:rPr>
            </w:pPr>
          </w:p>
        </w:tc>
      </w:tr>
      <w:tr w:rsidR="00FB7F96" w:rsidRPr="00E04691" w14:paraId="1573CD4D" w14:textId="77777777" w:rsidTr="00FB7F96">
        <w:tc>
          <w:tcPr>
            <w:tcW w:w="3127" w:type="dxa"/>
          </w:tcPr>
          <w:p w14:paraId="0CB47132" w14:textId="77777777" w:rsidR="00FB7F96" w:rsidRPr="004343AE" w:rsidRDefault="00FB7F96" w:rsidP="004343AE">
            <w:pPr>
              <w:jc w:val="center"/>
              <w:rPr>
                <w:rFonts w:ascii="Times New Roman" w:hAnsi="Times New Roman" w:cs="Times New Roman"/>
                <w:b/>
                <w:bCs/>
                <w:sz w:val="22"/>
                <w:szCs w:val="22"/>
              </w:rPr>
            </w:pPr>
          </w:p>
        </w:tc>
        <w:tc>
          <w:tcPr>
            <w:tcW w:w="3108" w:type="dxa"/>
          </w:tcPr>
          <w:p w14:paraId="016742FD" w14:textId="77777777" w:rsidR="00FB7F96" w:rsidRPr="004343AE" w:rsidRDefault="00FB7F96" w:rsidP="004343AE">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7181A3BF" w14:textId="77777777" w:rsidR="00FB7F96" w:rsidRPr="00E04691" w:rsidRDefault="00FB7F96" w:rsidP="004343AE">
            <w:pPr>
              <w:jc w:val="center"/>
              <w:rPr>
                <w:rFonts w:ascii="Times New Roman" w:hAnsi="Times New Roman" w:cs="Times New Roman"/>
                <w:bCs/>
              </w:rPr>
            </w:pPr>
          </w:p>
        </w:tc>
      </w:tr>
      <w:tr w:rsidR="00FB7F96" w:rsidRPr="00E04691" w14:paraId="7D1B188E" w14:textId="77777777" w:rsidTr="00FB7F96">
        <w:tc>
          <w:tcPr>
            <w:tcW w:w="3127" w:type="dxa"/>
          </w:tcPr>
          <w:p w14:paraId="0FFC5A8A" w14:textId="77777777" w:rsidR="00FB7F96" w:rsidRPr="004343AE" w:rsidRDefault="00FB7F96" w:rsidP="004343AE">
            <w:pPr>
              <w:jc w:val="center"/>
              <w:rPr>
                <w:rFonts w:ascii="Times New Roman" w:hAnsi="Times New Roman" w:cs="Times New Roman"/>
                <w:b/>
                <w:bCs/>
                <w:sz w:val="22"/>
                <w:szCs w:val="22"/>
              </w:rPr>
            </w:pPr>
          </w:p>
        </w:tc>
        <w:tc>
          <w:tcPr>
            <w:tcW w:w="3108" w:type="dxa"/>
          </w:tcPr>
          <w:p w14:paraId="5F2A0DFD" w14:textId="77777777" w:rsidR="00FB7F96" w:rsidRPr="004343AE" w:rsidRDefault="00FB7F96" w:rsidP="004343AE">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6B67830A" w14:textId="77777777" w:rsidR="00FB7F96" w:rsidRPr="00E04691" w:rsidRDefault="00FB7F96" w:rsidP="004343AE">
            <w:pPr>
              <w:jc w:val="center"/>
              <w:rPr>
                <w:rFonts w:ascii="Times New Roman" w:hAnsi="Times New Roman" w:cs="Times New Roman"/>
                <w:bCs/>
              </w:rPr>
            </w:pPr>
          </w:p>
        </w:tc>
      </w:tr>
      <w:tr w:rsidR="00FB7F96" w:rsidRPr="00E04691" w14:paraId="25B48F85" w14:textId="77777777" w:rsidTr="00FB7F96">
        <w:tc>
          <w:tcPr>
            <w:tcW w:w="3127" w:type="dxa"/>
          </w:tcPr>
          <w:p w14:paraId="643B9E88" w14:textId="77777777" w:rsidR="00FB7F96" w:rsidRPr="004343AE" w:rsidRDefault="00FB7F96" w:rsidP="004343AE">
            <w:pPr>
              <w:jc w:val="center"/>
              <w:rPr>
                <w:rFonts w:ascii="Times New Roman" w:hAnsi="Times New Roman" w:cs="Times New Roman"/>
                <w:b/>
                <w:bCs/>
                <w:sz w:val="22"/>
                <w:szCs w:val="22"/>
              </w:rPr>
            </w:pPr>
          </w:p>
        </w:tc>
        <w:tc>
          <w:tcPr>
            <w:tcW w:w="3108" w:type="dxa"/>
          </w:tcPr>
          <w:p w14:paraId="5E3DB241" w14:textId="77777777" w:rsidR="00FB7F96" w:rsidRPr="004343AE" w:rsidRDefault="00FB7F96" w:rsidP="004343AE">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7FEC4233" w14:textId="77777777" w:rsidR="00FB7F96" w:rsidRPr="00E04691" w:rsidRDefault="00FB7F96" w:rsidP="004343AE">
            <w:pPr>
              <w:jc w:val="center"/>
              <w:rPr>
                <w:rFonts w:ascii="Times New Roman" w:hAnsi="Times New Roman" w:cs="Times New Roman"/>
                <w:bCs/>
              </w:rPr>
            </w:pPr>
          </w:p>
        </w:tc>
      </w:tr>
    </w:tbl>
    <w:p w14:paraId="0D4E112D" w14:textId="669A3615" w:rsidR="00751E24" w:rsidRPr="00E04691" w:rsidRDefault="00105445" w:rsidP="00105445">
      <w:pPr>
        <w:jc w:val="right"/>
        <w:rPr>
          <w:rFonts w:ascii="Times New Roman" w:hAnsi="Times New Roman" w:cs="Times New Roman"/>
          <w:bCs/>
          <w:sz w:val="20"/>
          <w:szCs w:val="28"/>
        </w:rPr>
      </w:pPr>
      <w:r w:rsidRPr="00E04691">
        <w:rPr>
          <w:rFonts w:ascii="Times New Roman" w:hAnsi="Times New Roman" w:cs="Times New Roman"/>
          <w:bCs/>
          <w:sz w:val="20"/>
          <w:szCs w:val="28"/>
        </w:rPr>
        <w:t>(</w:t>
      </w:r>
      <w:r w:rsidR="00100468">
        <w:rPr>
          <w:rFonts w:ascii="Times New Roman" w:hAnsi="Times New Roman" w:cs="Times New Roman"/>
          <w:bCs/>
          <w:sz w:val="20"/>
          <w:szCs w:val="28"/>
        </w:rPr>
        <w:t>Chest x-ray, ECHO, colonoscopy, dialysis, etc.</w:t>
      </w:r>
      <w:r w:rsidRPr="00E04691">
        <w:rPr>
          <w:rFonts w:ascii="Times New Roman" w:hAnsi="Times New Roman" w:cs="Times New Roman"/>
          <w:bCs/>
          <w:sz w:val="20"/>
          <w:szCs w:val="28"/>
        </w:rPr>
        <w:t>)</w:t>
      </w:r>
    </w:p>
    <w:p w14:paraId="06F5A9D7" w14:textId="77777777" w:rsidR="00751E24" w:rsidRPr="00E04691" w:rsidRDefault="00751E24" w:rsidP="00751E24">
      <w:pPr>
        <w:rPr>
          <w:rFonts w:ascii="Times New Roman" w:hAnsi="Times New Roman" w:cs="Times New Roman"/>
          <w:b/>
          <w:bCs/>
          <w:sz w:val="28"/>
          <w:szCs w:val="28"/>
        </w:rPr>
      </w:pPr>
      <w:r w:rsidRPr="00E04691">
        <w:rPr>
          <w:rFonts w:ascii="Times New Roman" w:hAnsi="Times New Roman" w:cs="Times New Roman"/>
          <w:b/>
          <w:bCs/>
          <w:sz w:val="28"/>
          <w:szCs w:val="28"/>
        </w:rPr>
        <w:t>Vital Signs</w:t>
      </w:r>
      <w:r w:rsidR="00105445" w:rsidRPr="00E04691">
        <w:rPr>
          <w:rFonts w:ascii="Times New Roman" w:hAnsi="Times New Roman" w:cs="Times New Roman"/>
          <w:b/>
          <w:bCs/>
          <w:sz w:val="28"/>
          <w:szCs w:val="28"/>
        </w:rPr>
        <w:t xml:space="preserve"> – 3 most recent</w:t>
      </w:r>
    </w:p>
    <w:p w14:paraId="19816351" w14:textId="77777777" w:rsidR="00751E24" w:rsidRPr="00E04691" w:rsidRDefault="00751E24" w:rsidP="00751E24">
      <w:pPr>
        <w:rPr>
          <w:rFonts w:ascii="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197"/>
        <w:gridCol w:w="1197"/>
        <w:gridCol w:w="1197"/>
        <w:gridCol w:w="1197"/>
        <w:gridCol w:w="1197"/>
        <w:gridCol w:w="1197"/>
      </w:tblGrid>
      <w:tr w:rsidR="00105445" w:rsidRPr="00E04691" w14:paraId="712DE3CA" w14:textId="77777777" w:rsidTr="00105445">
        <w:tc>
          <w:tcPr>
            <w:tcW w:w="1420" w:type="dxa"/>
          </w:tcPr>
          <w:p w14:paraId="13CBD579" w14:textId="77777777" w:rsidR="00105445" w:rsidRPr="00E04691" w:rsidRDefault="00105445" w:rsidP="002E05AF">
            <w:pPr>
              <w:jc w:val="center"/>
              <w:rPr>
                <w:rFonts w:ascii="Times New Roman" w:hAnsi="Times New Roman" w:cs="Times New Roman"/>
                <w:b/>
                <w:bCs/>
              </w:rPr>
            </w:pPr>
            <w:r w:rsidRPr="00E04691">
              <w:rPr>
                <w:rFonts w:ascii="Times New Roman" w:hAnsi="Times New Roman" w:cs="Times New Roman"/>
                <w:b/>
                <w:bCs/>
              </w:rPr>
              <w:t>Date/Time</w:t>
            </w:r>
          </w:p>
        </w:tc>
        <w:tc>
          <w:tcPr>
            <w:tcW w:w="1197" w:type="dxa"/>
          </w:tcPr>
          <w:p w14:paraId="0DC93B88" w14:textId="77777777" w:rsidR="00105445" w:rsidRPr="00E04691" w:rsidRDefault="00105445" w:rsidP="002E05AF">
            <w:pPr>
              <w:jc w:val="center"/>
              <w:rPr>
                <w:rFonts w:ascii="Times New Roman" w:hAnsi="Times New Roman" w:cs="Times New Roman"/>
                <w:b/>
                <w:bCs/>
              </w:rPr>
            </w:pPr>
            <w:r w:rsidRPr="00E04691">
              <w:rPr>
                <w:rFonts w:ascii="Times New Roman" w:hAnsi="Times New Roman" w:cs="Times New Roman"/>
                <w:b/>
                <w:bCs/>
              </w:rPr>
              <w:t>Temp</w:t>
            </w:r>
          </w:p>
        </w:tc>
        <w:tc>
          <w:tcPr>
            <w:tcW w:w="1197" w:type="dxa"/>
          </w:tcPr>
          <w:p w14:paraId="7BFD8933" w14:textId="77777777" w:rsidR="00105445" w:rsidRPr="00E04691" w:rsidRDefault="00105445" w:rsidP="002E05AF">
            <w:pPr>
              <w:jc w:val="center"/>
              <w:rPr>
                <w:rFonts w:ascii="Times New Roman" w:hAnsi="Times New Roman" w:cs="Times New Roman"/>
                <w:b/>
                <w:bCs/>
              </w:rPr>
            </w:pPr>
            <w:r w:rsidRPr="00E04691">
              <w:rPr>
                <w:rFonts w:ascii="Times New Roman" w:hAnsi="Times New Roman" w:cs="Times New Roman"/>
                <w:b/>
                <w:bCs/>
              </w:rPr>
              <w:t>HR</w:t>
            </w:r>
          </w:p>
        </w:tc>
        <w:tc>
          <w:tcPr>
            <w:tcW w:w="1197" w:type="dxa"/>
          </w:tcPr>
          <w:p w14:paraId="48855D97" w14:textId="77777777" w:rsidR="00105445" w:rsidRPr="00E04691" w:rsidRDefault="00105445" w:rsidP="002E05AF">
            <w:pPr>
              <w:jc w:val="center"/>
              <w:rPr>
                <w:rFonts w:ascii="Times New Roman" w:hAnsi="Times New Roman" w:cs="Times New Roman"/>
                <w:b/>
                <w:bCs/>
              </w:rPr>
            </w:pPr>
            <w:r w:rsidRPr="00E04691">
              <w:rPr>
                <w:rFonts w:ascii="Times New Roman" w:hAnsi="Times New Roman" w:cs="Times New Roman"/>
                <w:b/>
                <w:bCs/>
              </w:rPr>
              <w:t>RR</w:t>
            </w:r>
          </w:p>
        </w:tc>
        <w:tc>
          <w:tcPr>
            <w:tcW w:w="1197" w:type="dxa"/>
          </w:tcPr>
          <w:p w14:paraId="3F6451A2" w14:textId="77777777" w:rsidR="00105445" w:rsidRPr="00E04691" w:rsidRDefault="00105445" w:rsidP="002E05AF">
            <w:pPr>
              <w:jc w:val="center"/>
              <w:rPr>
                <w:rFonts w:ascii="Times New Roman" w:hAnsi="Times New Roman" w:cs="Times New Roman"/>
                <w:b/>
                <w:bCs/>
              </w:rPr>
            </w:pPr>
            <w:r w:rsidRPr="00E04691">
              <w:rPr>
                <w:rFonts w:ascii="Times New Roman" w:hAnsi="Times New Roman" w:cs="Times New Roman"/>
                <w:b/>
                <w:bCs/>
              </w:rPr>
              <w:t>BP</w:t>
            </w:r>
          </w:p>
        </w:tc>
        <w:tc>
          <w:tcPr>
            <w:tcW w:w="1197" w:type="dxa"/>
          </w:tcPr>
          <w:p w14:paraId="069C7D49" w14:textId="77777777" w:rsidR="00105445" w:rsidRPr="00E04691" w:rsidRDefault="00105445" w:rsidP="002E05AF">
            <w:pPr>
              <w:jc w:val="center"/>
              <w:rPr>
                <w:rFonts w:ascii="Times New Roman" w:hAnsi="Times New Roman" w:cs="Times New Roman"/>
                <w:b/>
                <w:bCs/>
              </w:rPr>
            </w:pPr>
            <w:r w:rsidRPr="00E04691">
              <w:rPr>
                <w:rFonts w:ascii="Times New Roman" w:hAnsi="Times New Roman" w:cs="Times New Roman"/>
                <w:b/>
                <w:bCs/>
              </w:rPr>
              <w:t>SpO2</w:t>
            </w:r>
          </w:p>
        </w:tc>
        <w:tc>
          <w:tcPr>
            <w:tcW w:w="1197" w:type="dxa"/>
          </w:tcPr>
          <w:p w14:paraId="3C7F0D4C" w14:textId="77777777" w:rsidR="00105445" w:rsidRPr="00E04691" w:rsidRDefault="00105445" w:rsidP="002E05AF">
            <w:pPr>
              <w:jc w:val="center"/>
              <w:rPr>
                <w:rFonts w:ascii="Times New Roman" w:hAnsi="Times New Roman" w:cs="Times New Roman"/>
                <w:b/>
                <w:bCs/>
              </w:rPr>
            </w:pPr>
            <w:r w:rsidRPr="00E04691">
              <w:rPr>
                <w:rFonts w:ascii="Times New Roman" w:hAnsi="Times New Roman" w:cs="Times New Roman"/>
                <w:b/>
                <w:bCs/>
              </w:rPr>
              <w:t>Pain</w:t>
            </w:r>
          </w:p>
        </w:tc>
      </w:tr>
      <w:tr w:rsidR="00105445" w:rsidRPr="00E04691" w14:paraId="4798073E" w14:textId="77777777" w:rsidTr="00105445">
        <w:tc>
          <w:tcPr>
            <w:tcW w:w="1420" w:type="dxa"/>
          </w:tcPr>
          <w:p w14:paraId="0888ABA8" w14:textId="3EB90B7D" w:rsidR="00105445" w:rsidRPr="00E04691" w:rsidRDefault="00324132" w:rsidP="002E05AF">
            <w:pPr>
              <w:rPr>
                <w:rFonts w:ascii="Times New Roman" w:hAnsi="Times New Roman" w:cs="Times New Roman"/>
                <w:b/>
                <w:bCs/>
                <w:sz w:val="28"/>
                <w:szCs w:val="28"/>
              </w:rPr>
            </w:pPr>
            <w:r>
              <w:rPr>
                <w:rFonts w:ascii="Times New Roman" w:hAnsi="Times New Roman" w:cs="Times New Roman"/>
                <w:b/>
                <w:bCs/>
                <w:sz w:val="28"/>
                <w:szCs w:val="28"/>
              </w:rPr>
              <w:t>2/21/26 15:48</w:t>
            </w:r>
          </w:p>
        </w:tc>
        <w:tc>
          <w:tcPr>
            <w:tcW w:w="1197" w:type="dxa"/>
          </w:tcPr>
          <w:p w14:paraId="7E2DF577" w14:textId="6A4205B1" w:rsidR="00105445" w:rsidRPr="00E04691" w:rsidRDefault="00324132" w:rsidP="002E05AF">
            <w:pPr>
              <w:rPr>
                <w:rFonts w:ascii="Times New Roman" w:hAnsi="Times New Roman" w:cs="Times New Roman"/>
                <w:b/>
                <w:bCs/>
                <w:sz w:val="28"/>
                <w:szCs w:val="28"/>
              </w:rPr>
            </w:pPr>
            <w:r>
              <w:rPr>
                <w:rFonts w:ascii="Times New Roman" w:hAnsi="Times New Roman" w:cs="Times New Roman"/>
                <w:b/>
                <w:bCs/>
                <w:sz w:val="28"/>
                <w:szCs w:val="28"/>
              </w:rPr>
              <w:t>36.5</w:t>
            </w:r>
            <w:r>
              <w:rPr>
                <w:rFonts w:ascii="Cambria Math" w:hAnsi="Cambria Math" w:cs="Times New Roman"/>
                <w:b/>
                <w:bCs/>
                <w:sz w:val="28"/>
                <w:szCs w:val="28"/>
              </w:rPr>
              <w:t>℃</w:t>
            </w:r>
          </w:p>
        </w:tc>
        <w:tc>
          <w:tcPr>
            <w:tcW w:w="1197" w:type="dxa"/>
          </w:tcPr>
          <w:p w14:paraId="442EC13A" w14:textId="061FB67F" w:rsidR="00105445" w:rsidRPr="00E04691" w:rsidRDefault="00324132" w:rsidP="002E05AF">
            <w:pPr>
              <w:rPr>
                <w:rFonts w:ascii="Times New Roman" w:hAnsi="Times New Roman" w:cs="Times New Roman"/>
                <w:b/>
                <w:bCs/>
                <w:sz w:val="28"/>
                <w:szCs w:val="28"/>
              </w:rPr>
            </w:pPr>
            <w:r>
              <w:rPr>
                <w:rFonts w:ascii="Times New Roman" w:hAnsi="Times New Roman" w:cs="Times New Roman"/>
                <w:b/>
                <w:bCs/>
                <w:sz w:val="28"/>
                <w:szCs w:val="28"/>
              </w:rPr>
              <w:t>95 bpm</w:t>
            </w:r>
          </w:p>
        </w:tc>
        <w:tc>
          <w:tcPr>
            <w:tcW w:w="1197" w:type="dxa"/>
          </w:tcPr>
          <w:p w14:paraId="50B7B698" w14:textId="1D8BFA5E" w:rsidR="00105445" w:rsidRPr="00E04691" w:rsidRDefault="00D86C59" w:rsidP="002E05AF">
            <w:pPr>
              <w:rPr>
                <w:rFonts w:ascii="Times New Roman" w:hAnsi="Times New Roman" w:cs="Times New Roman"/>
                <w:b/>
                <w:bCs/>
                <w:sz w:val="28"/>
                <w:szCs w:val="28"/>
              </w:rPr>
            </w:pPr>
            <w:r>
              <w:rPr>
                <w:rFonts w:ascii="Times New Roman" w:hAnsi="Times New Roman" w:cs="Times New Roman"/>
                <w:b/>
                <w:bCs/>
                <w:sz w:val="28"/>
                <w:szCs w:val="28"/>
              </w:rPr>
              <w:t>16 bpm</w:t>
            </w:r>
          </w:p>
        </w:tc>
        <w:tc>
          <w:tcPr>
            <w:tcW w:w="1197" w:type="dxa"/>
          </w:tcPr>
          <w:p w14:paraId="32E4CDF8" w14:textId="5E2CE956" w:rsidR="00105445" w:rsidRPr="00E04691" w:rsidRDefault="00D86C59" w:rsidP="002E05AF">
            <w:pPr>
              <w:rPr>
                <w:rFonts w:ascii="Times New Roman" w:hAnsi="Times New Roman" w:cs="Times New Roman"/>
                <w:b/>
                <w:bCs/>
                <w:sz w:val="28"/>
                <w:szCs w:val="28"/>
              </w:rPr>
            </w:pPr>
            <w:r>
              <w:rPr>
                <w:rFonts w:ascii="Times New Roman" w:hAnsi="Times New Roman" w:cs="Times New Roman"/>
                <w:b/>
                <w:bCs/>
                <w:sz w:val="28"/>
                <w:szCs w:val="28"/>
              </w:rPr>
              <w:t>167/97 mmHg</w:t>
            </w:r>
          </w:p>
        </w:tc>
        <w:tc>
          <w:tcPr>
            <w:tcW w:w="1197" w:type="dxa"/>
          </w:tcPr>
          <w:p w14:paraId="0EBE7A63" w14:textId="79A8B0F3" w:rsidR="00105445" w:rsidRPr="00E04691" w:rsidRDefault="00D86C59" w:rsidP="002E05AF">
            <w:pPr>
              <w:rPr>
                <w:rFonts w:ascii="Times New Roman" w:hAnsi="Times New Roman" w:cs="Times New Roman"/>
                <w:b/>
                <w:bCs/>
                <w:sz w:val="28"/>
                <w:szCs w:val="28"/>
              </w:rPr>
            </w:pPr>
            <w:r>
              <w:rPr>
                <w:rFonts w:ascii="Times New Roman" w:hAnsi="Times New Roman" w:cs="Times New Roman"/>
                <w:b/>
                <w:bCs/>
                <w:sz w:val="28"/>
                <w:szCs w:val="28"/>
              </w:rPr>
              <w:t>95%</w:t>
            </w:r>
          </w:p>
        </w:tc>
        <w:tc>
          <w:tcPr>
            <w:tcW w:w="1197" w:type="dxa"/>
          </w:tcPr>
          <w:p w14:paraId="3C69F2E5" w14:textId="739BF996" w:rsidR="00105445" w:rsidRPr="00E04691" w:rsidRDefault="00D86C59" w:rsidP="002E05AF">
            <w:pPr>
              <w:rPr>
                <w:rFonts w:ascii="Times New Roman" w:hAnsi="Times New Roman" w:cs="Times New Roman"/>
                <w:b/>
                <w:bCs/>
                <w:sz w:val="28"/>
                <w:szCs w:val="28"/>
              </w:rPr>
            </w:pPr>
            <w:r>
              <w:rPr>
                <w:rFonts w:ascii="Times New Roman" w:hAnsi="Times New Roman" w:cs="Times New Roman"/>
                <w:b/>
                <w:bCs/>
                <w:sz w:val="28"/>
                <w:szCs w:val="28"/>
              </w:rPr>
              <w:t>0/10</w:t>
            </w:r>
          </w:p>
        </w:tc>
      </w:tr>
      <w:tr w:rsidR="00105445" w:rsidRPr="00E04691" w14:paraId="0B7193A9" w14:textId="77777777" w:rsidTr="00105445">
        <w:tc>
          <w:tcPr>
            <w:tcW w:w="1420" w:type="dxa"/>
          </w:tcPr>
          <w:p w14:paraId="2E5ABD60" w14:textId="3F6B0990" w:rsidR="00105445" w:rsidRPr="00E04691" w:rsidRDefault="00D86C59" w:rsidP="002E05AF">
            <w:pPr>
              <w:rPr>
                <w:rFonts w:ascii="Times New Roman" w:hAnsi="Times New Roman" w:cs="Times New Roman"/>
                <w:b/>
                <w:bCs/>
                <w:sz w:val="28"/>
                <w:szCs w:val="28"/>
              </w:rPr>
            </w:pPr>
            <w:r>
              <w:rPr>
                <w:rFonts w:ascii="Times New Roman" w:hAnsi="Times New Roman" w:cs="Times New Roman"/>
                <w:b/>
                <w:bCs/>
                <w:sz w:val="28"/>
                <w:szCs w:val="28"/>
              </w:rPr>
              <w:t>2/21/26 15:29</w:t>
            </w:r>
          </w:p>
        </w:tc>
        <w:tc>
          <w:tcPr>
            <w:tcW w:w="1197" w:type="dxa"/>
          </w:tcPr>
          <w:p w14:paraId="6A1FDC45" w14:textId="57F7429F" w:rsidR="00105445" w:rsidRPr="00E04691" w:rsidRDefault="00D86C59" w:rsidP="002E05AF">
            <w:pPr>
              <w:rPr>
                <w:rFonts w:ascii="Times New Roman" w:hAnsi="Times New Roman" w:cs="Times New Roman"/>
                <w:b/>
                <w:bCs/>
                <w:sz w:val="28"/>
                <w:szCs w:val="28"/>
              </w:rPr>
            </w:pPr>
            <w:r>
              <w:rPr>
                <w:rFonts w:ascii="Times New Roman" w:hAnsi="Times New Roman" w:cs="Times New Roman"/>
                <w:b/>
                <w:bCs/>
                <w:sz w:val="28"/>
                <w:szCs w:val="28"/>
              </w:rPr>
              <w:t>Not listed</w:t>
            </w:r>
          </w:p>
        </w:tc>
        <w:tc>
          <w:tcPr>
            <w:tcW w:w="1197" w:type="dxa"/>
          </w:tcPr>
          <w:p w14:paraId="63523F72" w14:textId="06559D9C" w:rsidR="00105445" w:rsidRPr="00E04691" w:rsidRDefault="00236D90" w:rsidP="002E05AF">
            <w:pPr>
              <w:rPr>
                <w:rFonts w:ascii="Times New Roman" w:hAnsi="Times New Roman" w:cs="Times New Roman"/>
                <w:b/>
                <w:bCs/>
                <w:sz w:val="28"/>
                <w:szCs w:val="28"/>
              </w:rPr>
            </w:pPr>
            <w:r>
              <w:rPr>
                <w:rFonts w:ascii="Times New Roman" w:hAnsi="Times New Roman" w:cs="Times New Roman"/>
                <w:b/>
                <w:bCs/>
                <w:sz w:val="28"/>
                <w:szCs w:val="28"/>
              </w:rPr>
              <w:t>88 bpm</w:t>
            </w:r>
          </w:p>
        </w:tc>
        <w:tc>
          <w:tcPr>
            <w:tcW w:w="1197" w:type="dxa"/>
          </w:tcPr>
          <w:p w14:paraId="6558E655" w14:textId="66FDC9C6" w:rsidR="00105445" w:rsidRPr="00E04691" w:rsidRDefault="00236D90" w:rsidP="002E05AF">
            <w:pPr>
              <w:rPr>
                <w:rFonts w:ascii="Times New Roman" w:hAnsi="Times New Roman" w:cs="Times New Roman"/>
                <w:b/>
                <w:bCs/>
                <w:sz w:val="28"/>
                <w:szCs w:val="28"/>
              </w:rPr>
            </w:pPr>
            <w:r>
              <w:rPr>
                <w:rFonts w:ascii="Times New Roman" w:hAnsi="Times New Roman" w:cs="Times New Roman"/>
                <w:b/>
                <w:bCs/>
                <w:sz w:val="28"/>
                <w:szCs w:val="28"/>
              </w:rPr>
              <w:t>17 bpm</w:t>
            </w:r>
          </w:p>
        </w:tc>
        <w:tc>
          <w:tcPr>
            <w:tcW w:w="1197" w:type="dxa"/>
          </w:tcPr>
          <w:p w14:paraId="1E8936A1" w14:textId="57709011" w:rsidR="00105445" w:rsidRPr="00E04691" w:rsidRDefault="00236D90" w:rsidP="002E05AF">
            <w:pPr>
              <w:rPr>
                <w:rFonts w:ascii="Times New Roman" w:hAnsi="Times New Roman" w:cs="Times New Roman"/>
                <w:b/>
                <w:bCs/>
                <w:sz w:val="28"/>
                <w:szCs w:val="28"/>
              </w:rPr>
            </w:pPr>
            <w:r>
              <w:rPr>
                <w:rFonts w:ascii="Times New Roman" w:hAnsi="Times New Roman" w:cs="Times New Roman"/>
                <w:b/>
                <w:bCs/>
                <w:sz w:val="28"/>
                <w:szCs w:val="28"/>
              </w:rPr>
              <w:t>Not listed</w:t>
            </w:r>
          </w:p>
        </w:tc>
        <w:tc>
          <w:tcPr>
            <w:tcW w:w="1197" w:type="dxa"/>
          </w:tcPr>
          <w:p w14:paraId="1101799C" w14:textId="0C94F7E9" w:rsidR="00105445" w:rsidRPr="00E04691" w:rsidRDefault="00D3436C" w:rsidP="002E05AF">
            <w:pPr>
              <w:rPr>
                <w:rFonts w:ascii="Times New Roman" w:hAnsi="Times New Roman" w:cs="Times New Roman"/>
                <w:b/>
                <w:bCs/>
                <w:sz w:val="28"/>
                <w:szCs w:val="28"/>
              </w:rPr>
            </w:pPr>
            <w:r>
              <w:rPr>
                <w:rFonts w:ascii="Times New Roman" w:hAnsi="Times New Roman" w:cs="Times New Roman"/>
                <w:b/>
                <w:bCs/>
                <w:sz w:val="28"/>
                <w:szCs w:val="28"/>
              </w:rPr>
              <w:t>98%</w:t>
            </w:r>
          </w:p>
        </w:tc>
        <w:tc>
          <w:tcPr>
            <w:tcW w:w="1197" w:type="dxa"/>
          </w:tcPr>
          <w:p w14:paraId="00A31537" w14:textId="3A4B247B" w:rsidR="00105445" w:rsidRPr="00E04691" w:rsidRDefault="00FC0542" w:rsidP="002E05AF">
            <w:pPr>
              <w:rPr>
                <w:rFonts w:ascii="Times New Roman" w:hAnsi="Times New Roman" w:cs="Times New Roman"/>
                <w:b/>
                <w:bCs/>
                <w:sz w:val="28"/>
                <w:szCs w:val="28"/>
              </w:rPr>
            </w:pPr>
            <w:r>
              <w:rPr>
                <w:rFonts w:ascii="Times New Roman" w:hAnsi="Times New Roman" w:cs="Times New Roman"/>
                <w:b/>
                <w:bCs/>
                <w:sz w:val="28"/>
                <w:szCs w:val="28"/>
              </w:rPr>
              <w:t>0/10</w:t>
            </w:r>
          </w:p>
        </w:tc>
      </w:tr>
      <w:tr w:rsidR="00105445" w:rsidRPr="00E04691" w14:paraId="5C789C6A" w14:textId="77777777" w:rsidTr="00105445">
        <w:tc>
          <w:tcPr>
            <w:tcW w:w="1420" w:type="dxa"/>
          </w:tcPr>
          <w:p w14:paraId="1F3A621C" w14:textId="2666A869" w:rsidR="00105445" w:rsidRPr="00E04691" w:rsidRDefault="00D86C59" w:rsidP="002E05AF">
            <w:pPr>
              <w:rPr>
                <w:rFonts w:ascii="Times New Roman" w:hAnsi="Times New Roman" w:cs="Times New Roman"/>
                <w:b/>
                <w:bCs/>
                <w:sz w:val="28"/>
                <w:szCs w:val="28"/>
              </w:rPr>
            </w:pPr>
            <w:r>
              <w:rPr>
                <w:rFonts w:ascii="Times New Roman" w:hAnsi="Times New Roman" w:cs="Times New Roman"/>
                <w:b/>
                <w:bCs/>
                <w:sz w:val="28"/>
                <w:szCs w:val="28"/>
              </w:rPr>
              <w:t>2/21/26 14:00</w:t>
            </w:r>
          </w:p>
        </w:tc>
        <w:tc>
          <w:tcPr>
            <w:tcW w:w="1197" w:type="dxa"/>
          </w:tcPr>
          <w:p w14:paraId="1DD2957E" w14:textId="4B86B7AD" w:rsidR="00105445" w:rsidRPr="00E04691" w:rsidRDefault="00D86C59" w:rsidP="002E05AF">
            <w:pPr>
              <w:rPr>
                <w:rFonts w:ascii="Times New Roman" w:hAnsi="Times New Roman" w:cs="Times New Roman"/>
                <w:b/>
                <w:bCs/>
                <w:sz w:val="28"/>
                <w:szCs w:val="28"/>
              </w:rPr>
            </w:pPr>
            <w:r>
              <w:rPr>
                <w:rFonts w:ascii="Times New Roman" w:hAnsi="Times New Roman" w:cs="Times New Roman"/>
                <w:b/>
                <w:bCs/>
                <w:sz w:val="28"/>
                <w:szCs w:val="28"/>
              </w:rPr>
              <w:t>Not listed</w:t>
            </w:r>
          </w:p>
        </w:tc>
        <w:tc>
          <w:tcPr>
            <w:tcW w:w="1197" w:type="dxa"/>
          </w:tcPr>
          <w:p w14:paraId="32BDBF47" w14:textId="56C8B2C2" w:rsidR="00105445" w:rsidRPr="00E04691" w:rsidRDefault="00236D90" w:rsidP="002E05AF">
            <w:pPr>
              <w:rPr>
                <w:rFonts w:ascii="Times New Roman" w:hAnsi="Times New Roman" w:cs="Times New Roman"/>
                <w:b/>
                <w:bCs/>
                <w:sz w:val="28"/>
                <w:szCs w:val="28"/>
              </w:rPr>
            </w:pPr>
            <w:r>
              <w:rPr>
                <w:rFonts w:ascii="Times New Roman" w:hAnsi="Times New Roman" w:cs="Times New Roman"/>
                <w:b/>
                <w:bCs/>
                <w:sz w:val="28"/>
                <w:szCs w:val="28"/>
              </w:rPr>
              <w:t>76 bpm</w:t>
            </w:r>
          </w:p>
        </w:tc>
        <w:tc>
          <w:tcPr>
            <w:tcW w:w="1197" w:type="dxa"/>
          </w:tcPr>
          <w:p w14:paraId="345FE757" w14:textId="1F51DFD1" w:rsidR="00105445" w:rsidRPr="00E04691" w:rsidRDefault="00236D90" w:rsidP="002E05AF">
            <w:pPr>
              <w:rPr>
                <w:rFonts w:ascii="Times New Roman" w:hAnsi="Times New Roman" w:cs="Times New Roman"/>
                <w:b/>
                <w:bCs/>
                <w:sz w:val="28"/>
                <w:szCs w:val="28"/>
              </w:rPr>
            </w:pPr>
            <w:r>
              <w:rPr>
                <w:rFonts w:ascii="Times New Roman" w:hAnsi="Times New Roman" w:cs="Times New Roman"/>
                <w:b/>
                <w:bCs/>
                <w:sz w:val="28"/>
                <w:szCs w:val="28"/>
              </w:rPr>
              <w:t>17 bpm</w:t>
            </w:r>
          </w:p>
        </w:tc>
        <w:tc>
          <w:tcPr>
            <w:tcW w:w="1197" w:type="dxa"/>
          </w:tcPr>
          <w:p w14:paraId="5E3ABCF2" w14:textId="7BDC677C" w:rsidR="00105445" w:rsidRPr="00E04691" w:rsidRDefault="00236D90" w:rsidP="002E05AF">
            <w:pPr>
              <w:rPr>
                <w:rFonts w:ascii="Times New Roman" w:hAnsi="Times New Roman" w:cs="Times New Roman"/>
                <w:b/>
                <w:bCs/>
                <w:sz w:val="28"/>
                <w:szCs w:val="28"/>
              </w:rPr>
            </w:pPr>
            <w:r>
              <w:rPr>
                <w:rFonts w:ascii="Times New Roman" w:hAnsi="Times New Roman" w:cs="Times New Roman"/>
                <w:b/>
                <w:bCs/>
                <w:sz w:val="28"/>
                <w:szCs w:val="28"/>
              </w:rPr>
              <w:t xml:space="preserve">148/94 </w:t>
            </w:r>
            <w:r w:rsidR="00D3436C">
              <w:rPr>
                <w:rFonts w:ascii="Times New Roman" w:hAnsi="Times New Roman" w:cs="Times New Roman"/>
                <w:b/>
                <w:bCs/>
                <w:sz w:val="28"/>
                <w:szCs w:val="28"/>
              </w:rPr>
              <w:t>mmHg</w:t>
            </w:r>
          </w:p>
        </w:tc>
        <w:tc>
          <w:tcPr>
            <w:tcW w:w="1197" w:type="dxa"/>
          </w:tcPr>
          <w:p w14:paraId="0E6F8B49" w14:textId="3A7F651D" w:rsidR="00105445" w:rsidRPr="00E04691" w:rsidRDefault="00D3436C" w:rsidP="002E05AF">
            <w:pPr>
              <w:rPr>
                <w:rFonts w:ascii="Times New Roman" w:hAnsi="Times New Roman" w:cs="Times New Roman"/>
                <w:b/>
                <w:bCs/>
                <w:sz w:val="28"/>
                <w:szCs w:val="28"/>
              </w:rPr>
            </w:pPr>
            <w:r>
              <w:rPr>
                <w:rFonts w:ascii="Times New Roman" w:hAnsi="Times New Roman" w:cs="Times New Roman"/>
                <w:b/>
                <w:bCs/>
                <w:sz w:val="28"/>
                <w:szCs w:val="28"/>
              </w:rPr>
              <w:t>100%</w:t>
            </w:r>
          </w:p>
        </w:tc>
        <w:tc>
          <w:tcPr>
            <w:tcW w:w="1197" w:type="dxa"/>
          </w:tcPr>
          <w:p w14:paraId="683F38F2" w14:textId="3E2A6AD8" w:rsidR="00105445" w:rsidRPr="00E04691" w:rsidRDefault="00FC0542" w:rsidP="002E05AF">
            <w:pPr>
              <w:rPr>
                <w:rFonts w:ascii="Times New Roman" w:hAnsi="Times New Roman" w:cs="Times New Roman"/>
                <w:b/>
                <w:bCs/>
                <w:sz w:val="28"/>
                <w:szCs w:val="28"/>
              </w:rPr>
            </w:pPr>
            <w:r>
              <w:rPr>
                <w:rFonts w:ascii="Times New Roman" w:hAnsi="Times New Roman" w:cs="Times New Roman"/>
                <w:b/>
                <w:bCs/>
                <w:sz w:val="28"/>
                <w:szCs w:val="28"/>
              </w:rPr>
              <w:t>0/10</w:t>
            </w:r>
          </w:p>
        </w:tc>
      </w:tr>
    </w:tbl>
    <w:p w14:paraId="1A157C0E" w14:textId="77777777" w:rsidR="00751E24" w:rsidRPr="00E04691" w:rsidRDefault="00751E24" w:rsidP="00A61EAA">
      <w:pPr>
        <w:jc w:val="center"/>
        <w:rPr>
          <w:rFonts w:ascii="Times New Roman" w:hAnsi="Times New Roman" w:cs="Times New Roman"/>
          <w:b/>
          <w:bCs/>
        </w:rPr>
      </w:pPr>
    </w:p>
    <w:p w14:paraId="4544EDFE" w14:textId="77777777" w:rsidR="009E0C13" w:rsidRPr="00E04691" w:rsidRDefault="00817F2A" w:rsidP="00A61EAA">
      <w:pPr>
        <w:jc w:val="center"/>
        <w:rPr>
          <w:rFonts w:ascii="Times New Roman" w:hAnsi="Times New Roman" w:cs="Times New Roman"/>
          <w:b/>
          <w:bCs/>
        </w:rPr>
      </w:pPr>
      <w:r w:rsidRPr="00E04691">
        <w:rPr>
          <w:rFonts w:ascii="Times New Roman" w:hAnsi="Times New Roman" w:cs="Times New Roman"/>
          <w:b/>
          <w:bCs/>
        </w:rPr>
        <w:t>PATIENT HISTORY</w:t>
      </w:r>
    </w:p>
    <w:p w14:paraId="006AF900" w14:textId="77777777" w:rsidR="009E0C13" w:rsidRPr="00E04691" w:rsidRDefault="009E0C13" w:rsidP="009E0C13">
      <w:pPr>
        <w:rPr>
          <w:rFonts w:ascii="Times New Roman" w:hAnsi="Times New Roman" w:cs="Times New Roman"/>
          <w:bCs/>
        </w:rPr>
      </w:pPr>
    </w:p>
    <w:p w14:paraId="22DF32AB"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Chief complaint:</w:t>
      </w:r>
    </w:p>
    <w:p w14:paraId="67A79067" w14:textId="1A710571"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lastRenderedPageBreak/>
        <w:t xml:space="preserve"> </w:t>
      </w:r>
      <w:sdt>
        <w:sdtPr>
          <w:rPr>
            <w:rFonts w:ascii="Times New Roman" w:hAnsi="Times New Roman" w:cs="Times New Roman"/>
          </w:rPr>
          <w:id w:val="1481418777"/>
          <w:placeholder>
            <w:docPart w:val="D4464BF58E50F142859576298EDA25F1"/>
          </w:placeholder>
        </w:sdtPr>
        <w:sdtContent>
          <w:r w:rsidR="00FC0542">
            <w:rPr>
              <w:rFonts w:ascii="Times New Roman" w:hAnsi="Times New Roman" w:cs="Times New Roman"/>
            </w:rPr>
            <w:t>Severe abdominal and back pain</w:t>
          </w:r>
          <w:r w:rsidR="00181032">
            <w:rPr>
              <w:rFonts w:ascii="Times New Roman" w:hAnsi="Times New Roman" w:cs="Times New Roman"/>
            </w:rPr>
            <w:t xml:space="preserve"> with N/V for two days after an </w:t>
          </w:r>
          <w:r w:rsidR="00C92482">
            <w:rPr>
              <w:rFonts w:ascii="Times New Roman" w:hAnsi="Times New Roman" w:cs="Times New Roman"/>
            </w:rPr>
            <w:t>OI</w:t>
          </w:r>
          <w:r w:rsidR="00181032">
            <w:rPr>
              <w:rFonts w:ascii="Times New Roman" w:hAnsi="Times New Roman" w:cs="Times New Roman"/>
            </w:rPr>
            <w:t>P sub</w:t>
          </w:r>
          <w:r w:rsidR="002A4879">
            <w:rPr>
              <w:rFonts w:ascii="Times New Roman" w:hAnsi="Times New Roman" w:cs="Times New Roman"/>
            </w:rPr>
            <w:t>.</w:t>
          </w:r>
        </w:sdtContent>
      </w:sdt>
    </w:p>
    <w:p w14:paraId="225BB34C" w14:textId="366C5873"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History of Present Illness</w:t>
      </w:r>
      <w:r w:rsidR="0099728C" w:rsidRPr="00E04691">
        <w:rPr>
          <w:rFonts w:ascii="Times New Roman" w:hAnsi="Times New Roman" w:cs="Times New Roman"/>
          <w:u w:val="single"/>
        </w:rPr>
        <w:t xml:space="preserve"> (</w:t>
      </w:r>
      <w:r w:rsidR="00364C79" w:rsidRPr="00E04691">
        <w:rPr>
          <w:rFonts w:ascii="Times New Roman" w:hAnsi="Times New Roman" w:cs="Times New Roman"/>
          <w:u w:val="single"/>
        </w:rPr>
        <w:t>Narrative</w:t>
      </w:r>
      <w:r w:rsidR="0099728C" w:rsidRPr="00E04691">
        <w:rPr>
          <w:rFonts w:ascii="Times New Roman" w:hAnsi="Times New Roman" w:cs="Times New Roman"/>
          <w:u w:val="single"/>
        </w:rPr>
        <w:t xml:space="preserve"> should include details from admission through the current hospital date</w:t>
      </w:r>
      <w:r w:rsidR="00364C79" w:rsidRPr="00E04691">
        <w:rPr>
          <w:rFonts w:ascii="Times New Roman" w:hAnsi="Times New Roman" w:cs="Times New Roman"/>
          <w:u w:val="single"/>
        </w:rPr>
        <w:t xml:space="preserve"> in your own words</w:t>
      </w:r>
      <w:r w:rsidR="0099728C" w:rsidRPr="00E04691">
        <w:rPr>
          <w:rFonts w:ascii="Times New Roman" w:hAnsi="Times New Roman" w:cs="Times New Roman"/>
          <w:u w:val="single"/>
        </w:rPr>
        <w:t>):</w:t>
      </w:r>
    </w:p>
    <w:p w14:paraId="32FA2DBF" w14:textId="6D0BA284"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842385465"/>
          <w:placeholder>
            <w:docPart w:val="CB12FA09421E1F4B88AAECE752B26E9A"/>
          </w:placeholder>
        </w:sdtPr>
        <w:sdtContent>
          <w:sdt>
            <w:sdtPr>
              <w:rPr>
                <w:rFonts w:ascii="Times New Roman" w:hAnsi="Times New Roman" w:cs="Times New Roman"/>
              </w:rPr>
              <w:id w:val="-1135640171"/>
              <w:placeholder>
                <w:docPart w:val="F87B01B084ED5E42B307E303492CFAEA"/>
              </w:placeholder>
            </w:sdtPr>
            <w:sdtContent>
              <w:r w:rsidR="00AA0083">
                <w:rPr>
                  <w:rFonts w:ascii="Times New Roman" w:hAnsi="Times New Roman" w:cs="Times New Roman"/>
                </w:rPr>
                <w:t xml:space="preserve">The patient, a 43-year-old female presented to the </w:t>
              </w:r>
              <w:r w:rsidR="00075323">
                <w:rPr>
                  <w:rFonts w:ascii="Times New Roman" w:hAnsi="Times New Roman" w:cs="Times New Roman"/>
                </w:rPr>
                <w:t>ED</w:t>
              </w:r>
              <w:r w:rsidR="00AA0083">
                <w:rPr>
                  <w:rFonts w:ascii="Times New Roman" w:hAnsi="Times New Roman" w:cs="Times New Roman"/>
                </w:rPr>
                <w:t xml:space="preserve"> </w:t>
              </w:r>
              <w:r w:rsidR="00075323">
                <w:rPr>
                  <w:rFonts w:ascii="Times New Roman" w:hAnsi="Times New Roman" w:cs="Times New Roman"/>
                </w:rPr>
                <w:t>from home after two days of nausea and vomiting after eating</w:t>
              </w:r>
              <w:r w:rsidR="005979B4">
                <w:rPr>
                  <w:rFonts w:ascii="Times New Roman" w:hAnsi="Times New Roman" w:cs="Times New Roman"/>
                </w:rPr>
                <w:t xml:space="preserve"> an OIP sub Thursday night. The N/V occurred</w:t>
              </w:r>
            </w:sdtContent>
          </w:sdt>
          <w:r w:rsidR="005979B4">
            <w:rPr>
              <w:rFonts w:ascii="Times New Roman" w:hAnsi="Times New Roman" w:cs="Times New Roman"/>
            </w:rPr>
            <w:t xml:space="preserve"> early Friday morning at 2-3 am then subsided until the night and continued through Saturday morning.</w:t>
          </w:r>
          <w:r w:rsidR="00B53A18">
            <w:rPr>
              <w:rFonts w:ascii="Times New Roman" w:hAnsi="Times New Roman" w:cs="Times New Roman"/>
            </w:rPr>
            <w:t xml:space="preserve"> The patient experienced tenesmus until a </w:t>
          </w:r>
          <w:r w:rsidR="005C3565">
            <w:rPr>
              <w:rFonts w:ascii="Times New Roman" w:hAnsi="Times New Roman" w:cs="Times New Roman"/>
            </w:rPr>
            <w:t xml:space="preserve">BM was had. The patient suffers from severe anxiety related to medical care and has had </w:t>
          </w:r>
          <w:r w:rsidR="005A3D68">
            <w:rPr>
              <w:rFonts w:ascii="Times New Roman" w:hAnsi="Times New Roman" w:cs="Times New Roman"/>
            </w:rPr>
            <w:t xml:space="preserve">multiple </w:t>
          </w:r>
          <w:r w:rsidR="005C3565">
            <w:rPr>
              <w:rFonts w:ascii="Times New Roman" w:hAnsi="Times New Roman" w:cs="Times New Roman"/>
            </w:rPr>
            <w:t>attacks</w:t>
          </w:r>
          <w:r w:rsidR="005A3D68">
            <w:rPr>
              <w:rFonts w:ascii="Times New Roman" w:hAnsi="Times New Roman" w:cs="Times New Roman"/>
            </w:rPr>
            <w:t xml:space="preserve"> during her stay. </w:t>
          </w:r>
          <w:r w:rsidR="00F93DD0">
            <w:rPr>
              <w:rFonts w:ascii="Times New Roman" w:hAnsi="Times New Roman" w:cs="Times New Roman"/>
            </w:rPr>
            <w:t xml:space="preserve">In the CT scan, enteritis was found along with potential ovarian and luteal cysts. The patient was admitted to the hospital and transferred </w:t>
          </w:r>
          <w:r w:rsidR="00634CBF">
            <w:rPr>
              <w:rFonts w:ascii="Times New Roman" w:hAnsi="Times New Roman" w:cs="Times New Roman"/>
            </w:rPr>
            <w:t>to another floor.</w:t>
          </w:r>
          <w:r w:rsidR="005A3D68">
            <w:rPr>
              <w:rFonts w:ascii="Times New Roman" w:hAnsi="Times New Roman" w:cs="Times New Roman"/>
            </w:rPr>
            <w:t xml:space="preserve"> </w:t>
          </w:r>
        </w:sdtContent>
      </w:sdt>
    </w:p>
    <w:p w14:paraId="42B9C8A3"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 xml:space="preserve">Past Medical History: </w:t>
      </w:r>
    </w:p>
    <w:sdt>
      <w:sdtPr>
        <w:rPr>
          <w:rFonts w:ascii="Times New Roman" w:hAnsi="Times New Roman" w:cs="Times New Roman"/>
        </w:rPr>
        <w:id w:val="-1024478025"/>
        <w:placeholder>
          <w:docPart w:val="CB12FA09421E1F4B88AAECE752B26E9A"/>
        </w:placeholder>
      </w:sdtPr>
      <w:sdtContent>
        <w:p w14:paraId="6C52DD4B" w14:textId="7CA7F232" w:rsidR="00A61EAA" w:rsidRPr="00E04691" w:rsidRDefault="00F74A87" w:rsidP="00A61EAA">
          <w:pPr>
            <w:spacing w:line="480" w:lineRule="auto"/>
            <w:rPr>
              <w:rFonts w:ascii="Times New Roman" w:hAnsi="Times New Roman" w:cs="Times New Roman"/>
            </w:rPr>
          </w:pPr>
          <w:r>
            <w:rPr>
              <w:rFonts w:ascii="Times New Roman" w:hAnsi="Times New Roman" w:cs="Times New Roman"/>
            </w:rPr>
            <w:t>T2DM, HTN, HLD, nicotine dependence, anxiety, PCOS</w:t>
          </w:r>
        </w:p>
      </w:sdtContent>
    </w:sdt>
    <w:p w14:paraId="42007C69"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 xml:space="preserve">Past Surgical History: </w:t>
      </w:r>
    </w:p>
    <w:sdt>
      <w:sdtPr>
        <w:rPr>
          <w:rFonts w:ascii="Times New Roman" w:hAnsi="Times New Roman" w:cs="Times New Roman"/>
        </w:rPr>
        <w:id w:val="914753624"/>
        <w:placeholder>
          <w:docPart w:val="CB12FA09421E1F4B88AAECE752B26E9A"/>
        </w:placeholder>
      </w:sdtPr>
      <w:sdtContent>
        <w:p w14:paraId="27B18CDB" w14:textId="11B0174C" w:rsidR="00A61EAA" w:rsidRPr="00E04691" w:rsidRDefault="00584E87" w:rsidP="00A61EAA">
          <w:pPr>
            <w:spacing w:line="480" w:lineRule="auto"/>
            <w:rPr>
              <w:rFonts w:ascii="Times New Roman" w:hAnsi="Times New Roman" w:cs="Times New Roman"/>
            </w:rPr>
          </w:pPr>
          <w:r>
            <w:rPr>
              <w:rFonts w:ascii="Times New Roman" w:hAnsi="Times New Roman" w:cs="Times New Roman"/>
            </w:rPr>
            <w:t xml:space="preserve">Cholecystectomy laparoscopy, eye surgery, venous sampling by catheter. </w:t>
          </w:r>
        </w:p>
      </w:sdtContent>
    </w:sdt>
    <w:p w14:paraId="617576B0"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Family History:</w:t>
      </w:r>
    </w:p>
    <w:sdt>
      <w:sdtPr>
        <w:rPr>
          <w:rFonts w:ascii="Times New Roman" w:hAnsi="Times New Roman" w:cs="Times New Roman"/>
        </w:rPr>
        <w:id w:val="1898710386"/>
        <w:placeholder>
          <w:docPart w:val="CB12FA09421E1F4B88AAECE752B26E9A"/>
        </w:placeholder>
      </w:sdtPr>
      <w:sdtContent>
        <w:p w14:paraId="72572290" w14:textId="2A3B57CC" w:rsidR="00A61EAA" w:rsidRPr="00E04691" w:rsidRDefault="00A34223" w:rsidP="00A61EAA">
          <w:pPr>
            <w:spacing w:line="480" w:lineRule="auto"/>
            <w:rPr>
              <w:rFonts w:ascii="Times New Roman" w:hAnsi="Times New Roman" w:cs="Times New Roman"/>
            </w:rPr>
          </w:pPr>
          <w:r>
            <w:rPr>
              <w:rFonts w:ascii="Times New Roman" w:hAnsi="Times New Roman" w:cs="Times New Roman"/>
            </w:rPr>
            <w:t>One of the patient’s grandparents had</w:t>
          </w:r>
          <w:r w:rsidR="00080741">
            <w:rPr>
              <w:rFonts w:ascii="Times New Roman" w:hAnsi="Times New Roman" w:cs="Times New Roman"/>
            </w:rPr>
            <w:t xml:space="preserve"> colon cancer while the other also had cancer but the type was not listed. Her father had an MI.</w:t>
          </w:r>
        </w:p>
      </w:sdtContent>
    </w:sdt>
    <w:p w14:paraId="13D5EC58" w14:textId="5764F4C4"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Tobacco </w:t>
      </w:r>
      <w:sdt>
        <w:sdtPr>
          <w:rPr>
            <w:rFonts w:ascii="Times New Roman" w:hAnsi="Times New Roman" w:cs="Times New Roman"/>
          </w:rPr>
          <w:id w:val="656043791"/>
          <w:placeholder>
            <w:docPart w:val="CB12FA09421E1F4B88AAECE752B26E9A"/>
          </w:placeholder>
        </w:sdtPr>
        <w:sdtContent>
          <w:r w:rsidRPr="00E04691">
            <w:rPr>
              <w:rFonts w:ascii="Times New Roman" w:hAnsi="Times New Roman" w:cs="Times New Roman"/>
              <w:u w:val="single"/>
            </w:rPr>
            <w:t>_</w:t>
          </w:r>
          <w:r w:rsidR="00080741">
            <w:rPr>
              <w:rFonts w:ascii="Times New Roman" w:hAnsi="Times New Roman" w:cs="Times New Roman"/>
              <w:u w:val="single"/>
            </w:rPr>
            <w:t xml:space="preserve">Yes, 10 </w:t>
          </w:r>
          <w:r w:rsidR="008473A2">
            <w:rPr>
              <w:rFonts w:ascii="Times New Roman" w:hAnsi="Times New Roman" w:cs="Times New Roman"/>
              <w:u w:val="single"/>
            </w:rPr>
            <w:t>per day in the last 30 days</w:t>
          </w:r>
          <w:r w:rsidRPr="00E04691">
            <w:rPr>
              <w:rFonts w:ascii="Times New Roman" w:hAnsi="Times New Roman" w:cs="Times New Roman"/>
              <w:u w:val="single"/>
            </w:rPr>
            <w:t>_</w:t>
          </w:r>
        </w:sdtContent>
      </w:sdt>
      <w:r w:rsidRPr="00E04691">
        <w:rPr>
          <w:rFonts w:ascii="Times New Roman" w:hAnsi="Times New Roman" w:cs="Times New Roman"/>
        </w:rPr>
        <w:t xml:space="preserve"> Alcohol </w:t>
      </w:r>
      <w:sdt>
        <w:sdtPr>
          <w:rPr>
            <w:rFonts w:ascii="Times New Roman" w:hAnsi="Times New Roman" w:cs="Times New Roman"/>
          </w:rPr>
          <w:id w:val="-875005287"/>
          <w:placeholder>
            <w:docPart w:val="6D1569EE2217D44AB4856F097173AD59"/>
          </w:placeholder>
        </w:sdtPr>
        <w:sdtContent>
          <w:r w:rsidRPr="00E04691">
            <w:rPr>
              <w:rFonts w:ascii="Times New Roman" w:hAnsi="Times New Roman" w:cs="Times New Roman"/>
              <w:u w:val="single"/>
            </w:rPr>
            <w:t>_</w:t>
          </w:r>
          <w:r w:rsidR="008473A2">
            <w:rPr>
              <w:rFonts w:ascii="Times New Roman" w:hAnsi="Times New Roman" w:cs="Times New Roman"/>
              <w:u w:val="single"/>
            </w:rPr>
            <w:t>No</w:t>
          </w:r>
          <w:r w:rsidRPr="00E04691">
            <w:rPr>
              <w:rFonts w:ascii="Times New Roman" w:hAnsi="Times New Roman" w:cs="Times New Roman"/>
              <w:u w:val="single"/>
            </w:rPr>
            <w:t>_</w:t>
          </w:r>
        </w:sdtContent>
      </w:sdt>
      <w:r w:rsidRPr="00E04691">
        <w:rPr>
          <w:rFonts w:ascii="Times New Roman" w:hAnsi="Times New Roman" w:cs="Times New Roman"/>
        </w:rPr>
        <w:t xml:space="preserve"> </w:t>
      </w:r>
      <w:r w:rsidR="00825EDF" w:rsidRPr="00E04691">
        <w:rPr>
          <w:rFonts w:ascii="Times New Roman" w:hAnsi="Times New Roman" w:cs="Times New Roman"/>
        </w:rPr>
        <w:t xml:space="preserve"> Non-prescribed</w:t>
      </w:r>
      <w:r w:rsidRPr="00E04691">
        <w:rPr>
          <w:rFonts w:ascii="Times New Roman" w:hAnsi="Times New Roman" w:cs="Times New Roman"/>
        </w:rPr>
        <w:t xml:space="preserve"> Drugs</w:t>
      </w:r>
      <w:r w:rsidR="00825EDF" w:rsidRPr="00E04691">
        <w:rPr>
          <w:rFonts w:ascii="Times New Roman" w:hAnsi="Times New Roman" w:cs="Times New Roman"/>
        </w:rPr>
        <w:t xml:space="preserve"> (including vitamins, homeopathic remedies, illicit/illegal, etc.) </w:t>
      </w:r>
      <w:r w:rsidRPr="00E04691">
        <w:rPr>
          <w:rFonts w:ascii="Times New Roman" w:hAnsi="Times New Roman" w:cs="Times New Roman"/>
        </w:rPr>
        <w:t xml:space="preserve"> </w:t>
      </w:r>
      <w:sdt>
        <w:sdtPr>
          <w:rPr>
            <w:rFonts w:ascii="Times New Roman" w:hAnsi="Times New Roman" w:cs="Times New Roman"/>
          </w:rPr>
          <w:id w:val="-646201492"/>
          <w:placeholder>
            <w:docPart w:val="C36B7E09FC9FE84E8323AD838C83432D"/>
          </w:placeholder>
        </w:sdtPr>
        <w:sdtContent>
          <w:r w:rsidRPr="00E04691">
            <w:rPr>
              <w:rFonts w:ascii="Times New Roman" w:hAnsi="Times New Roman" w:cs="Times New Roman"/>
              <w:u w:val="single"/>
            </w:rPr>
            <w:t>_</w:t>
          </w:r>
          <w:r w:rsidR="008473A2">
            <w:rPr>
              <w:rFonts w:ascii="Times New Roman" w:hAnsi="Times New Roman" w:cs="Times New Roman"/>
              <w:u w:val="single"/>
            </w:rPr>
            <w:t>No</w:t>
          </w:r>
          <w:r w:rsidRPr="00E04691">
            <w:rPr>
              <w:rFonts w:ascii="Times New Roman" w:hAnsi="Times New Roman" w:cs="Times New Roman"/>
              <w:u w:val="single"/>
            </w:rPr>
            <w:t>_</w:t>
          </w:r>
        </w:sdtContent>
      </w:sdt>
    </w:p>
    <w:p w14:paraId="10D8B387" w14:textId="449607A6"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Occupational Status </w:t>
      </w:r>
      <w:sdt>
        <w:sdtPr>
          <w:rPr>
            <w:rFonts w:ascii="Times New Roman" w:hAnsi="Times New Roman" w:cs="Times New Roman"/>
          </w:rPr>
          <w:id w:val="84963038"/>
          <w:placeholder>
            <w:docPart w:val="CB12FA09421E1F4B88AAECE752B26E9A"/>
          </w:placeholder>
        </w:sdtPr>
        <w:sdtContent>
          <w:r w:rsidRPr="00E04691">
            <w:rPr>
              <w:rFonts w:ascii="Times New Roman" w:hAnsi="Times New Roman" w:cs="Times New Roman"/>
              <w:u w:val="single"/>
            </w:rPr>
            <w:t>_</w:t>
          </w:r>
          <w:r w:rsidR="008473A2">
            <w:rPr>
              <w:rFonts w:ascii="Times New Roman" w:hAnsi="Times New Roman" w:cs="Times New Roman"/>
              <w:u w:val="single"/>
            </w:rPr>
            <w:t>Self employed</w:t>
          </w:r>
          <w:r w:rsidRPr="00E04691">
            <w:rPr>
              <w:rFonts w:ascii="Times New Roman" w:hAnsi="Times New Roman" w:cs="Times New Roman"/>
              <w:u w:val="single"/>
            </w:rPr>
            <w:t>_</w:t>
          </w:r>
        </w:sdtContent>
      </w:sdt>
    </w:p>
    <w:p w14:paraId="646C076D" w14:textId="6677626F"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Religious Preference </w:t>
      </w:r>
      <w:sdt>
        <w:sdtPr>
          <w:rPr>
            <w:rFonts w:ascii="Times New Roman" w:hAnsi="Times New Roman" w:cs="Times New Roman"/>
          </w:rPr>
          <w:id w:val="1352995283"/>
          <w:placeholder>
            <w:docPart w:val="3721A498A398D344A85E300C5D3A3C05"/>
          </w:placeholder>
        </w:sdtPr>
        <w:sdtContent>
          <w:r w:rsidRPr="00E04691">
            <w:rPr>
              <w:rFonts w:ascii="Times New Roman" w:hAnsi="Times New Roman" w:cs="Times New Roman"/>
              <w:u w:val="single"/>
            </w:rPr>
            <w:t>_</w:t>
          </w:r>
          <w:r w:rsidR="008473A2">
            <w:rPr>
              <w:rFonts w:ascii="Times New Roman" w:hAnsi="Times New Roman" w:cs="Times New Roman"/>
              <w:u w:val="single"/>
            </w:rPr>
            <w:t>Baptist</w:t>
          </w:r>
          <w:r w:rsidRPr="00E04691">
            <w:rPr>
              <w:rFonts w:ascii="Times New Roman" w:hAnsi="Times New Roman" w:cs="Times New Roman"/>
              <w:u w:val="single"/>
            </w:rPr>
            <w:t>_</w:t>
          </w:r>
        </w:sdtContent>
      </w:sdt>
    </w:p>
    <w:p w14:paraId="1F65C215" w14:textId="44426DBE"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Cultural Support Needs </w:t>
      </w:r>
      <w:sdt>
        <w:sdtPr>
          <w:rPr>
            <w:rFonts w:ascii="Times New Roman" w:hAnsi="Times New Roman" w:cs="Times New Roman"/>
          </w:rPr>
          <w:id w:val="1718094393"/>
          <w:placeholder>
            <w:docPart w:val="EA3EC2EB9B48AA49BB0354AD48C27C51"/>
          </w:placeholder>
        </w:sdtPr>
        <w:sdtContent>
          <w:r w:rsidRPr="00E04691">
            <w:rPr>
              <w:rFonts w:ascii="Times New Roman" w:hAnsi="Times New Roman" w:cs="Times New Roman"/>
              <w:u w:val="single"/>
            </w:rPr>
            <w:t>_</w:t>
          </w:r>
          <w:r w:rsidR="008473A2">
            <w:rPr>
              <w:rFonts w:ascii="Times New Roman" w:hAnsi="Times New Roman" w:cs="Times New Roman"/>
              <w:u w:val="single"/>
            </w:rPr>
            <w:t>Not listed</w:t>
          </w:r>
          <w:r w:rsidRPr="00E04691">
            <w:rPr>
              <w:rFonts w:ascii="Times New Roman" w:hAnsi="Times New Roman" w:cs="Times New Roman"/>
              <w:u w:val="single"/>
            </w:rPr>
            <w:t>_</w:t>
          </w:r>
        </w:sdtContent>
      </w:sdt>
    </w:p>
    <w:p w14:paraId="5512EC3B" w14:textId="77777777" w:rsidR="00F950D7" w:rsidRPr="00E04691" w:rsidRDefault="00F950D7" w:rsidP="00C62D9C">
      <w:pPr>
        <w:tabs>
          <w:tab w:val="center" w:pos="4680"/>
        </w:tabs>
        <w:rPr>
          <w:rFonts w:ascii="Times New Roman" w:hAnsi="Times New Roman" w:cs="Times New Roman"/>
          <w:b/>
          <w:sz w:val="32"/>
          <w:szCs w:val="32"/>
          <w:u w:val="single"/>
        </w:rPr>
      </w:pPr>
    </w:p>
    <w:p w14:paraId="1DD35F2C" w14:textId="218A635F" w:rsidR="00A61EAA" w:rsidRPr="00E04691" w:rsidRDefault="00BC7306" w:rsidP="00C62D9C">
      <w:pPr>
        <w:tabs>
          <w:tab w:val="center" w:pos="4680"/>
        </w:tabs>
        <w:rPr>
          <w:rFonts w:ascii="Times New Roman" w:hAnsi="Times New Roman" w:cs="Times New Roman"/>
          <w:b/>
          <w:sz w:val="32"/>
          <w:szCs w:val="32"/>
          <w:u w:val="single"/>
        </w:rPr>
      </w:pPr>
      <w:r w:rsidRPr="00E04691">
        <w:rPr>
          <w:rFonts w:ascii="Times New Roman" w:hAnsi="Times New Roman" w:cs="Times New Roman"/>
          <w:b/>
          <w:sz w:val="32"/>
          <w:szCs w:val="32"/>
          <w:u w:val="single"/>
        </w:rPr>
        <w:t xml:space="preserve">Plan for Shift Care </w:t>
      </w:r>
    </w:p>
    <w:p w14:paraId="5E3BA9A2" w14:textId="77777777" w:rsidR="008050E3" w:rsidRDefault="008050E3" w:rsidP="00C62D9C">
      <w:pPr>
        <w:rPr>
          <w:rFonts w:ascii="Times New Roman" w:hAnsi="Times New Roman" w:cs="Times New Roman"/>
          <w:b/>
        </w:rPr>
      </w:pPr>
    </w:p>
    <w:p w14:paraId="50F6CFA9" w14:textId="4E8EFAE3" w:rsidR="009C4BDA" w:rsidRPr="00E04691" w:rsidRDefault="009C4BDA" w:rsidP="00C62D9C">
      <w:pPr>
        <w:rPr>
          <w:rFonts w:ascii="Times New Roman" w:hAnsi="Times New Roman" w:cs="Times New Roman"/>
          <w:b/>
        </w:rPr>
      </w:pPr>
      <w:r w:rsidRPr="00E04691">
        <w:rPr>
          <w:rFonts w:ascii="Times New Roman" w:hAnsi="Times New Roman" w:cs="Times New Roman"/>
          <w:b/>
        </w:rPr>
        <w:t>Prioritize the Hypothesis:</w:t>
      </w:r>
    </w:p>
    <w:p w14:paraId="27895479" w14:textId="2ACBC6D2" w:rsidR="00CD5B9D" w:rsidRPr="00E04691" w:rsidRDefault="00CD5B9D" w:rsidP="00C62D9C">
      <w:pPr>
        <w:rPr>
          <w:rFonts w:ascii="Times New Roman" w:hAnsi="Times New Roman" w:cs="Times New Roman"/>
        </w:rPr>
      </w:pPr>
      <w:r w:rsidRPr="00E04691">
        <w:rPr>
          <w:rFonts w:ascii="Times New Roman" w:hAnsi="Times New Roman" w:cs="Times New Roman"/>
        </w:rPr>
        <w:t>Pa</w:t>
      </w:r>
      <w:r w:rsidR="009C4BDA" w:rsidRPr="00E04691">
        <w:rPr>
          <w:rFonts w:ascii="Times New Roman" w:hAnsi="Times New Roman" w:cs="Times New Roman"/>
        </w:rPr>
        <w:t>tient care priority for shift (L</w:t>
      </w:r>
      <w:r w:rsidRPr="00E04691">
        <w:rPr>
          <w:rFonts w:ascii="Times New Roman" w:hAnsi="Times New Roman" w:cs="Times New Roman"/>
        </w:rPr>
        <w:t>ist top priority issue</w:t>
      </w:r>
      <w:r w:rsidR="000D4EB5" w:rsidRPr="00E04691">
        <w:rPr>
          <w:rFonts w:ascii="Times New Roman" w:hAnsi="Times New Roman" w:cs="Times New Roman"/>
        </w:rPr>
        <w:t xml:space="preserve">; </w:t>
      </w:r>
      <w:r w:rsidR="00C31C5D" w:rsidRPr="00E04691">
        <w:rPr>
          <w:rFonts w:ascii="Times New Roman" w:hAnsi="Times New Roman" w:cs="Times New Roman"/>
        </w:rPr>
        <w:t>W</w:t>
      </w:r>
      <w:r w:rsidR="009C4BDA" w:rsidRPr="00E04691">
        <w:rPr>
          <w:rFonts w:ascii="Times New Roman" w:hAnsi="Times New Roman" w:cs="Times New Roman"/>
        </w:rPr>
        <w:t>hat is the patient care priority for the shift</w:t>
      </w:r>
      <w:r w:rsidR="00C31C5D" w:rsidRPr="00E04691">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1681238272"/>
          <w:placeholder>
            <w:docPart w:val="586345610AA944AD975E32A9432CBE49"/>
          </w:placeholder>
        </w:sdtPr>
        <w:sdtContent>
          <w:r w:rsidRPr="00E04691">
            <w:rPr>
              <w:rFonts w:ascii="Times New Roman" w:hAnsi="Times New Roman" w:cs="Times New Roman"/>
              <w:u w:val="single"/>
            </w:rPr>
            <w:t>_</w:t>
          </w:r>
          <w:r w:rsidR="00BC01D1">
            <w:rPr>
              <w:rFonts w:ascii="Times New Roman" w:hAnsi="Times New Roman" w:cs="Times New Roman"/>
              <w:u w:val="single"/>
            </w:rPr>
            <w:t>Decrease pain, nausea, and vomiting.</w:t>
          </w:r>
          <w:r w:rsidR="00007C40">
            <w:rPr>
              <w:rFonts w:ascii="Times New Roman" w:hAnsi="Times New Roman" w:cs="Times New Roman"/>
              <w:u w:val="single"/>
            </w:rPr>
            <w:t xml:space="preserve"> Replenish fluids via IV.</w:t>
          </w:r>
          <w:r w:rsidR="0030585A">
            <w:rPr>
              <w:rFonts w:ascii="Times New Roman" w:hAnsi="Times New Roman" w:cs="Times New Roman"/>
              <w:u w:val="single"/>
            </w:rPr>
            <w:t xml:space="preserve"> Ease anxiety.</w:t>
          </w:r>
          <w:r w:rsidRPr="00E04691">
            <w:rPr>
              <w:rFonts w:ascii="Times New Roman" w:hAnsi="Times New Roman" w:cs="Times New Roman"/>
              <w:u w:val="single"/>
            </w:rPr>
            <w:t>_</w:t>
          </w:r>
        </w:sdtContent>
      </w:sdt>
    </w:p>
    <w:p w14:paraId="5A7A63C6" w14:textId="77777777" w:rsidR="00C62D9C" w:rsidRPr="00E04691" w:rsidRDefault="00C62D9C" w:rsidP="00C62D9C">
      <w:pPr>
        <w:tabs>
          <w:tab w:val="center" w:pos="4680"/>
        </w:tabs>
        <w:rPr>
          <w:rFonts w:ascii="Times New Roman" w:hAnsi="Times New Roman" w:cs="Times New Roman"/>
          <w:b/>
        </w:rPr>
      </w:pPr>
    </w:p>
    <w:p w14:paraId="24527727" w14:textId="77777777" w:rsidR="00C62D9C"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Recognize and Analyze Cues:</w:t>
      </w:r>
    </w:p>
    <w:p w14:paraId="0AB1CCF1" w14:textId="78EDEEEB" w:rsidR="00C62D9C" w:rsidRPr="00E04691" w:rsidRDefault="00C62D9C" w:rsidP="00C62D9C">
      <w:pPr>
        <w:tabs>
          <w:tab w:val="center" w:pos="4680"/>
        </w:tabs>
        <w:rPr>
          <w:rFonts w:ascii="Times New Roman" w:hAnsi="Times New Roman" w:cs="Times New Roman"/>
        </w:rPr>
      </w:pPr>
      <w:r w:rsidRPr="00E04691">
        <w:rPr>
          <w:rFonts w:ascii="Times New Roman" w:hAnsi="Times New Roman" w:cs="Times New Roman"/>
        </w:rPr>
        <w:t xml:space="preserve">What information from the worksheet part 1 lead you to choose this priority?  </w:t>
      </w:r>
      <w:sdt>
        <w:sdtPr>
          <w:rPr>
            <w:rFonts w:ascii="Times New Roman" w:hAnsi="Times New Roman" w:cs="Times New Roman"/>
          </w:rPr>
          <w:id w:val="1115644862"/>
          <w:placeholder>
            <w:docPart w:val="7143CF2DF02147D6BB3AB2459BB0566E"/>
          </w:placeholder>
        </w:sdtPr>
        <w:sdtContent>
          <w:r w:rsidRPr="00E04691">
            <w:rPr>
              <w:rFonts w:ascii="Times New Roman" w:hAnsi="Times New Roman" w:cs="Times New Roman"/>
              <w:u w:val="single"/>
            </w:rPr>
            <w:t>_</w:t>
          </w:r>
          <w:r w:rsidR="00007C40">
            <w:rPr>
              <w:rFonts w:ascii="Times New Roman" w:hAnsi="Times New Roman" w:cs="Times New Roman"/>
              <w:u w:val="single"/>
            </w:rPr>
            <w:t>nausea, vomiting, diarrhea, hypovolemia.</w:t>
          </w:r>
          <w:r w:rsidRPr="00E04691">
            <w:rPr>
              <w:rFonts w:ascii="Times New Roman" w:hAnsi="Times New Roman" w:cs="Times New Roman"/>
              <w:u w:val="single"/>
            </w:rPr>
            <w:t>_</w:t>
          </w:r>
        </w:sdtContent>
      </w:sdt>
    </w:p>
    <w:p w14:paraId="620FEEC0" w14:textId="77777777" w:rsidR="00C62D9C" w:rsidRPr="00E04691" w:rsidRDefault="00C62D9C" w:rsidP="00C62D9C">
      <w:pPr>
        <w:tabs>
          <w:tab w:val="center" w:pos="4680"/>
        </w:tabs>
        <w:rPr>
          <w:rFonts w:ascii="Times New Roman" w:hAnsi="Times New Roman" w:cs="Times New Roman"/>
          <w:b/>
        </w:rPr>
      </w:pPr>
    </w:p>
    <w:p w14:paraId="1847143E" w14:textId="77777777" w:rsidR="00C62D9C"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Generate Solution:</w:t>
      </w:r>
    </w:p>
    <w:p w14:paraId="79E055DA" w14:textId="28236815" w:rsidR="00C62D9C" w:rsidRPr="00E04691" w:rsidRDefault="00C62D9C" w:rsidP="00C62D9C">
      <w:pPr>
        <w:tabs>
          <w:tab w:val="center" w:pos="4680"/>
        </w:tabs>
        <w:rPr>
          <w:rFonts w:ascii="Times New Roman" w:hAnsi="Times New Roman" w:cs="Times New Roman"/>
        </w:rPr>
      </w:pPr>
      <w:r w:rsidRPr="00E04691">
        <w:rPr>
          <w:rFonts w:ascii="Times New Roman" w:hAnsi="Times New Roman" w:cs="Times New Roman"/>
        </w:rPr>
        <w:t xml:space="preserve">Desired patient outcome for the shift (using priority above) </w:t>
      </w:r>
      <w:sdt>
        <w:sdtPr>
          <w:rPr>
            <w:rFonts w:ascii="Times New Roman" w:hAnsi="Times New Roman" w:cs="Times New Roman"/>
          </w:rPr>
          <w:id w:val="-310022291"/>
          <w:placeholder>
            <w:docPart w:val="D4152FCC05F74942BD4A80EFA3727CDB"/>
          </w:placeholder>
        </w:sdtPr>
        <w:sdtContent>
          <w:r w:rsidRPr="00E04691">
            <w:rPr>
              <w:rFonts w:ascii="Times New Roman" w:hAnsi="Times New Roman" w:cs="Times New Roman"/>
              <w:u w:val="single"/>
            </w:rPr>
            <w:t>_</w:t>
          </w:r>
          <w:r w:rsidR="00047305">
            <w:rPr>
              <w:rFonts w:ascii="Times New Roman" w:hAnsi="Times New Roman" w:cs="Times New Roman"/>
              <w:u w:val="single"/>
            </w:rPr>
            <w:t>Decrease pain, nausea, vomiting, and increase the patient’s blood volume to a normal level.</w:t>
          </w:r>
          <w:r w:rsidRPr="00E04691">
            <w:rPr>
              <w:rFonts w:ascii="Times New Roman" w:hAnsi="Times New Roman" w:cs="Times New Roman"/>
              <w:u w:val="single"/>
            </w:rPr>
            <w:t>_</w:t>
          </w:r>
        </w:sdtContent>
      </w:sdt>
    </w:p>
    <w:p w14:paraId="2E4A8967" w14:textId="77777777" w:rsidR="00CD5B9D" w:rsidRPr="00E04691" w:rsidRDefault="00CD5B9D" w:rsidP="00C62D9C">
      <w:pPr>
        <w:rPr>
          <w:rFonts w:ascii="Times New Roman" w:hAnsi="Times New Roman" w:cs="Times New Roman"/>
        </w:rPr>
      </w:pPr>
    </w:p>
    <w:p w14:paraId="7C85FBF9" w14:textId="77777777" w:rsidR="00CD5B9D"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Take Action:</w:t>
      </w:r>
    </w:p>
    <w:p w14:paraId="3B206B34" w14:textId="642667DE" w:rsidR="00CD5B9D" w:rsidRPr="00E04691" w:rsidRDefault="00CD5B9D" w:rsidP="00C62D9C">
      <w:pPr>
        <w:rPr>
          <w:rFonts w:ascii="Times New Roman" w:hAnsi="Times New Roman" w:cs="Times New Roman"/>
        </w:rPr>
      </w:pPr>
      <w:r w:rsidRPr="00E04691">
        <w:rPr>
          <w:rFonts w:ascii="Times New Roman" w:hAnsi="Times New Roman" w:cs="Times New Roman"/>
        </w:rPr>
        <w:t>List three interventions for this shift that will</w:t>
      </w:r>
      <w:r w:rsidR="00B91D5A" w:rsidRPr="00E04691">
        <w:rPr>
          <w:rFonts w:ascii="Times New Roman" w:hAnsi="Times New Roman" w:cs="Times New Roman"/>
        </w:rPr>
        <w:t xml:space="preserve"> your</w:t>
      </w:r>
      <w:r w:rsidRPr="00E04691">
        <w:rPr>
          <w:rFonts w:ascii="Times New Roman" w:hAnsi="Times New Roman" w:cs="Times New Roman"/>
        </w:rPr>
        <w:t xml:space="preserve"> help patient to attain this desired outcome</w:t>
      </w:r>
      <w:r w:rsidR="000D4EB5" w:rsidRPr="00E04691">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1008802742"/>
          <w:placeholder>
            <w:docPart w:val="7C513AF1202448F19A61E5EAF04C0984"/>
          </w:placeholder>
        </w:sdtPr>
        <w:sdtContent>
          <w:r w:rsidRPr="00E04691">
            <w:rPr>
              <w:rFonts w:ascii="Times New Roman" w:hAnsi="Times New Roman" w:cs="Times New Roman"/>
              <w:u w:val="single"/>
            </w:rPr>
            <w:t>_</w:t>
          </w:r>
          <w:r w:rsidR="00A77C55">
            <w:rPr>
              <w:rFonts w:ascii="Times New Roman" w:hAnsi="Times New Roman" w:cs="Times New Roman"/>
              <w:u w:val="single"/>
            </w:rPr>
            <w:t>Administer pain</w:t>
          </w:r>
          <w:r w:rsidR="00E76CE7">
            <w:rPr>
              <w:rFonts w:ascii="Times New Roman" w:hAnsi="Times New Roman" w:cs="Times New Roman"/>
              <w:u w:val="single"/>
            </w:rPr>
            <w:t xml:space="preserve"> medications</w:t>
          </w:r>
          <w:r w:rsidR="004E74A9">
            <w:rPr>
              <w:rFonts w:ascii="Times New Roman" w:hAnsi="Times New Roman" w:cs="Times New Roman"/>
              <w:u w:val="single"/>
            </w:rPr>
            <w:t xml:space="preserve"> as ordered by physician, give IV fluids, comfort patient</w:t>
          </w:r>
          <w:r w:rsidR="0030585A">
            <w:rPr>
              <w:rFonts w:ascii="Times New Roman" w:hAnsi="Times New Roman" w:cs="Times New Roman"/>
              <w:u w:val="single"/>
            </w:rPr>
            <w:t xml:space="preserve"> during anxiety attacks.</w:t>
          </w:r>
          <w:r w:rsidRPr="00E04691">
            <w:rPr>
              <w:rFonts w:ascii="Times New Roman" w:hAnsi="Times New Roman" w:cs="Times New Roman"/>
              <w:u w:val="single"/>
            </w:rPr>
            <w:t>_</w:t>
          </w:r>
        </w:sdtContent>
      </w:sdt>
    </w:p>
    <w:p w14:paraId="65BD8B85" w14:textId="77777777" w:rsidR="00C62D9C" w:rsidRPr="00E04691" w:rsidRDefault="00C62D9C" w:rsidP="00C62D9C">
      <w:pPr>
        <w:tabs>
          <w:tab w:val="center" w:pos="4680"/>
        </w:tabs>
        <w:rPr>
          <w:rFonts w:ascii="Times New Roman" w:hAnsi="Times New Roman" w:cs="Times New Roman"/>
          <w:b/>
        </w:rPr>
      </w:pPr>
    </w:p>
    <w:p w14:paraId="339E6128" w14:textId="77777777" w:rsidR="00CD5B9D"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Evaluation of Outcome:</w:t>
      </w:r>
    </w:p>
    <w:p w14:paraId="5E020E53" w14:textId="45ED9965" w:rsidR="009C4BDA" w:rsidRPr="00E04691" w:rsidRDefault="009C4BDA" w:rsidP="00C62D9C">
      <w:pPr>
        <w:rPr>
          <w:rFonts w:ascii="Times New Roman" w:hAnsi="Times New Roman" w:cs="Times New Roman"/>
        </w:rPr>
      </w:pPr>
      <w:r w:rsidRPr="00E04691">
        <w:rPr>
          <w:rFonts w:ascii="Times New Roman" w:hAnsi="Times New Roman" w:cs="Times New Roman"/>
        </w:rPr>
        <w:t>How will the patient be evaluated to know that they have attained the desired outcome</w:t>
      </w:r>
      <w:r w:rsidR="000D4EB5" w:rsidRPr="00E04691">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828671955"/>
          <w:placeholder>
            <w:docPart w:val="7D5EA55493B54CE19D6F1D3479C2538E"/>
          </w:placeholder>
        </w:sdtPr>
        <w:sdtContent>
          <w:r w:rsidRPr="00E04691">
            <w:rPr>
              <w:rFonts w:ascii="Times New Roman" w:hAnsi="Times New Roman" w:cs="Times New Roman"/>
              <w:u w:val="single"/>
            </w:rPr>
            <w:t>_</w:t>
          </w:r>
          <w:r w:rsidR="00C65C35">
            <w:rPr>
              <w:rFonts w:ascii="Times New Roman" w:hAnsi="Times New Roman" w:cs="Times New Roman"/>
              <w:u w:val="single"/>
            </w:rPr>
            <w:t>Signs of normovolemia, no more nausea</w:t>
          </w:r>
          <w:r w:rsidR="00CA5F19">
            <w:rPr>
              <w:rFonts w:ascii="Times New Roman" w:hAnsi="Times New Roman" w:cs="Times New Roman"/>
              <w:u w:val="single"/>
            </w:rPr>
            <w:t xml:space="preserve"> or vomiting, decreased anxiety.</w:t>
          </w:r>
          <w:r w:rsidRPr="00E04691">
            <w:rPr>
              <w:rFonts w:ascii="Times New Roman" w:hAnsi="Times New Roman" w:cs="Times New Roman"/>
              <w:u w:val="single"/>
            </w:rPr>
            <w:t>_</w:t>
          </w:r>
        </w:sdtContent>
      </w:sdt>
    </w:p>
    <w:p w14:paraId="0FEC7B58" w14:textId="48A6C68C" w:rsidR="009C4BDA" w:rsidRPr="00E04691" w:rsidRDefault="009C4BDA" w:rsidP="00A61EAA">
      <w:pPr>
        <w:tabs>
          <w:tab w:val="center" w:pos="4680"/>
        </w:tabs>
        <w:rPr>
          <w:rFonts w:ascii="Times New Roman" w:hAnsi="Times New Roman" w:cs="Times New Roman"/>
        </w:rPr>
      </w:pPr>
    </w:p>
    <w:p w14:paraId="3DFB2AE2" w14:textId="77777777" w:rsidR="00DE0817" w:rsidRPr="00E04691" w:rsidRDefault="00DE0817" w:rsidP="00DE0817">
      <w:pPr>
        <w:tabs>
          <w:tab w:val="center" w:pos="4680"/>
        </w:tabs>
        <w:rPr>
          <w:rFonts w:ascii="Times New Roman" w:hAnsi="Times New Roman" w:cs="Times New Roman"/>
          <w:b/>
        </w:rPr>
      </w:pPr>
    </w:p>
    <w:p w14:paraId="48641ED6" w14:textId="77777777" w:rsidR="00DE0817" w:rsidRPr="00E04691" w:rsidRDefault="00DE0817" w:rsidP="00DE0817">
      <w:pPr>
        <w:tabs>
          <w:tab w:val="center" w:pos="4680"/>
        </w:tabs>
        <w:rPr>
          <w:rFonts w:ascii="Times New Roman" w:hAnsi="Times New Roman" w:cs="Times New Roman"/>
          <w:b/>
        </w:rPr>
      </w:pPr>
    </w:p>
    <w:p w14:paraId="2687CC37" w14:textId="77777777" w:rsidR="002428E6" w:rsidRPr="00E04691" w:rsidRDefault="002428E6" w:rsidP="002428E6">
      <w:pPr>
        <w:tabs>
          <w:tab w:val="center" w:pos="4680"/>
        </w:tabs>
        <w:rPr>
          <w:rFonts w:ascii="Times New Roman" w:hAnsi="Times New Roman" w:cs="Times New Roman"/>
        </w:rPr>
      </w:pPr>
    </w:p>
    <w:p w14:paraId="1F762308" w14:textId="77777777" w:rsidR="00DE0817" w:rsidRPr="00E04691" w:rsidRDefault="00DE0817" w:rsidP="00DE0817">
      <w:pPr>
        <w:tabs>
          <w:tab w:val="center" w:pos="4680"/>
        </w:tabs>
        <w:rPr>
          <w:rFonts w:ascii="Times New Roman" w:hAnsi="Times New Roman" w:cs="Times New Roman"/>
        </w:rPr>
      </w:pPr>
    </w:p>
    <w:p w14:paraId="2489412D" w14:textId="76AE5615" w:rsidR="002267DA" w:rsidRPr="00E04691" w:rsidRDefault="002267DA" w:rsidP="00DE0817">
      <w:pPr>
        <w:tabs>
          <w:tab w:val="center" w:pos="4680"/>
        </w:tabs>
        <w:rPr>
          <w:rFonts w:ascii="Times New Roman" w:hAnsi="Times New Roman" w:cs="Times New Roman"/>
        </w:rPr>
      </w:pPr>
    </w:p>
    <w:p w14:paraId="411BD43B" w14:textId="32D69E18" w:rsidR="00DE0817" w:rsidRPr="00E04691" w:rsidRDefault="00DE0817" w:rsidP="00A61EAA">
      <w:pPr>
        <w:tabs>
          <w:tab w:val="center" w:pos="4680"/>
        </w:tabs>
        <w:rPr>
          <w:rFonts w:ascii="Times New Roman" w:hAnsi="Times New Roman" w:cs="Times New Roman"/>
        </w:rPr>
      </w:pPr>
    </w:p>
    <w:p w14:paraId="6E7BDEA0" w14:textId="4ACF211C" w:rsidR="00DE0817" w:rsidRPr="00E04691" w:rsidRDefault="00DE0817" w:rsidP="00A61EAA">
      <w:pPr>
        <w:tabs>
          <w:tab w:val="center" w:pos="4680"/>
        </w:tabs>
        <w:rPr>
          <w:rFonts w:ascii="Times New Roman" w:hAnsi="Times New Roman" w:cs="Times New Roman"/>
        </w:rPr>
      </w:pPr>
    </w:p>
    <w:p w14:paraId="07360A37" w14:textId="77777777" w:rsidR="00DE0817" w:rsidRPr="00E04691" w:rsidRDefault="00DE0817" w:rsidP="00A61EAA">
      <w:pPr>
        <w:tabs>
          <w:tab w:val="center" w:pos="4680"/>
        </w:tabs>
        <w:rPr>
          <w:rFonts w:ascii="Times New Roman" w:hAnsi="Times New Roman" w:cs="Times New Roman"/>
        </w:rPr>
        <w:sectPr w:rsidR="00DE0817" w:rsidRPr="00E04691" w:rsidSect="008C4415">
          <w:headerReference w:type="default" r:id="rId11"/>
          <w:headerReference w:type="first" r:id="rId12"/>
          <w:pgSz w:w="12240" w:h="15840"/>
          <w:pgMar w:top="1440" w:right="1440" w:bottom="1440" w:left="1440" w:header="720" w:footer="720" w:gutter="0"/>
          <w:cols w:space="720"/>
          <w:titlePg/>
          <w:docGrid w:linePitch="360"/>
        </w:sectPr>
      </w:pPr>
    </w:p>
    <w:p w14:paraId="7E4495BD" w14:textId="77777777" w:rsidR="009E0C13" w:rsidRPr="00E04691" w:rsidRDefault="00A61EAA" w:rsidP="00A61EAA">
      <w:pPr>
        <w:jc w:val="center"/>
        <w:rPr>
          <w:rFonts w:ascii="Times New Roman" w:hAnsi="Times New Roman" w:cs="Times New Roman"/>
          <w:b/>
          <w:bCs/>
        </w:rPr>
      </w:pPr>
      <w:r w:rsidRPr="00E04691">
        <w:rPr>
          <w:rFonts w:ascii="Times New Roman" w:hAnsi="Times New Roman" w:cs="Times New Roman"/>
          <w:b/>
          <w:bCs/>
        </w:rPr>
        <w:lastRenderedPageBreak/>
        <w:t xml:space="preserve">MEDICATION LIST </w:t>
      </w:r>
    </w:p>
    <w:tbl>
      <w:tblPr>
        <w:tblW w:w="148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9"/>
        <w:gridCol w:w="851"/>
        <w:gridCol w:w="1350"/>
        <w:gridCol w:w="2250"/>
        <w:gridCol w:w="1440"/>
        <w:gridCol w:w="2160"/>
        <w:gridCol w:w="2160"/>
        <w:gridCol w:w="3060"/>
      </w:tblGrid>
      <w:tr w:rsidR="00A871F8" w:rsidRPr="00E04691" w14:paraId="3CE70C58" w14:textId="77777777" w:rsidTr="005C1F5C">
        <w:trPr>
          <w:trHeight w:val="1781"/>
        </w:trPr>
        <w:tc>
          <w:tcPr>
            <w:tcW w:w="1579" w:type="dxa"/>
          </w:tcPr>
          <w:p w14:paraId="28316B66"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0AF1E5B9"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Medication</w:t>
            </w:r>
          </w:p>
          <w:p w14:paraId="53560889" w14:textId="2319A9D7" w:rsidR="003A34DA" w:rsidRPr="00187BF9" w:rsidRDefault="003A34DA" w:rsidP="003A34DA">
            <w:pPr>
              <w:spacing w:after="160" w:line="259" w:lineRule="auto"/>
              <w:jc w:val="center"/>
              <w:rPr>
                <w:rFonts w:ascii="Times New Roman" w:eastAsia="Calibri" w:hAnsi="Times New Roman" w:cs="Times New Roman"/>
                <w:iCs/>
                <w:sz w:val="22"/>
                <w:szCs w:val="22"/>
              </w:rPr>
            </w:pPr>
            <w:r w:rsidRPr="00187BF9">
              <w:rPr>
                <w:rFonts w:ascii="Times New Roman" w:eastAsia="Calibri" w:hAnsi="Times New Roman" w:cs="Times New Roman"/>
                <w:iCs/>
                <w:sz w:val="22"/>
                <w:szCs w:val="22"/>
              </w:rPr>
              <w:t xml:space="preserve">Include: </w:t>
            </w:r>
          </w:p>
          <w:p w14:paraId="032F3205" w14:textId="5144C704" w:rsidR="003A34DA" w:rsidRPr="00187BF9" w:rsidRDefault="003A34DA" w:rsidP="003A34DA">
            <w:pPr>
              <w:spacing w:after="160" w:line="259" w:lineRule="auto"/>
              <w:jc w:val="center"/>
              <w:rPr>
                <w:rFonts w:ascii="Times New Roman" w:eastAsia="Calibri" w:hAnsi="Times New Roman" w:cs="Times New Roman"/>
                <w:iCs/>
                <w:sz w:val="22"/>
                <w:szCs w:val="22"/>
              </w:rPr>
            </w:pPr>
            <w:r w:rsidRPr="00187BF9">
              <w:rPr>
                <w:rFonts w:ascii="Times New Roman" w:eastAsia="Calibri" w:hAnsi="Times New Roman" w:cs="Times New Roman"/>
                <w:iCs/>
                <w:sz w:val="22"/>
                <w:szCs w:val="22"/>
              </w:rPr>
              <w:t>Trade Name</w:t>
            </w:r>
          </w:p>
          <w:p w14:paraId="5693CBEE" w14:textId="7F033D61" w:rsidR="003A34DA" w:rsidRPr="00187BF9" w:rsidRDefault="003A34DA" w:rsidP="003A34DA">
            <w:pPr>
              <w:spacing w:after="160" w:line="259" w:lineRule="auto"/>
              <w:jc w:val="center"/>
              <w:rPr>
                <w:rFonts w:ascii="Times New Roman" w:eastAsia="Calibri" w:hAnsi="Times New Roman" w:cs="Times New Roman"/>
                <w:iCs/>
                <w:sz w:val="22"/>
                <w:szCs w:val="22"/>
              </w:rPr>
            </w:pPr>
            <w:r w:rsidRPr="00187BF9">
              <w:rPr>
                <w:rFonts w:ascii="Times New Roman" w:eastAsia="Calibri" w:hAnsi="Times New Roman" w:cs="Times New Roman"/>
                <w:iCs/>
                <w:sz w:val="22"/>
                <w:szCs w:val="22"/>
              </w:rPr>
              <w:t>&amp;</w:t>
            </w:r>
          </w:p>
          <w:p w14:paraId="7D06B07D" w14:textId="2F7FB4B8" w:rsidR="00A871F8" w:rsidRPr="00187BF9" w:rsidRDefault="003A34DA" w:rsidP="003A34DA">
            <w:pPr>
              <w:spacing w:after="160" w:line="259" w:lineRule="auto"/>
              <w:jc w:val="center"/>
              <w:rPr>
                <w:rFonts w:ascii="Times New Roman" w:eastAsia="Calibri" w:hAnsi="Times New Roman" w:cs="Times New Roman"/>
                <w:sz w:val="22"/>
                <w:szCs w:val="22"/>
              </w:rPr>
            </w:pPr>
            <w:r w:rsidRPr="00187BF9">
              <w:rPr>
                <w:rFonts w:ascii="Times New Roman" w:eastAsia="Calibri" w:hAnsi="Times New Roman" w:cs="Times New Roman"/>
                <w:iCs/>
                <w:sz w:val="22"/>
                <w:szCs w:val="22"/>
              </w:rPr>
              <w:t>(Generic Name)</w:t>
            </w:r>
          </w:p>
        </w:tc>
        <w:tc>
          <w:tcPr>
            <w:tcW w:w="851" w:type="dxa"/>
          </w:tcPr>
          <w:p w14:paraId="04AD93CA"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120B60E9"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Route</w:t>
            </w:r>
          </w:p>
        </w:tc>
        <w:tc>
          <w:tcPr>
            <w:tcW w:w="1350" w:type="dxa"/>
          </w:tcPr>
          <w:p w14:paraId="59918AC8"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3F860714"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Dosage &amp; Frequency</w:t>
            </w:r>
          </w:p>
        </w:tc>
        <w:tc>
          <w:tcPr>
            <w:tcW w:w="2250" w:type="dxa"/>
          </w:tcPr>
          <w:p w14:paraId="13CA5DBD"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557ADC79" w14:textId="3CF31100"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Category</w:t>
            </w:r>
            <w:r w:rsidR="00C12326">
              <w:rPr>
                <w:rFonts w:ascii="Times New Roman" w:eastAsia="Times New Roman" w:hAnsi="Times New Roman" w:cs="Times New Roman"/>
                <w:b/>
                <w:bCs/>
                <w:sz w:val="22"/>
                <w:szCs w:val="22"/>
              </w:rPr>
              <w:t xml:space="preserve"> &amp; </w:t>
            </w:r>
            <w:r w:rsidR="007A3FB0" w:rsidRPr="00187BF9">
              <w:rPr>
                <w:rFonts w:ascii="Times New Roman" w:eastAsia="Times New Roman" w:hAnsi="Times New Roman" w:cs="Times New Roman"/>
                <w:b/>
                <w:bCs/>
                <w:sz w:val="22"/>
                <w:szCs w:val="22"/>
              </w:rPr>
              <w:t>M</w:t>
            </w:r>
            <w:r w:rsidR="00E25CE0" w:rsidRPr="00187BF9">
              <w:rPr>
                <w:rFonts w:ascii="Times New Roman" w:eastAsia="Times New Roman" w:hAnsi="Times New Roman" w:cs="Times New Roman"/>
                <w:b/>
                <w:bCs/>
                <w:sz w:val="22"/>
                <w:szCs w:val="22"/>
              </w:rPr>
              <w:t>echanism of Action</w:t>
            </w:r>
          </w:p>
        </w:tc>
        <w:tc>
          <w:tcPr>
            <w:tcW w:w="1440" w:type="dxa"/>
          </w:tcPr>
          <w:p w14:paraId="6568EC5D"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0540A6E5"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Use for this specific patient</w:t>
            </w:r>
          </w:p>
          <w:p w14:paraId="741C29C7" w14:textId="77777777" w:rsidR="00A871F8"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(Why is this specific patient receiving this medication?)</w:t>
            </w:r>
          </w:p>
          <w:p w14:paraId="1C4F6361" w14:textId="4BB64F7C" w:rsidR="00706734" w:rsidRPr="00187BF9" w:rsidRDefault="00706734" w:rsidP="00A871F8">
            <w:pPr>
              <w:keepNext/>
              <w:jc w:val="center"/>
              <w:outlineLvl w:val="2"/>
              <w:rPr>
                <w:rFonts w:ascii="Times New Roman" w:eastAsia="Times New Roman" w:hAnsi="Times New Roman" w:cs="Times New Roman"/>
                <w:b/>
                <w:bCs/>
                <w:sz w:val="22"/>
                <w:szCs w:val="22"/>
              </w:rPr>
            </w:pPr>
          </w:p>
        </w:tc>
        <w:tc>
          <w:tcPr>
            <w:tcW w:w="2160" w:type="dxa"/>
          </w:tcPr>
          <w:p w14:paraId="2CA43EF4"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340FF1C1" w14:textId="0D037FD9"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 xml:space="preserve">Potential Side </w:t>
            </w:r>
            <w:r w:rsidR="005C1F5C">
              <w:rPr>
                <w:rFonts w:ascii="Times New Roman" w:eastAsia="Times New Roman" w:hAnsi="Times New Roman" w:cs="Times New Roman"/>
                <w:b/>
                <w:bCs/>
                <w:sz w:val="22"/>
                <w:szCs w:val="22"/>
              </w:rPr>
              <w:t xml:space="preserve">Effects </w:t>
            </w:r>
            <w:r w:rsidR="00E860C8">
              <w:rPr>
                <w:rFonts w:ascii="Times New Roman" w:eastAsia="Times New Roman" w:hAnsi="Times New Roman" w:cs="Times New Roman"/>
                <w:b/>
                <w:bCs/>
                <w:sz w:val="22"/>
                <w:szCs w:val="22"/>
              </w:rPr>
              <w:t xml:space="preserve">of </w:t>
            </w:r>
            <w:r w:rsidR="005C1F5C">
              <w:rPr>
                <w:rFonts w:ascii="Times New Roman" w:eastAsia="Times New Roman" w:hAnsi="Times New Roman" w:cs="Times New Roman"/>
                <w:b/>
                <w:bCs/>
                <w:sz w:val="22"/>
                <w:szCs w:val="22"/>
              </w:rPr>
              <w:t>the medication</w:t>
            </w:r>
            <w:r w:rsidR="00B526B0">
              <w:rPr>
                <w:rFonts w:ascii="Times New Roman" w:eastAsia="Times New Roman" w:hAnsi="Times New Roman" w:cs="Times New Roman"/>
                <w:b/>
                <w:bCs/>
                <w:sz w:val="22"/>
                <w:szCs w:val="22"/>
              </w:rPr>
              <w:t xml:space="preserve"> (</w:t>
            </w:r>
            <w:r w:rsidR="005C1F5C">
              <w:rPr>
                <w:rFonts w:ascii="Times New Roman" w:eastAsia="Times New Roman" w:hAnsi="Times New Roman" w:cs="Times New Roman"/>
                <w:b/>
                <w:bCs/>
                <w:sz w:val="22"/>
                <w:szCs w:val="22"/>
              </w:rPr>
              <w:t xml:space="preserve">List 5 side effects that could potentially occur). </w:t>
            </w:r>
          </w:p>
          <w:p w14:paraId="566E8D5F" w14:textId="12A968AA" w:rsidR="00A871F8" w:rsidRDefault="00A871F8" w:rsidP="00A871F8">
            <w:pPr>
              <w:keepNext/>
              <w:jc w:val="center"/>
              <w:outlineLvl w:val="2"/>
              <w:rPr>
                <w:rFonts w:ascii="Times New Roman" w:eastAsia="Times New Roman" w:hAnsi="Times New Roman" w:cs="Times New Roman"/>
                <w:b/>
                <w:bCs/>
                <w:sz w:val="22"/>
                <w:szCs w:val="22"/>
              </w:rPr>
            </w:pPr>
          </w:p>
          <w:p w14:paraId="62BA4E28" w14:textId="0820F96F" w:rsidR="00706734" w:rsidRPr="00187BF9" w:rsidRDefault="00706734" w:rsidP="00A871F8">
            <w:pPr>
              <w:keepNext/>
              <w:jc w:val="center"/>
              <w:outlineLvl w:val="2"/>
              <w:rPr>
                <w:rFonts w:ascii="Times New Roman" w:eastAsia="Times New Roman" w:hAnsi="Times New Roman" w:cs="Times New Roman"/>
                <w:b/>
                <w:bCs/>
                <w:sz w:val="22"/>
                <w:szCs w:val="22"/>
              </w:rPr>
            </w:pPr>
          </w:p>
        </w:tc>
        <w:tc>
          <w:tcPr>
            <w:tcW w:w="2160" w:type="dxa"/>
          </w:tcPr>
          <w:p w14:paraId="20553497"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7FCF5972"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Nursing Implications: Pre-administration</w:t>
            </w:r>
          </w:p>
          <w:p w14:paraId="3CD5A8C7" w14:textId="77777777" w:rsidR="00A871F8" w:rsidRDefault="00A871F8" w:rsidP="00A871F8">
            <w:pPr>
              <w:jc w:val="center"/>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(What will you do prior to administration?)</w:t>
            </w:r>
          </w:p>
          <w:p w14:paraId="50A76D63" w14:textId="5850D757" w:rsidR="00706734" w:rsidRPr="00187BF9" w:rsidRDefault="00706734" w:rsidP="00A871F8">
            <w:pPr>
              <w:jc w:val="center"/>
              <w:rPr>
                <w:rFonts w:ascii="Times New Roman" w:eastAsia="Calibri" w:hAnsi="Times New Roman" w:cs="Times New Roman"/>
                <w:b/>
                <w:bCs/>
                <w:sz w:val="22"/>
                <w:szCs w:val="22"/>
              </w:rPr>
            </w:pPr>
          </w:p>
        </w:tc>
        <w:tc>
          <w:tcPr>
            <w:tcW w:w="3060" w:type="dxa"/>
          </w:tcPr>
          <w:p w14:paraId="421C5C49" w14:textId="77777777" w:rsidR="00A871F8" w:rsidRPr="00187BF9" w:rsidRDefault="00A871F8" w:rsidP="00A871F8">
            <w:pPr>
              <w:jc w:val="center"/>
              <w:rPr>
                <w:rFonts w:ascii="Times New Roman" w:eastAsia="Times New Roman" w:hAnsi="Times New Roman" w:cs="Times New Roman"/>
                <w:b/>
                <w:bCs/>
                <w:sz w:val="22"/>
                <w:szCs w:val="22"/>
              </w:rPr>
            </w:pPr>
          </w:p>
          <w:p w14:paraId="550D36E2" w14:textId="77777777" w:rsidR="00A871F8" w:rsidRPr="00187BF9" w:rsidRDefault="00A871F8" w:rsidP="00A871F8">
            <w:pPr>
              <w:jc w:val="center"/>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Nursing Implications: Post-administration</w:t>
            </w:r>
          </w:p>
          <w:p w14:paraId="31C0D6CF" w14:textId="77777777" w:rsidR="00A871F8" w:rsidRDefault="00A871F8" w:rsidP="00A871F8">
            <w:pPr>
              <w:ind w:right="-110"/>
              <w:jc w:val="center"/>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(What cues will indicate this medication’s positive effect?)</w:t>
            </w:r>
          </w:p>
          <w:p w14:paraId="76FF582F" w14:textId="30620E68" w:rsidR="00706734" w:rsidRPr="00187BF9" w:rsidRDefault="00706734" w:rsidP="00A871F8">
            <w:pPr>
              <w:ind w:right="-110"/>
              <w:jc w:val="center"/>
              <w:rPr>
                <w:rFonts w:ascii="Times New Roman" w:eastAsia="Calibri" w:hAnsi="Times New Roman" w:cs="Times New Roman"/>
                <w:b/>
                <w:bCs/>
                <w:sz w:val="22"/>
                <w:szCs w:val="22"/>
              </w:rPr>
            </w:pPr>
          </w:p>
        </w:tc>
      </w:tr>
      <w:tr w:rsidR="00A871F8" w:rsidRPr="00E04691" w14:paraId="59ED19B3" w14:textId="77777777" w:rsidTr="00D130EF">
        <w:trPr>
          <w:trHeight w:val="431"/>
        </w:trPr>
        <w:tc>
          <w:tcPr>
            <w:tcW w:w="1579" w:type="dxa"/>
            <w:shd w:val="clear" w:color="auto" w:fill="FFFFFF" w:themeFill="background1"/>
          </w:tcPr>
          <w:p w14:paraId="4036C36C" w14:textId="77777777" w:rsidR="00A871F8" w:rsidRDefault="00AB5FB6"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Atorvastatin</w:t>
            </w:r>
          </w:p>
          <w:p w14:paraId="28E29764" w14:textId="6F006A29" w:rsidR="00EE3F9D" w:rsidRPr="00E04691" w:rsidRDefault="00EE3F9D"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Lipitor</w:t>
            </w:r>
          </w:p>
        </w:tc>
        <w:tc>
          <w:tcPr>
            <w:tcW w:w="851" w:type="dxa"/>
            <w:shd w:val="clear" w:color="auto" w:fill="FFFFFF" w:themeFill="background1"/>
          </w:tcPr>
          <w:p w14:paraId="17D6AC86" w14:textId="7DBF6092" w:rsidR="00A871F8" w:rsidRPr="00E04691" w:rsidRDefault="00AB5FB6"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PO</w:t>
            </w:r>
          </w:p>
        </w:tc>
        <w:tc>
          <w:tcPr>
            <w:tcW w:w="1350" w:type="dxa"/>
            <w:shd w:val="clear" w:color="auto" w:fill="FFFFFF" w:themeFill="background1"/>
          </w:tcPr>
          <w:p w14:paraId="21A55850" w14:textId="5D745E83" w:rsidR="00A871F8" w:rsidRPr="00E04691" w:rsidRDefault="00CE5743"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40 mg at bedtime</w:t>
            </w:r>
          </w:p>
        </w:tc>
        <w:tc>
          <w:tcPr>
            <w:tcW w:w="2250" w:type="dxa"/>
            <w:shd w:val="clear" w:color="auto" w:fill="FFFFFF" w:themeFill="background1"/>
          </w:tcPr>
          <w:p w14:paraId="3507FCDD" w14:textId="77777777" w:rsidR="00EE3F9D" w:rsidRDefault="00EE3F9D"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Lipid-lowering agent</w:t>
            </w:r>
          </w:p>
          <w:p w14:paraId="5F39C16A" w14:textId="7F4D59CD" w:rsidR="00EE3F9D" w:rsidRPr="00E04691" w:rsidRDefault="00EE3F9D"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HMG-CoA reductase inhibitor</w:t>
            </w:r>
          </w:p>
        </w:tc>
        <w:tc>
          <w:tcPr>
            <w:tcW w:w="1440" w:type="dxa"/>
            <w:shd w:val="clear" w:color="auto" w:fill="FFFFFF" w:themeFill="background1"/>
          </w:tcPr>
          <w:p w14:paraId="45BDDCDE" w14:textId="6D300576" w:rsidR="00A871F8" w:rsidRPr="00E04691" w:rsidRDefault="00EE3F9D"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The patient is on this medication to manage her hyperlipidemia.</w:t>
            </w:r>
          </w:p>
        </w:tc>
        <w:tc>
          <w:tcPr>
            <w:tcW w:w="2160" w:type="dxa"/>
            <w:shd w:val="clear" w:color="auto" w:fill="FFFFFF" w:themeFill="background1"/>
          </w:tcPr>
          <w:p w14:paraId="1FCF16EE" w14:textId="4A5B0D70" w:rsidR="00A871F8" w:rsidRPr="00E04691" w:rsidRDefault="00EE3F9D"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Abdominal cramps, constipation, diarrhea, rash, flatus.</w:t>
            </w:r>
          </w:p>
        </w:tc>
        <w:tc>
          <w:tcPr>
            <w:tcW w:w="2160" w:type="dxa"/>
            <w:shd w:val="clear" w:color="auto" w:fill="FFFFFF" w:themeFill="background1"/>
          </w:tcPr>
          <w:p w14:paraId="66AF599D" w14:textId="712D4B79" w:rsidR="00A871F8" w:rsidRPr="00963C9C" w:rsidRDefault="00963C9C" w:rsidP="00963C9C">
            <w:pPr>
              <w:rPr>
                <w:rFonts w:ascii="Times New Roman" w:hAnsi="Times New Roman" w:cs="Times New Roman"/>
                <w:color w:val="000000" w:themeColor="text1"/>
                <w:sz w:val="20"/>
                <w:szCs w:val="20"/>
              </w:rPr>
            </w:pPr>
            <w:r w:rsidRPr="00F73164">
              <w:rPr>
                <w:rFonts w:ascii="Times New Roman" w:hAnsi="Times New Roman" w:cs="Times New Roman"/>
                <w:color w:val="000000" w:themeColor="text1"/>
                <w:sz w:val="20"/>
                <w:szCs w:val="20"/>
                <w:shd w:val="clear" w:color="auto" w:fill="FFFFFF"/>
              </w:rPr>
              <w:t>May be administered without regard to food. Avoid grapefruit and grapefruit juice during therapy; may increase risk of toxicity.</w:t>
            </w:r>
          </w:p>
        </w:tc>
        <w:tc>
          <w:tcPr>
            <w:tcW w:w="3060" w:type="dxa"/>
            <w:shd w:val="clear" w:color="auto" w:fill="FFFFFF" w:themeFill="background1"/>
          </w:tcPr>
          <w:p w14:paraId="700DBBDE" w14:textId="49B323C4" w:rsidR="00A871F8" w:rsidRPr="00E04691" w:rsidRDefault="00EE3F9D"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Decreased LDL, increased HDL, decreased triglyceride levels to normal, and slowed progression of coronary heart disease without side effects.</w:t>
            </w:r>
          </w:p>
        </w:tc>
      </w:tr>
      <w:tr w:rsidR="00EE3F9D" w:rsidRPr="00E04691" w14:paraId="59D5A042" w14:textId="77777777" w:rsidTr="00D130EF">
        <w:trPr>
          <w:trHeight w:val="458"/>
        </w:trPr>
        <w:tc>
          <w:tcPr>
            <w:tcW w:w="1579" w:type="dxa"/>
          </w:tcPr>
          <w:p w14:paraId="5AE9FA1B" w14:textId="77777777" w:rsidR="00EE3F9D" w:rsidRDefault="00EE3F9D"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Enoxaparin</w:t>
            </w:r>
          </w:p>
          <w:p w14:paraId="77FFD126" w14:textId="5F3752D2" w:rsidR="00EE3F9D" w:rsidRPr="00E04691" w:rsidRDefault="00EE3F9D"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Lovenox</w:t>
            </w:r>
          </w:p>
        </w:tc>
        <w:tc>
          <w:tcPr>
            <w:tcW w:w="851" w:type="dxa"/>
          </w:tcPr>
          <w:p w14:paraId="2C0798F0" w14:textId="33743032" w:rsidR="00EE3F9D" w:rsidRPr="00E04691" w:rsidRDefault="00EE3F9D"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SQ</w:t>
            </w:r>
          </w:p>
        </w:tc>
        <w:tc>
          <w:tcPr>
            <w:tcW w:w="1350" w:type="dxa"/>
          </w:tcPr>
          <w:p w14:paraId="3A830C06" w14:textId="1D936BAC" w:rsidR="00EE3F9D" w:rsidRPr="00E04691" w:rsidRDefault="00EE3F9D"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40 mg daily</w:t>
            </w:r>
          </w:p>
        </w:tc>
        <w:tc>
          <w:tcPr>
            <w:tcW w:w="2250" w:type="dxa"/>
          </w:tcPr>
          <w:p w14:paraId="5F51B407" w14:textId="77777777" w:rsidR="00EE3F9D" w:rsidRDefault="00EE3F9D" w:rsidP="00EE3F9D">
            <w:pPr>
              <w:rPr>
                <w:rFonts w:ascii="Times New Roman" w:hAnsi="Times New Roman" w:cs="Times New Roman"/>
                <w:color w:val="000000" w:themeColor="text1"/>
                <w:sz w:val="20"/>
                <w:szCs w:val="20"/>
                <w:shd w:val="clear" w:color="auto" w:fill="FFFFFF"/>
              </w:rPr>
            </w:pPr>
            <w:r w:rsidRPr="00EE3F9D">
              <w:rPr>
                <w:rFonts w:ascii="Times New Roman" w:hAnsi="Times New Roman" w:cs="Times New Roman"/>
                <w:color w:val="000000" w:themeColor="text1"/>
                <w:sz w:val="20"/>
                <w:szCs w:val="20"/>
                <w:shd w:val="clear" w:color="auto" w:fill="FFFFFF"/>
              </w:rPr>
              <w:t>anticoagulants</w:t>
            </w:r>
            <w:r w:rsidRPr="00EE3F9D">
              <w:rPr>
                <w:rFonts w:ascii="Times New Roman" w:hAnsi="Times New Roman" w:cs="Times New Roman"/>
                <w:color w:val="000000" w:themeColor="text1"/>
                <w:sz w:val="20"/>
                <w:szCs w:val="20"/>
              </w:rPr>
              <w:br/>
            </w:r>
          </w:p>
          <w:p w14:paraId="3622F76A" w14:textId="79FC4E38" w:rsidR="00EE3F9D" w:rsidRPr="00EE3F9D" w:rsidRDefault="00EE3F9D" w:rsidP="00EE3F9D">
            <w:pPr>
              <w:rPr>
                <w:rFonts w:ascii="Times New Roman" w:hAnsi="Times New Roman" w:cs="Times New Roman"/>
                <w:color w:val="000000" w:themeColor="text1"/>
                <w:sz w:val="20"/>
                <w:szCs w:val="20"/>
              </w:rPr>
            </w:pPr>
            <w:r w:rsidRPr="00EE3F9D">
              <w:rPr>
                <w:rFonts w:ascii="Times New Roman" w:hAnsi="Times New Roman" w:cs="Times New Roman"/>
                <w:color w:val="000000" w:themeColor="text1"/>
                <w:sz w:val="20"/>
                <w:szCs w:val="20"/>
                <w:shd w:val="clear" w:color="auto" w:fill="FFFFFF"/>
              </w:rPr>
              <w:t>antithrombotic, low molecular weight heparins</w:t>
            </w:r>
          </w:p>
          <w:p w14:paraId="50711E0B" w14:textId="77777777" w:rsidR="00EE3F9D" w:rsidRPr="00E04691" w:rsidRDefault="00EE3F9D" w:rsidP="00EE3F9D">
            <w:pPr>
              <w:spacing w:after="160" w:line="259" w:lineRule="auto"/>
              <w:rPr>
                <w:rFonts w:ascii="Times New Roman" w:eastAsia="Calibri" w:hAnsi="Times New Roman" w:cs="Times New Roman"/>
                <w:iCs/>
                <w:sz w:val="20"/>
                <w:szCs w:val="20"/>
              </w:rPr>
            </w:pPr>
          </w:p>
        </w:tc>
        <w:tc>
          <w:tcPr>
            <w:tcW w:w="1440" w:type="dxa"/>
          </w:tcPr>
          <w:p w14:paraId="1E9A5A00" w14:textId="06670DB1" w:rsidR="00EE3F9D" w:rsidRPr="00E04691" w:rsidRDefault="00EE3F9D"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This medication is to prevent DVT, PE, or clot formation in the patient because of her increased risk with T2DM, HTN, nicotine use, and PCOS.</w:t>
            </w:r>
          </w:p>
        </w:tc>
        <w:tc>
          <w:tcPr>
            <w:tcW w:w="2160" w:type="dxa"/>
          </w:tcPr>
          <w:p w14:paraId="227B68DA" w14:textId="4EBDA4E1" w:rsidR="00EE3F9D" w:rsidRPr="00E04691" w:rsidRDefault="00EE3F9D"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Edema, alopecia, irritation, hematoma, osteoporosis</w:t>
            </w:r>
          </w:p>
        </w:tc>
        <w:tc>
          <w:tcPr>
            <w:tcW w:w="2160" w:type="dxa"/>
          </w:tcPr>
          <w:p w14:paraId="40A2CC8B" w14:textId="6D7F8630" w:rsidR="00EE3F9D" w:rsidRPr="00F73164" w:rsidRDefault="00EE3F9D" w:rsidP="00EE3F9D">
            <w:pPr>
              <w:rPr>
                <w:rFonts w:ascii="Times New Roman" w:hAnsi="Times New Roman" w:cs="Times New Roman"/>
                <w:color w:val="000000" w:themeColor="text1"/>
                <w:sz w:val="20"/>
                <w:szCs w:val="20"/>
              </w:rPr>
            </w:pPr>
            <w:r w:rsidRPr="00F73164">
              <w:rPr>
                <w:rFonts w:ascii="Times New Roman" w:hAnsi="Times New Roman" w:cs="Times New Roman"/>
                <w:color w:val="000000" w:themeColor="text1"/>
                <w:sz w:val="20"/>
                <w:szCs w:val="20"/>
                <w:shd w:val="clear" w:color="auto" w:fill="FFFFFF"/>
              </w:rPr>
              <w:t>Administer deep into subcut</w:t>
            </w:r>
            <w:r w:rsidR="00963C9C">
              <w:rPr>
                <w:rFonts w:ascii="Times New Roman" w:hAnsi="Times New Roman" w:cs="Times New Roman"/>
                <w:color w:val="000000" w:themeColor="text1"/>
                <w:sz w:val="20"/>
                <w:szCs w:val="20"/>
                <w:shd w:val="clear" w:color="auto" w:fill="FFFFFF"/>
              </w:rPr>
              <w:t>aneous</w:t>
            </w:r>
            <w:r w:rsidRPr="00F73164">
              <w:rPr>
                <w:rFonts w:ascii="Times New Roman" w:hAnsi="Times New Roman" w:cs="Times New Roman"/>
                <w:color w:val="000000" w:themeColor="text1"/>
                <w:sz w:val="20"/>
                <w:szCs w:val="20"/>
                <w:shd w:val="clear" w:color="auto" w:fill="FFFFFF"/>
              </w:rPr>
              <w:t xml:space="preserve"> tissue. To avoid loss of drug, do not expel air bubble from prefilled syringe before injection. Alternate injection sites daily between the left and right anterolateral and left and right posterolateral abdominal wall.</w:t>
            </w:r>
            <w:r w:rsidRPr="00F73164">
              <w:rPr>
                <w:rStyle w:val="apple-converted-space"/>
                <w:rFonts w:ascii="Times New Roman" w:hAnsi="Times New Roman" w:cs="Times New Roman"/>
                <w:color w:val="000000" w:themeColor="text1"/>
                <w:sz w:val="20"/>
                <w:szCs w:val="20"/>
                <w:shd w:val="clear" w:color="auto" w:fill="FFFFFF"/>
              </w:rPr>
              <w:t> </w:t>
            </w:r>
          </w:p>
          <w:p w14:paraId="7372252B" w14:textId="054BDC51" w:rsidR="00EE3F9D" w:rsidRPr="00E04691" w:rsidRDefault="00EE3F9D" w:rsidP="00963C9C">
            <w:pPr>
              <w:spacing w:after="160" w:line="259" w:lineRule="auto"/>
              <w:rPr>
                <w:rFonts w:ascii="Times New Roman" w:eastAsia="Calibri" w:hAnsi="Times New Roman" w:cs="Times New Roman"/>
                <w:iCs/>
                <w:sz w:val="20"/>
                <w:szCs w:val="20"/>
              </w:rPr>
            </w:pPr>
            <w:r w:rsidRPr="00F73164">
              <w:rPr>
                <w:rFonts w:ascii="Times New Roman" w:hAnsi="Times New Roman" w:cs="Times New Roman"/>
                <w:color w:val="000000" w:themeColor="text1"/>
                <w:sz w:val="20"/>
                <w:szCs w:val="20"/>
                <w:shd w:val="clear" w:color="auto" w:fill="FFFFFF"/>
              </w:rPr>
              <w:t>If excessive bruising occurs, ice-cube massage of site before injection may lessen bruising., To avoid the loss of drug, do not expel the air bubble from prefilled syringes before the injection.</w:t>
            </w:r>
          </w:p>
        </w:tc>
        <w:tc>
          <w:tcPr>
            <w:tcW w:w="3060" w:type="dxa"/>
          </w:tcPr>
          <w:p w14:paraId="7D08E8BD" w14:textId="7FD99785" w:rsidR="00EE3F9D" w:rsidRPr="00E04691" w:rsidRDefault="00EE3F9D" w:rsidP="00EE3F9D">
            <w:pPr>
              <w:spacing w:after="160" w:line="259" w:lineRule="auto"/>
              <w:jc w:val="center"/>
              <w:rPr>
                <w:rFonts w:ascii="Times New Roman" w:eastAsia="Calibri" w:hAnsi="Times New Roman" w:cs="Times New Roman"/>
                <w:iCs/>
                <w:sz w:val="20"/>
                <w:szCs w:val="20"/>
              </w:rPr>
            </w:pPr>
            <w:r w:rsidRPr="00F73164">
              <w:rPr>
                <w:rFonts w:ascii="Times New Roman" w:eastAsia="Calibri" w:hAnsi="Times New Roman" w:cs="Times New Roman"/>
                <w:iCs/>
                <w:color w:val="000000" w:themeColor="text1"/>
                <w:sz w:val="20"/>
                <w:szCs w:val="20"/>
              </w:rPr>
              <w:t xml:space="preserve">This patient will </w:t>
            </w:r>
            <w:r>
              <w:rPr>
                <w:rFonts w:ascii="Times New Roman" w:eastAsia="Calibri" w:hAnsi="Times New Roman" w:cs="Times New Roman"/>
                <w:iCs/>
                <w:color w:val="000000" w:themeColor="text1"/>
                <w:sz w:val="20"/>
                <w:szCs w:val="20"/>
              </w:rPr>
              <w:t xml:space="preserve">not develop DVT, PE, or clots without side effects. </w:t>
            </w:r>
          </w:p>
        </w:tc>
      </w:tr>
      <w:tr w:rsidR="00EE3F9D" w:rsidRPr="00E04691" w14:paraId="4E5B55D4" w14:textId="77777777" w:rsidTr="00D130EF">
        <w:trPr>
          <w:trHeight w:val="476"/>
        </w:trPr>
        <w:tc>
          <w:tcPr>
            <w:tcW w:w="1579" w:type="dxa"/>
          </w:tcPr>
          <w:p w14:paraId="7371D8B8" w14:textId="342283D0" w:rsidR="00EE3F9D" w:rsidRPr="00E04691" w:rsidRDefault="00EE3F9D"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lastRenderedPageBreak/>
              <w:t>Insulin Lispro</w:t>
            </w:r>
          </w:p>
        </w:tc>
        <w:tc>
          <w:tcPr>
            <w:tcW w:w="851" w:type="dxa"/>
          </w:tcPr>
          <w:p w14:paraId="7193F564" w14:textId="27634737" w:rsidR="00EE3F9D" w:rsidRPr="00E04691" w:rsidRDefault="00EE3F9D"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SQ</w:t>
            </w:r>
          </w:p>
        </w:tc>
        <w:tc>
          <w:tcPr>
            <w:tcW w:w="1350" w:type="dxa"/>
          </w:tcPr>
          <w:p w14:paraId="5439E28E" w14:textId="59D457FC" w:rsidR="00EE3F9D" w:rsidRPr="00E04691" w:rsidRDefault="00EE3F9D"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Sliding scale with meals and at bedtime</w:t>
            </w:r>
          </w:p>
        </w:tc>
        <w:tc>
          <w:tcPr>
            <w:tcW w:w="2250" w:type="dxa"/>
          </w:tcPr>
          <w:p w14:paraId="1BB1481E" w14:textId="77777777" w:rsidR="00963C9C" w:rsidRDefault="00963C9C" w:rsidP="00963C9C">
            <w:pPr>
              <w:rPr>
                <w:rFonts w:ascii="Times New Roman" w:hAnsi="Times New Roman" w:cs="Times New Roman"/>
                <w:color w:val="000000" w:themeColor="text1"/>
                <w:sz w:val="20"/>
                <w:szCs w:val="20"/>
                <w:shd w:val="clear" w:color="auto" w:fill="FFFFFF"/>
              </w:rPr>
            </w:pPr>
            <w:r w:rsidRPr="00F73164">
              <w:rPr>
                <w:rFonts w:ascii="Times New Roman" w:hAnsi="Times New Roman" w:cs="Times New Roman"/>
                <w:color w:val="000000" w:themeColor="text1"/>
                <w:sz w:val="20"/>
                <w:szCs w:val="20"/>
                <w:shd w:val="clear" w:color="auto" w:fill="FFFFFF"/>
              </w:rPr>
              <w:t>antidiabetics, hormones</w:t>
            </w:r>
            <w:r w:rsidRPr="00F73164">
              <w:rPr>
                <w:rFonts w:ascii="Times New Roman" w:hAnsi="Times New Roman" w:cs="Times New Roman"/>
                <w:color w:val="000000" w:themeColor="text1"/>
                <w:sz w:val="20"/>
                <w:szCs w:val="20"/>
              </w:rPr>
              <w:br/>
            </w:r>
          </w:p>
          <w:p w14:paraId="4BB54AB6" w14:textId="1F9E6C66" w:rsidR="00EE3F9D" w:rsidRPr="00963C9C" w:rsidRDefault="00963C9C" w:rsidP="00963C9C">
            <w:pPr>
              <w:rPr>
                <w:rFonts w:ascii="Times New Roman" w:hAnsi="Times New Roman" w:cs="Times New Roman"/>
                <w:color w:val="000000" w:themeColor="text1"/>
                <w:sz w:val="20"/>
                <w:szCs w:val="20"/>
                <w:shd w:val="clear" w:color="auto" w:fill="FFFFFF"/>
              </w:rPr>
            </w:pPr>
            <w:r w:rsidRPr="00F73164">
              <w:rPr>
                <w:rFonts w:ascii="Times New Roman" w:hAnsi="Times New Roman" w:cs="Times New Roman"/>
                <w:color w:val="000000" w:themeColor="text1"/>
                <w:sz w:val="20"/>
                <w:szCs w:val="20"/>
                <w:shd w:val="clear" w:color="auto" w:fill="FFFFFF"/>
              </w:rPr>
              <w:t>pancreatic</w:t>
            </w:r>
          </w:p>
        </w:tc>
        <w:tc>
          <w:tcPr>
            <w:tcW w:w="1440" w:type="dxa"/>
          </w:tcPr>
          <w:p w14:paraId="04FFFBE4" w14:textId="37B98679" w:rsidR="00EE3F9D" w:rsidRPr="00E04691" w:rsidRDefault="00963C9C" w:rsidP="00963C9C">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The patient is receiving this medication to manage her T2DM, specifically for hyperglycemia.</w:t>
            </w:r>
          </w:p>
        </w:tc>
        <w:tc>
          <w:tcPr>
            <w:tcW w:w="2160" w:type="dxa"/>
          </w:tcPr>
          <w:p w14:paraId="6B6F1026" w14:textId="0DB5A244" w:rsidR="00EE3F9D" w:rsidRPr="00E04691" w:rsidRDefault="00963C9C"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Hypokalemia, hypoglycemia, swelling, pruritis, erythema</w:t>
            </w:r>
          </w:p>
        </w:tc>
        <w:tc>
          <w:tcPr>
            <w:tcW w:w="2160" w:type="dxa"/>
          </w:tcPr>
          <w:p w14:paraId="1ECB7619" w14:textId="0FF53B4D" w:rsidR="00EE3F9D" w:rsidRPr="00E04691" w:rsidRDefault="00963C9C"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Must be given with a longer acting insulin, infusion pump, or combination. Draw up the correct amount of units called for. Check the patient’s BGL.</w:t>
            </w:r>
          </w:p>
        </w:tc>
        <w:tc>
          <w:tcPr>
            <w:tcW w:w="3060" w:type="dxa"/>
          </w:tcPr>
          <w:p w14:paraId="7E7E4CF5" w14:textId="526DCAB7" w:rsidR="00EE3F9D" w:rsidRPr="00E04691" w:rsidRDefault="00963C9C"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BGL decreasing or being controlled at a normal level without side effects.</w:t>
            </w:r>
          </w:p>
        </w:tc>
      </w:tr>
      <w:tr w:rsidR="00EE3F9D" w:rsidRPr="00E04691" w14:paraId="4097DA96" w14:textId="77777777" w:rsidTr="00D130EF">
        <w:trPr>
          <w:trHeight w:val="440"/>
        </w:trPr>
        <w:tc>
          <w:tcPr>
            <w:tcW w:w="1579" w:type="dxa"/>
          </w:tcPr>
          <w:p w14:paraId="723FE342" w14:textId="77777777" w:rsidR="00EE3F9D" w:rsidRDefault="00EE3F9D"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Lisinopril</w:t>
            </w:r>
          </w:p>
          <w:p w14:paraId="20F8858D" w14:textId="2C489767" w:rsidR="00963C9C" w:rsidRPr="00E04691" w:rsidRDefault="00963C9C"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Prinivil</w:t>
            </w:r>
          </w:p>
        </w:tc>
        <w:tc>
          <w:tcPr>
            <w:tcW w:w="851" w:type="dxa"/>
          </w:tcPr>
          <w:p w14:paraId="79283C66" w14:textId="4F349115" w:rsidR="00EE3F9D" w:rsidRPr="00E04691" w:rsidRDefault="00EE3F9D"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PO</w:t>
            </w:r>
          </w:p>
        </w:tc>
        <w:tc>
          <w:tcPr>
            <w:tcW w:w="1350" w:type="dxa"/>
          </w:tcPr>
          <w:p w14:paraId="17A20E84" w14:textId="48BD2B5C" w:rsidR="00EE3F9D" w:rsidRPr="00E04691" w:rsidRDefault="00EE3F9D"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20 mg daily</w:t>
            </w:r>
          </w:p>
        </w:tc>
        <w:tc>
          <w:tcPr>
            <w:tcW w:w="2250" w:type="dxa"/>
          </w:tcPr>
          <w:p w14:paraId="696C1651" w14:textId="77777777" w:rsidR="00963C9C" w:rsidRDefault="00963C9C" w:rsidP="00963C9C">
            <w:pPr>
              <w:spacing w:after="160" w:line="259" w:lineRule="auto"/>
              <w:rPr>
                <w:rFonts w:ascii="Times New Roman" w:hAnsi="Times New Roman" w:cs="Times New Roman"/>
                <w:color w:val="000000" w:themeColor="text1"/>
                <w:sz w:val="20"/>
                <w:szCs w:val="20"/>
              </w:rPr>
            </w:pPr>
            <w:r w:rsidRPr="00F73164">
              <w:rPr>
                <w:rFonts w:ascii="Times New Roman" w:hAnsi="Times New Roman" w:cs="Times New Roman"/>
                <w:color w:val="000000" w:themeColor="text1"/>
                <w:sz w:val="20"/>
                <w:szCs w:val="20"/>
              </w:rPr>
              <w:t>antihypertensives</w:t>
            </w:r>
            <w:r w:rsidRPr="00F73164">
              <w:rPr>
                <w:rFonts w:ascii="Times New Roman" w:hAnsi="Times New Roman" w:cs="Times New Roman"/>
                <w:color w:val="000000" w:themeColor="text1"/>
                <w:sz w:val="20"/>
                <w:szCs w:val="20"/>
              </w:rPr>
              <w:br/>
            </w:r>
          </w:p>
          <w:p w14:paraId="3F13A25D" w14:textId="07C9F296" w:rsidR="00EE3F9D" w:rsidRPr="00E04691" w:rsidRDefault="00963C9C" w:rsidP="00963C9C">
            <w:pPr>
              <w:spacing w:after="160" w:line="259" w:lineRule="auto"/>
              <w:rPr>
                <w:rFonts w:ascii="Times New Roman" w:eastAsia="Calibri" w:hAnsi="Times New Roman" w:cs="Times New Roman"/>
                <w:iCs/>
                <w:sz w:val="20"/>
                <w:szCs w:val="20"/>
              </w:rPr>
            </w:pPr>
            <w:r w:rsidRPr="00F73164">
              <w:rPr>
                <w:rFonts w:ascii="Times New Roman" w:hAnsi="Times New Roman" w:cs="Times New Roman"/>
                <w:color w:val="000000" w:themeColor="text1"/>
                <w:sz w:val="20"/>
                <w:szCs w:val="20"/>
              </w:rPr>
              <w:t>ACE inhibitors</w:t>
            </w:r>
          </w:p>
        </w:tc>
        <w:tc>
          <w:tcPr>
            <w:tcW w:w="1440" w:type="dxa"/>
          </w:tcPr>
          <w:p w14:paraId="6F489D67" w14:textId="28AD6BB8" w:rsidR="00EE3F9D" w:rsidRPr="00E04691" w:rsidRDefault="00963C9C"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This patient is taking this medication to better control her HTN.</w:t>
            </w:r>
          </w:p>
        </w:tc>
        <w:tc>
          <w:tcPr>
            <w:tcW w:w="2160" w:type="dxa"/>
          </w:tcPr>
          <w:p w14:paraId="4FCB6D88" w14:textId="7628C2A4" w:rsidR="00EE3F9D" w:rsidRPr="00E04691" w:rsidRDefault="00204E5F"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Rash, chest pain, hypotension, hyperkalemia, diarrhea.</w:t>
            </w:r>
          </w:p>
        </w:tc>
        <w:tc>
          <w:tcPr>
            <w:tcW w:w="2160" w:type="dxa"/>
          </w:tcPr>
          <w:p w14:paraId="4A35D0A6" w14:textId="05F8E6F5" w:rsidR="00EE3F9D" w:rsidRPr="00E04691" w:rsidRDefault="00204E5F"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Check HR and blood pressure before first dose.</w:t>
            </w:r>
          </w:p>
        </w:tc>
        <w:tc>
          <w:tcPr>
            <w:tcW w:w="3060" w:type="dxa"/>
          </w:tcPr>
          <w:p w14:paraId="0D924CC5" w14:textId="5AF38D4F" w:rsidR="00EE3F9D" w:rsidRPr="00E04691" w:rsidRDefault="00204E5F"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Decreased blood pressure to normal levels without side effects.</w:t>
            </w:r>
          </w:p>
        </w:tc>
      </w:tr>
      <w:tr w:rsidR="00EE3F9D" w:rsidRPr="00E04691" w14:paraId="1F01FE4E" w14:textId="77777777" w:rsidTr="00D130EF">
        <w:trPr>
          <w:trHeight w:val="521"/>
        </w:trPr>
        <w:tc>
          <w:tcPr>
            <w:tcW w:w="1579" w:type="dxa"/>
          </w:tcPr>
          <w:p w14:paraId="09CB3674" w14:textId="77777777" w:rsidR="00EE3F9D" w:rsidRDefault="00EE3F9D"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Nicotine Patch</w:t>
            </w:r>
          </w:p>
          <w:p w14:paraId="1CA98F1A" w14:textId="7B312FEE" w:rsidR="00204E5F" w:rsidRPr="00E04691" w:rsidRDefault="00204E5F"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Nicorette</w:t>
            </w:r>
          </w:p>
        </w:tc>
        <w:tc>
          <w:tcPr>
            <w:tcW w:w="851" w:type="dxa"/>
          </w:tcPr>
          <w:p w14:paraId="2FE38D6C" w14:textId="7005E889" w:rsidR="00EE3F9D" w:rsidRPr="00E04691" w:rsidRDefault="00EE3F9D"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TD</w:t>
            </w:r>
          </w:p>
        </w:tc>
        <w:tc>
          <w:tcPr>
            <w:tcW w:w="1350" w:type="dxa"/>
          </w:tcPr>
          <w:p w14:paraId="47B52BD2" w14:textId="2410CA77" w:rsidR="00EE3F9D" w:rsidRPr="00E04691" w:rsidRDefault="00EE3F9D"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21 mg/24 hrs daily</w:t>
            </w:r>
          </w:p>
        </w:tc>
        <w:tc>
          <w:tcPr>
            <w:tcW w:w="2250" w:type="dxa"/>
          </w:tcPr>
          <w:p w14:paraId="0C5EEAFD" w14:textId="6CDF2B50" w:rsidR="00EE3F9D" w:rsidRPr="00204E5F" w:rsidRDefault="00204E5F" w:rsidP="00204E5F">
            <w:pPr>
              <w:rPr>
                <w:rFonts w:ascii="Times New Roman" w:hAnsi="Times New Roman" w:cs="Times New Roman"/>
                <w:color w:val="000000" w:themeColor="text1"/>
                <w:sz w:val="20"/>
                <w:szCs w:val="20"/>
              </w:rPr>
            </w:pPr>
            <w:r w:rsidRPr="00F73164">
              <w:rPr>
                <w:rStyle w:val="apple-converted-space"/>
                <w:rFonts w:ascii="Times New Roman" w:hAnsi="Times New Roman" w:cs="Times New Roman"/>
                <w:color w:val="000000" w:themeColor="text1"/>
                <w:sz w:val="20"/>
                <w:szCs w:val="20"/>
              </w:rPr>
              <w:t> </w:t>
            </w:r>
            <w:r w:rsidRPr="00F73164">
              <w:rPr>
                <w:rFonts w:ascii="Times New Roman" w:hAnsi="Times New Roman" w:cs="Times New Roman"/>
                <w:color w:val="000000" w:themeColor="text1"/>
                <w:sz w:val="20"/>
                <w:szCs w:val="20"/>
              </w:rPr>
              <w:t>Adjunct therapy (with behavior modification) in the management of</w:t>
            </w:r>
            <w:r w:rsidRPr="00F73164">
              <w:rPr>
                <w:rStyle w:val="apple-converted-space"/>
                <w:rFonts w:ascii="Times New Roman" w:hAnsi="Times New Roman" w:cs="Times New Roman"/>
                <w:color w:val="000000" w:themeColor="text1"/>
                <w:sz w:val="20"/>
                <w:szCs w:val="20"/>
              </w:rPr>
              <w:t> </w:t>
            </w:r>
            <w:r w:rsidRPr="00F73164">
              <w:rPr>
                <w:rStyle w:val="Strong"/>
                <w:rFonts w:ascii="Times New Roman" w:hAnsi="Times New Roman" w:cs="Times New Roman"/>
                <w:b w:val="0"/>
                <w:bCs w:val="0"/>
                <w:color w:val="000000" w:themeColor="text1"/>
                <w:sz w:val="20"/>
                <w:szCs w:val="20"/>
                <w:bdr w:val="none" w:sz="0" w:space="0" w:color="auto" w:frame="1"/>
              </w:rPr>
              <w:t>nicotine</w:t>
            </w:r>
            <w:r w:rsidRPr="00F73164">
              <w:rPr>
                <w:rStyle w:val="apple-converted-space"/>
                <w:rFonts w:ascii="Times New Roman" w:hAnsi="Times New Roman" w:cs="Times New Roman"/>
                <w:color w:val="000000" w:themeColor="text1"/>
                <w:sz w:val="20"/>
                <w:szCs w:val="20"/>
              </w:rPr>
              <w:t> </w:t>
            </w:r>
            <w:r w:rsidRPr="00F73164">
              <w:rPr>
                <w:rFonts w:ascii="Times New Roman" w:hAnsi="Times New Roman" w:cs="Times New Roman"/>
                <w:color w:val="000000" w:themeColor="text1"/>
                <w:sz w:val="20"/>
                <w:szCs w:val="20"/>
              </w:rPr>
              <w:t>withdrawal in patients desiring to give up cigarette smoking.</w:t>
            </w:r>
          </w:p>
        </w:tc>
        <w:tc>
          <w:tcPr>
            <w:tcW w:w="1440" w:type="dxa"/>
          </w:tcPr>
          <w:p w14:paraId="30699B44" w14:textId="677C086F" w:rsidR="00EE3F9D" w:rsidRPr="00E04691" w:rsidRDefault="00204E5F"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This patient is receiving a nicotine patch because she has a dependence. In order to prevent withdrawal symptoms, the patient has been given the nicotine patch.</w:t>
            </w:r>
          </w:p>
        </w:tc>
        <w:tc>
          <w:tcPr>
            <w:tcW w:w="2160" w:type="dxa"/>
          </w:tcPr>
          <w:p w14:paraId="5E7651C0" w14:textId="4A872B8F" w:rsidR="00EE3F9D" w:rsidRPr="00E04691" w:rsidRDefault="00204E5F" w:rsidP="00EE3F9D">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Headache, pruritis, tachycardia, earache, epistaxis.</w:t>
            </w:r>
          </w:p>
        </w:tc>
        <w:tc>
          <w:tcPr>
            <w:tcW w:w="2160" w:type="dxa"/>
          </w:tcPr>
          <w:p w14:paraId="7C2B089D" w14:textId="692AEB6F" w:rsidR="00EE3F9D" w:rsidRPr="00E04691" w:rsidRDefault="00204E5F"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Assess smoking history and symptoms of withdrawal.</w:t>
            </w:r>
          </w:p>
        </w:tc>
        <w:tc>
          <w:tcPr>
            <w:tcW w:w="3060" w:type="dxa"/>
          </w:tcPr>
          <w:p w14:paraId="19F67562" w14:textId="27B1E231" w:rsidR="00EE3F9D" w:rsidRPr="00E04691" w:rsidRDefault="00204E5F" w:rsidP="00EE3F9D">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Lessened symptoms of nicotine withdrawal without side effects.</w:t>
            </w:r>
          </w:p>
        </w:tc>
      </w:tr>
      <w:tr w:rsidR="00204E5F" w:rsidRPr="00E04691" w14:paraId="47D9E094" w14:textId="77777777" w:rsidTr="00D130EF">
        <w:trPr>
          <w:trHeight w:val="521"/>
        </w:trPr>
        <w:tc>
          <w:tcPr>
            <w:tcW w:w="1579" w:type="dxa"/>
          </w:tcPr>
          <w:p w14:paraId="688BA598" w14:textId="72637048" w:rsidR="00204E5F"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Piperacillin</w:t>
            </w:r>
          </w:p>
          <w:p w14:paraId="2A85B7AD" w14:textId="58810437" w:rsidR="00204E5F" w:rsidRPr="00E04691"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Zosyn</w:t>
            </w:r>
          </w:p>
        </w:tc>
        <w:tc>
          <w:tcPr>
            <w:tcW w:w="851" w:type="dxa"/>
          </w:tcPr>
          <w:p w14:paraId="66E42A4F" w14:textId="2242A186" w:rsidR="00204E5F" w:rsidRPr="00E04691"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IV Piggyback</w:t>
            </w:r>
          </w:p>
        </w:tc>
        <w:tc>
          <w:tcPr>
            <w:tcW w:w="1350" w:type="dxa"/>
          </w:tcPr>
          <w:p w14:paraId="5A37F6F5" w14:textId="4E14CDE1"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3.375 g q 8 hrs for 7 days</w:t>
            </w:r>
          </w:p>
        </w:tc>
        <w:tc>
          <w:tcPr>
            <w:tcW w:w="2250" w:type="dxa"/>
          </w:tcPr>
          <w:p w14:paraId="0444B309" w14:textId="77777777" w:rsidR="00204E5F" w:rsidRDefault="00204E5F" w:rsidP="00204E5F">
            <w:pPr>
              <w:spacing w:after="160" w:line="259" w:lineRule="auto"/>
              <w:rPr>
                <w:rFonts w:ascii="Times New Roman" w:hAnsi="Times New Roman" w:cs="Times New Roman"/>
                <w:color w:val="000000" w:themeColor="text1"/>
                <w:sz w:val="20"/>
                <w:szCs w:val="20"/>
              </w:rPr>
            </w:pPr>
            <w:r w:rsidRPr="00F73164">
              <w:rPr>
                <w:rFonts w:ascii="Times New Roman" w:hAnsi="Times New Roman" w:cs="Times New Roman"/>
                <w:color w:val="000000" w:themeColor="text1"/>
                <w:sz w:val="20"/>
                <w:szCs w:val="20"/>
              </w:rPr>
              <w:t>anti-infectives</w:t>
            </w:r>
            <w:r w:rsidRPr="00F73164">
              <w:rPr>
                <w:rFonts w:ascii="Times New Roman" w:hAnsi="Times New Roman" w:cs="Times New Roman"/>
                <w:color w:val="000000" w:themeColor="text1"/>
                <w:sz w:val="20"/>
                <w:szCs w:val="20"/>
              </w:rPr>
              <w:br/>
            </w:r>
          </w:p>
          <w:p w14:paraId="300A022D" w14:textId="2EBF8456" w:rsidR="00204E5F" w:rsidRPr="00E04691" w:rsidRDefault="00204E5F" w:rsidP="00204E5F">
            <w:pPr>
              <w:spacing w:after="160" w:line="259" w:lineRule="auto"/>
              <w:rPr>
                <w:rFonts w:ascii="Times New Roman" w:eastAsia="Calibri" w:hAnsi="Times New Roman" w:cs="Times New Roman"/>
                <w:iCs/>
                <w:sz w:val="20"/>
                <w:szCs w:val="20"/>
              </w:rPr>
            </w:pPr>
            <w:r w:rsidRPr="00F73164">
              <w:rPr>
                <w:rFonts w:ascii="Times New Roman" w:hAnsi="Times New Roman" w:cs="Times New Roman"/>
                <w:color w:val="000000" w:themeColor="text1"/>
                <w:sz w:val="20"/>
                <w:szCs w:val="20"/>
              </w:rPr>
              <w:t>extended spectrum penicillins</w:t>
            </w:r>
          </w:p>
        </w:tc>
        <w:tc>
          <w:tcPr>
            <w:tcW w:w="1440" w:type="dxa"/>
          </w:tcPr>
          <w:p w14:paraId="0B0244C7" w14:textId="71ABF341"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This medication was given to this patient to treat her systemic enteritis.</w:t>
            </w:r>
          </w:p>
        </w:tc>
        <w:tc>
          <w:tcPr>
            <w:tcW w:w="2160" w:type="dxa"/>
          </w:tcPr>
          <w:p w14:paraId="71154442" w14:textId="04D06DDD"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Seizures, confusion, headache, insomnia, vomiting.</w:t>
            </w:r>
          </w:p>
        </w:tc>
        <w:tc>
          <w:tcPr>
            <w:tcW w:w="2160" w:type="dxa"/>
          </w:tcPr>
          <w:p w14:paraId="57E87A22" w14:textId="4AFDFA40" w:rsidR="00204E5F" w:rsidRPr="00E04691"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Assess for signs of infection. Obtain a culture and sensitivity. Ask about any allergies to penicillin or cephalosporins.</w:t>
            </w:r>
          </w:p>
        </w:tc>
        <w:tc>
          <w:tcPr>
            <w:tcW w:w="3060" w:type="dxa"/>
          </w:tcPr>
          <w:p w14:paraId="0CA24265" w14:textId="58805FD0" w:rsidR="00204E5F" w:rsidRPr="00E04691"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Effective treatment of the patient’s infection without side effects.</w:t>
            </w:r>
          </w:p>
        </w:tc>
      </w:tr>
      <w:tr w:rsidR="00204E5F" w:rsidRPr="00E04691" w14:paraId="69336DC9" w14:textId="77777777" w:rsidTr="00D130EF">
        <w:trPr>
          <w:trHeight w:val="521"/>
        </w:trPr>
        <w:tc>
          <w:tcPr>
            <w:tcW w:w="1579" w:type="dxa"/>
          </w:tcPr>
          <w:p w14:paraId="289305D5" w14:textId="77777777" w:rsidR="00204E5F"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Morphine</w:t>
            </w:r>
          </w:p>
          <w:p w14:paraId="0C8956F9" w14:textId="3B88020E" w:rsidR="00204E5F" w:rsidRPr="00E04691"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Kadian</w:t>
            </w:r>
          </w:p>
        </w:tc>
        <w:tc>
          <w:tcPr>
            <w:tcW w:w="851" w:type="dxa"/>
          </w:tcPr>
          <w:p w14:paraId="0BDA53B2" w14:textId="583CEE75" w:rsidR="00204E5F" w:rsidRPr="00E04691"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IV push</w:t>
            </w:r>
          </w:p>
        </w:tc>
        <w:tc>
          <w:tcPr>
            <w:tcW w:w="1350" w:type="dxa"/>
          </w:tcPr>
          <w:p w14:paraId="51C980D8" w14:textId="51C49B28"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2 mg q 4 hrs PRN pain</w:t>
            </w:r>
          </w:p>
        </w:tc>
        <w:tc>
          <w:tcPr>
            <w:tcW w:w="2250" w:type="dxa"/>
          </w:tcPr>
          <w:p w14:paraId="59A76020" w14:textId="77777777" w:rsidR="00204E5F"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Opioid analgesic</w:t>
            </w:r>
          </w:p>
          <w:p w14:paraId="3A60CC9D" w14:textId="2D453378"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Opioid agonist – mu receptor agonist</w:t>
            </w:r>
          </w:p>
        </w:tc>
        <w:tc>
          <w:tcPr>
            <w:tcW w:w="1440" w:type="dxa"/>
          </w:tcPr>
          <w:p w14:paraId="2E967D53" w14:textId="15FC49AA"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 xml:space="preserve">This patient is prescribed this medication for her extreme </w:t>
            </w:r>
            <w:r>
              <w:rPr>
                <w:rFonts w:ascii="Times New Roman" w:eastAsia="Calibri" w:hAnsi="Times New Roman" w:cs="Times New Roman"/>
                <w:iCs/>
                <w:sz w:val="20"/>
                <w:szCs w:val="20"/>
              </w:rPr>
              <w:lastRenderedPageBreak/>
              <w:t>abdominal pain related to her septic enteritis.</w:t>
            </w:r>
          </w:p>
        </w:tc>
        <w:tc>
          <w:tcPr>
            <w:tcW w:w="2160" w:type="dxa"/>
          </w:tcPr>
          <w:p w14:paraId="5E52AE45" w14:textId="23C47731" w:rsidR="00204E5F" w:rsidRPr="00E04691" w:rsidRDefault="00204E5F" w:rsidP="00204E5F">
            <w:pPr>
              <w:spacing w:after="160" w:line="259" w:lineRule="auto"/>
              <w:rPr>
                <w:rFonts w:ascii="Times New Roman" w:eastAsia="Calibri" w:hAnsi="Times New Roman" w:cs="Times New Roman"/>
                <w:iCs/>
                <w:sz w:val="20"/>
                <w:szCs w:val="20"/>
              </w:rPr>
            </w:pPr>
            <w:r w:rsidRPr="008A6BCD">
              <w:rPr>
                <w:rFonts w:ascii="Times New Roman" w:eastAsia="Calibri" w:hAnsi="Times New Roman" w:cs="Times New Roman"/>
                <w:iCs/>
                <w:sz w:val="20"/>
                <w:szCs w:val="20"/>
              </w:rPr>
              <w:lastRenderedPageBreak/>
              <w:t>Drowsiness, dizziness, fatigue, N/V, constipation</w:t>
            </w:r>
            <w:r>
              <w:rPr>
                <w:rFonts w:ascii="Times New Roman" w:eastAsia="Calibri" w:hAnsi="Times New Roman" w:cs="Times New Roman"/>
                <w:iCs/>
                <w:sz w:val="20"/>
                <w:szCs w:val="20"/>
              </w:rPr>
              <w:t>.</w:t>
            </w:r>
          </w:p>
        </w:tc>
        <w:tc>
          <w:tcPr>
            <w:tcW w:w="2160" w:type="dxa"/>
          </w:tcPr>
          <w:p w14:paraId="24F47418" w14:textId="58EDA597" w:rsidR="00204E5F" w:rsidRPr="00E04691" w:rsidRDefault="00204E5F" w:rsidP="00204E5F">
            <w:pPr>
              <w:spacing w:after="160" w:line="259" w:lineRule="auto"/>
              <w:jc w:val="center"/>
              <w:rPr>
                <w:rFonts w:ascii="Times New Roman" w:eastAsia="Calibri" w:hAnsi="Times New Roman" w:cs="Times New Roman"/>
                <w:iCs/>
                <w:sz w:val="20"/>
                <w:szCs w:val="20"/>
              </w:rPr>
            </w:pPr>
            <w:r w:rsidRPr="008A6BCD">
              <w:rPr>
                <w:rFonts w:ascii="Times New Roman" w:eastAsia="Calibri" w:hAnsi="Times New Roman" w:cs="Times New Roman"/>
                <w:iCs/>
                <w:sz w:val="20"/>
                <w:szCs w:val="20"/>
              </w:rPr>
              <w:t xml:space="preserve">Ask patient if they have asthma, breathing problems, a bowel obstruction, urination </w:t>
            </w:r>
            <w:r w:rsidRPr="008A6BCD">
              <w:rPr>
                <w:rFonts w:ascii="Times New Roman" w:eastAsia="Calibri" w:hAnsi="Times New Roman" w:cs="Times New Roman"/>
                <w:iCs/>
                <w:sz w:val="20"/>
                <w:szCs w:val="20"/>
              </w:rPr>
              <w:lastRenderedPageBreak/>
              <w:t>issues, and or past addictions. Assess the patient’s pain level, location, characteristics, and alleviating and aggravating factors.</w:t>
            </w:r>
          </w:p>
        </w:tc>
        <w:tc>
          <w:tcPr>
            <w:tcW w:w="3060" w:type="dxa"/>
          </w:tcPr>
          <w:p w14:paraId="51168D31" w14:textId="242E24DE" w:rsidR="00204E5F" w:rsidRPr="00E04691" w:rsidRDefault="00204E5F" w:rsidP="00204E5F">
            <w:pPr>
              <w:spacing w:after="160" w:line="259" w:lineRule="auto"/>
              <w:jc w:val="center"/>
              <w:rPr>
                <w:rFonts w:ascii="Times New Roman" w:eastAsia="Calibri" w:hAnsi="Times New Roman" w:cs="Times New Roman"/>
                <w:iCs/>
                <w:sz w:val="20"/>
                <w:szCs w:val="20"/>
              </w:rPr>
            </w:pPr>
            <w:r w:rsidRPr="008A6BCD">
              <w:rPr>
                <w:rFonts w:ascii="Times New Roman" w:eastAsia="Calibri" w:hAnsi="Times New Roman" w:cs="Times New Roman"/>
                <w:iCs/>
                <w:sz w:val="20"/>
                <w:szCs w:val="20"/>
              </w:rPr>
              <w:lastRenderedPageBreak/>
              <w:t>Relief of pain without side effects.</w:t>
            </w:r>
          </w:p>
        </w:tc>
      </w:tr>
      <w:tr w:rsidR="00204E5F" w:rsidRPr="00E04691" w14:paraId="3E020BE4" w14:textId="77777777" w:rsidTr="00D130EF">
        <w:trPr>
          <w:trHeight w:val="521"/>
        </w:trPr>
        <w:tc>
          <w:tcPr>
            <w:tcW w:w="1579" w:type="dxa"/>
          </w:tcPr>
          <w:p w14:paraId="3E3F91C7" w14:textId="7E3EC432" w:rsidR="00204E5F"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Ondansetron</w:t>
            </w:r>
          </w:p>
          <w:p w14:paraId="28582912" w14:textId="4243CDEB" w:rsidR="00204E5F" w:rsidRPr="00E04691"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Zofran</w:t>
            </w:r>
          </w:p>
        </w:tc>
        <w:tc>
          <w:tcPr>
            <w:tcW w:w="851" w:type="dxa"/>
          </w:tcPr>
          <w:p w14:paraId="592C579A" w14:textId="5A98FCA7" w:rsidR="00204E5F" w:rsidRPr="00E04691"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IV push</w:t>
            </w:r>
          </w:p>
        </w:tc>
        <w:tc>
          <w:tcPr>
            <w:tcW w:w="1350" w:type="dxa"/>
          </w:tcPr>
          <w:p w14:paraId="15299467" w14:textId="4A2D2A56"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4 mg q 6 hrs PRN N/V</w:t>
            </w:r>
          </w:p>
        </w:tc>
        <w:tc>
          <w:tcPr>
            <w:tcW w:w="2250" w:type="dxa"/>
          </w:tcPr>
          <w:p w14:paraId="5582CFEA" w14:textId="77777777" w:rsidR="00204E5F"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Antiemetic</w:t>
            </w:r>
          </w:p>
          <w:p w14:paraId="772EE4A5" w14:textId="52D11137"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 xml:space="preserve"> 5-HT3 agonsit</w:t>
            </w:r>
          </w:p>
        </w:tc>
        <w:tc>
          <w:tcPr>
            <w:tcW w:w="1440" w:type="dxa"/>
          </w:tcPr>
          <w:p w14:paraId="5D0674BE" w14:textId="3119FE96"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This patient has been given Zofran to alleviate the nausea, vomiting, and diarrhea she has been experiencing.</w:t>
            </w:r>
          </w:p>
        </w:tc>
        <w:tc>
          <w:tcPr>
            <w:tcW w:w="2160" w:type="dxa"/>
          </w:tcPr>
          <w:p w14:paraId="5BB97EF4" w14:textId="5C7354AF" w:rsidR="00204E5F" w:rsidRPr="00E04691" w:rsidRDefault="00204E5F" w:rsidP="00204E5F">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Constipation, diarrhea, headaches, dizziness, abdominal pain.</w:t>
            </w:r>
          </w:p>
        </w:tc>
        <w:tc>
          <w:tcPr>
            <w:tcW w:w="2160" w:type="dxa"/>
          </w:tcPr>
          <w:p w14:paraId="76483FFD" w14:textId="4B6CFE29" w:rsidR="00204E5F" w:rsidRPr="00E04691" w:rsidRDefault="00204E5F"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Assess patient for nausea, vomiting, abdominal distention, and bowel sounds.</w:t>
            </w:r>
          </w:p>
        </w:tc>
        <w:tc>
          <w:tcPr>
            <w:tcW w:w="3060" w:type="dxa"/>
          </w:tcPr>
          <w:p w14:paraId="4CCBB596" w14:textId="17D9A0A0" w:rsidR="00204E5F" w:rsidRPr="00E04691" w:rsidRDefault="00956B3A" w:rsidP="00204E5F">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Reduced nausea and vomiting to normal without side effects.</w:t>
            </w:r>
          </w:p>
        </w:tc>
      </w:tr>
    </w:tbl>
    <w:p w14:paraId="425A9784" w14:textId="28736F4F" w:rsidR="005C1F5C" w:rsidRDefault="005C1F5C" w:rsidP="005C1F5C">
      <w:pPr>
        <w:rPr>
          <w:rFonts w:ascii="Times New Roman" w:hAnsi="Times New Roman" w:cs="Times New Roman"/>
          <w:bCs/>
        </w:rPr>
      </w:pPr>
      <w:r w:rsidRPr="00E04691">
        <w:rPr>
          <w:rFonts w:ascii="Times New Roman" w:hAnsi="Times New Roman" w:cs="Times New Roman"/>
          <w:bCs/>
        </w:rPr>
        <w:t>(Vallerand &amp; Sanoski, 201</w:t>
      </w:r>
      <w:r>
        <w:rPr>
          <w:rFonts w:ascii="Times New Roman" w:hAnsi="Times New Roman" w:cs="Times New Roman"/>
          <w:bCs/>
        </w:rPr>
        <w:t>8</w:t>
      </w:r>
      <w:r w:rsidRPr="00E04691">
        <w:rPr>
          <w:rFonts w:ascii="Times New Roman" w:hAnsi="Times New Roman" w:cs="Times New Roman"/>
          <w:bCs/>
        </w:rPr>
        <w:t>)</w:t>
      </w:r>
    </w:p>
    <w:p w14:paraId="33ED9765" w14:textId="7F3C2B6B" w:rsidR="005C1F5C" w:rsidRDefault="00EA1EF0" w:rsidP="005C1F5C">
      <w:pPr>
        <w:rPr>
          <w:rFonts w:ascii="Times New Roman" w:hAnsi="Times New Roman" w:cs="Times New Roman"/>
          <w:bCs/>
        </w:rPr>
      </w:pPr>
      <w:r w:rsidRPr="00E04691">
        <w:rPr>
          <w:rFonts w:ascii="Times New Roman" w:hAnsi="Times New Roman" w:cs="Times New Roman"/>
          <w:bCs/>
        </w:rPr>
        <w:t>*</w:t>
      </w:r>
      <w:r w:rsidR="001106E6">
        <w:rPr>
          <w:rFonts w:ascii="Times New Roman" w:hAnsi="Times New Roman" w:cs="Times New Roman"/>
          <w:bCs/>
        </w:rPr>
        <w:t>Only i</w:t>
      </w:r>
      <w:r w:rsidR="00D62448" w:rsidRPr="00E04691">
        <w:rPr>
          <w:rFonts w:ascii="Times New Roman" w:hAnsi="Times New Roman" w:cs="Times New Roman"/>
          <w:bCs/>
        </w:rPr>
        <w:t>nclude</w:t>
      </w:r>
      <w:r w:rsidRPr="00E04691">
        <w:rPr>
          <w:rFonts w:ascii="Times New Roman" w:hAnsi="Times New Roman" w:cs="Times New Roman"/>
          <w:bCs/>
        </w:rPr>
        <w:t xml:space="preserve"> PRN medications administered within the past 24 hours</w:t>
      </w:r>
    </w:p>
    <w:p w14:paraId="7507A1D1" w14:textId="18075F66" w:rsidR="00CD5B9D" w:rsidRPr="00E04691" w:rsidRDefault="005C1F5C" w:rsidP="005C1F5C">
      <w:pPr>
        <w:rPr>
          <w:rFonts w:ascii="Times New Roman" w:hAnsi="Times New Roman" w:cs="Times New Roman"/>
          <w:bCs/>
        </w:rPr>
      </w:pPr>
      <w:r>
        <w:rPr>
          <w:rFonts w:ascii="Times New Roman" w:hAnsi="Times New Roman" w:cs="Times New Roman"/>
          <w:bCs/>
        </w:rPr>
        <w:t>*Please note: May only copy/paste the med name and category/MOA sections</w:t>
      </w:r>
      <w:r w:rsidR="00D97B66">
        <w:rPr>
          <w:rFonts w:ascii="Times New Roman" w:hAnsi="Times New Roman" w:cs="Times New Roman"/>
          <w:bCs/>
        </w:rPr>
        <w:t xml:space="preserve"> from the drug book reference</w:t>
      </w:r>
      <w:r>
        <w:rPr>
          <w:rFonts w:ascii="Times New Roman" w:hAnsi="Times New Roman" w:cs="Times New Roman"/>
          <w:bCs/>
        </w:rPr>
        <w:t>.</w:t>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p>
    <w:p w14:paraId="40D7BB0C" w14:textId="77777777" w:rsidR="00CD5B9D" w:rsidRPr="00E04691" w:rsidRDefault="00CD5B9D">
      <w:pPr>
        <w:rPr>
          <w:rFonts w:ascii="Times New Roman" w:hAnsi="Times New Roman" w:cs="Times New Roman"/>
          <w:bCs/>
        </w:rPr>
      </w:pPr>
      <w:r w:rsidRPr="00E04691">
        <w:rPr>
          <w:rFonts w:ascii="Times New Roman" w:hAnsi="Times New Roman" w:cs="Times New Roman"/>
          <w:bCs/>
        </w:rPr>
        <w:br w:type="page"/>
      </w:r>
    </w:p>
    <w:p w14:paraId="2F2F9965" w14:textId="5C526F2B" w:rsidR="00CD5B9D" w:rsidRPr="00E04691" w:rsidRDefault="00F50710" w:rsidP="00CD5B9D">
      <w:pPr>
        <w:tabs>
          <w:tab w:val="left" w:pos="5425"/>
          <w:tab w:val="left" w:pos="8406"/>
        </w:tabs>
        <w:jc w:val="center"/>
        <w:rPr>
          <w:rFonts w:ascii="Times New Roman" w:hAnsi="Times New Roman" w:cs="Times New Roman"/>
          <w:b/>
          <w:bCs/>
          <w:sz w:val="32"/>
          <w:szCs w:val="32"/>
        </w:rPr>
      </w:pPr>
      <w:r w:rsidRPr="00E04691">
        <w:rPr>
          <w:rFonts w:ascii="Times New Roman" w:hAnsi="Times New Roman" w:cs="Times New Roman"/>
          <w:b/>
          <w:bCs/>
          <w:sz w:val="32"/>
          <w:szCs w:val="32"/>
        </w:rPr>
        <w:lastRenderedPageBreak/>
        <w:t xml:space="preserve">Written Profile </w:t>
      </w:r>
      <w:r w:rsidR="00DA2871" w:rsidRPr="00E04691">
        <w:rPr>
          <w:rFonts w:ascii="Times New Roman" w:hAnsi="Times New Roman" w:cs="Times New Roman"/>
          <w:b/>
          <w:bCs/>
          <w:sz w:val="32"/>
          <w:szCs w:val="32"/>
        </w:rPr>
        <w:t>Part 2: Post-Clinical Patient Worksheets</w:t>
      </w:r>
    </w:p>
    <w:p w14:paraId="4DF3590A" w14:textId="0BABC088" w:rsidR="00E67891" w:rsidRPr="00E04691" w:rsidRDefault="00E67891" w:rsidP="00CD5B9D">
      <w:pPr>
        <w:tabs>
          <w:tab w:val="left" w:pos="5425"/>
          <w:tab w:val="left" w:pos="8406"/>
        </w:tabs>
        <w:jc w:val="center"/>
        <w:rPr>
          <w:rFonts w:ascii="Times New Roman" w:hAnsi="Times New Roman" w:cs="Times New Roman"/>
          <w:b/>
          <w:bCs/>
          <w:sz w:val="32"/>
          <w:szCs w:val="32"/>
        </w:rPr>
      </w:pPr>
    </w:p>
    <w:p w14:paraId="19008E88" w14:textId="712BEB9F" w:rsidR="00E67891" w:rsidRPr="00E04691" w:rsidRDefault="00E67891" w:rsidP="00E67891">
      <w:pPr>
        <w:rPr>
          <w:rFonts w:ascii="Times New Roman" w:eastAsia="Times New Roman" w:hAnsi="Times New Roman" w:cs="Times New Roman"/>
          <w:iCs/>
          <w:color w:val="000000"/>
        </w:rPr>
      </w:pPr>
      <w:r w:rsidRPr="00E04691">
        <w:rPr>
          <w:rFonts w:ascii="Times New Roman" w:eastAsia="Times New Roman" w:hAnsi="Times New Roman" w:cs="Times New Roman"/>
          <w:iCs/>
          <w:color w:val="000000"/>
        </w:rPr>
        <w:t>**</w:t>
      </w:r>
      <w:r w:rsidR="002177DF">
        <w:rPr>
          <w:rFonts w:ascii="Times New Roman" w:eastAsia="Times New Roman" w:hAnsi="Times New Roman" w:cs="Times New Roman"/>
          <w:iCs/>
          <w:color w:val="000000"/>
        </w:rPr>
        <w:t>Was your originally a</w:t>
      </w:r>
      <w:r w:rsidRPr="00E04691">
        <w:rPr>
          <w:rFonts w:ascii="Times New Roman" w:eastAsia="Times New Roman" w:hAnsi="Times New Roman" w:cs="Times New Roman"/>
          <w:iCs/>
          <w:color w:val="000000"/>
        </w:rPr>
        <w:t xml:space="preserve">ssigned </w:t>
      </w:r>
      <w:r w:rsidR="002177DF">
        <w:rPr>
          <w:rFonts w:ascii="Times New Roman" w:eastAsia="Times New Roman" w:hAnsi="Times New Roman" w:cs="Times New Roman"/>
          <w:iCs/>
          <w:color w:val="000000"/>
        </w:rPr>
        <w:t>p</w:t>
      </w:r>
      <w:r w:rsidRPr="00E04691">
        <w:rPr>
          <w:rFonts w:ascii="Times New Roman" w:eastAsia="Times New Roman" w:hAnsi="Times New Roman" w:cs="Times New Roman"/>
          <w:iCs/>
          <w:color w:val="000000"/>
        </w:rPr>
        <w:t xml:space="preserve">atient discharged prior to providing patient care and after pre-work was submitted? </w:t>
      </w:r>
    </w:p>
    <w:p w14:paraId="4568ACD5" w14:textId="09665C5D" w:rsidR="00E67891" w:rsidRPr="00E04691" w:rsidRDefault="00E67891" w:rsidP="00E67891">
      <w:pPr>
        <w:ind w:left="720" w:firstLine="720"/>
        <w:rPr>
          <w:rFonts w:ascii="Times New Roman" w:eastAsia="Times New Roman" w:hAnsi="Times New Roman" w:cs="Times New Roman"/>
          <w:color w:val="000000"/>
        </w:rPr>
      </w:pPr>
      <w:proofErr w:type="gramStart"/>
      <w:r w:rsidRPr="00E04691">
        <w:rPr>
          <w:rFonts w:ascii="Times New Roman" w:eastAsia="Times New Roman" w:hAnsi="Times New Roman" w:cs="Times New Roman"/>
          <w:iCs/>
          <w:color w:val="000000"/>
        </w:rPr>
        <w:t>YES</w:t>
      </w:r>
      <w:proofErr w:type="gramEnd"/>
      <w:r w:rsidRPr="00E04691">
        <w:rPr>
          <w:rFonts w:ascii="Times New Roman" w:eastAsia="Times New Roman" w:hAnsi="Times New Roman" w:cs="Times New Roman"/>
          <w:iCs/>
          <w:color w:val="000000"/>
        </w:rPr>
        <w:t xml:space="preserve"> ___</w:t>
      </w:r>
      <w:proofErr w:type="gramStart"/>
      <w:r w:rsidRPr="00E04691">
        <w:rPr>
          <w:rFonts w:ascii="Times New Roman" w:eastAsia="Times New Roman" w:hAnsi="Times New Roman" w:cs="Times New Roman"/>
          <w:iCs/>
          <w:color w:val="000000"/>
        </w:rPr>
        <w:t>_  NO</w:t>
      </w:r>
      <w:proofErr w:type="gramEnd"/>
      <w:r w:rsidRPr="00E04691">
        <w:rPr>
          <w:rFonts w:ascii="Times New Roman" w:eastAsia="Times New Roman" w:hAnsi="Times New Roman" w:cs="Times New Roman"/>
          <w:iCs/>
          <w:color w:val="000000"/>
        </w:rPr>
        <w:t xml:space="preserve"> __</w:t>
      </w:r>
      <w:r w:rsidR="0050463E" w:rsidRPr="0050463E">
        <w:rPr>
          <w:rFonts w:ascii="Times New Roman" w:eastAsia="Times New Roman" w:hAnsi="Times New Roman" w:cs="Times New Roman"/>
          <w:iCs/>
          <w:color w:val="000000"/>
          <w:u w:val="single"/>
        </w:rPr>
        <w:t>X</w:t>
      </w:r>
      <w:r w:rsidRPr="00E04691">
        <w:rPr>
          <w:rFonts w:ascii="Times New Roman" w:eastAsia="Times New Roman" w:hAnsi="Times New Roman" w:cs="Times New Roman"/>
          <w:iCs/>
          <w:color w:val="000000"/>
        </w:rPr>
        <w:t xml:space="preserve">__  </w:t>
      </w:r>
    </w:p>
    <w:p w14:paraId="5BBB2E69" w14:textId="77777777" w:rsidR="00E67891" w:rsidRPr="00E04691" w:rsidRDefault="00E67891" w:rsidP="00E67891">
      <w:pPr>
        <w:tabs>
          <w:tab w:val="center" w:pos="4680"/>
        </w:tabs>
        <w:rPr>
          <w:rFonts w:ascii="Times New Roman" w:hAnsi="Times New Roman" w:cs="Times New Roman"/>
        </w:rPr>
      </w:pPr>
    </w:p>
    <w:p w14:paraId="72CB82CB" w14:textId="77777777" w:rsidR="00CD5B9D" w:rsidRPr="00E04691" w:rsidRDefault="00CD5B9D" w:rsidP="00CD5B9D">
      <w:pPr>
        <w:jc w:val="center"/>
        <w:rPr>
          <w:rFonts w:ascii="Times New Roman" w:hAnsi="Times New Roman" w:cs="Times New Roman"/>
          <w:b/>
          <w:bCs/>
        </w:rPr>
      </w:pPr>
      <w:r w:rsidRPr="00A27360">
        <w:rPr>
          <w:rFonts w:ascii="Times New Roman" w:hAnsi="Times New Roman" w:cs="Times New Roman"/>
          <w:b/>
          <w:bCs/>
        </w:rPr>
        <w:t>PHYSICAL ASSESSMENT</w:t>
      </w:r>
    </w:p>
    <w:p w14:paraId="046588F5" w14:textId="77777777" w:rsidR="00CD5B9D" w:rsidRPr="00E04691" w:rsidRDefault="00CD5B9D" w:rsidP="00CD5B9D">
      <w:pPr>
        <w:jc w:val="center"/>
        <w:rPr>
          <w:rFonts w:ascii="Times New Roman" w:hAnsi="Times New Roman" w:cs="Times New Roman"/>
          <w:b/>
          <w:bCs/>
        </w:rPr>
      </w:pPr>
    </w:p>
    <w:p w14:paraId="4643BF00"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GENERAL:</w:t>
      </w:r>
      <w:r w:rsidRPr="00E04691">
        <w:rPr>
          <w:rFonts w:ascii="Times New Roman" w:hAnsi="Times New Roman" w:cs="Times New Roman"/>
        </w:rPr>
        <w:t xml:space="preserve"> (overall assessment)</w:t>
      </w:r>
    </w:p>
    <w:p w14:paraId="30032BFB" w14:textId="379B9045"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243793512"/>
          <w:placeholder>
            <w:docPart w:val="460EF0018AA94D78B38D56ED55F52FA9"/>
          </w:placeholder>
        </w:sdtPr>
        <w:sdtContent>
          <w:r w:rsidR="0067332E">
            <w:rPr>
              <w:rFonts w:ascii="Times New Roman" w:hAnsi="Times New Roman" w:cs="Times New Roman"/>
            </w:rPr>
            <w:t>The patient</w:t>
          </w:r>
          <w:r w:rsidR="00013402">
            <w:rPr>
              <w:rFonts w:ascii="Times New Roman" w:hAnsi="Times New Roman" w:cs="Times New Roman"/>
            </w:rPr>
            <w:t xml:space="preserve"> was a pleasant woman but became a bit anxious with each new development or care task. She was A&amp;Ox4</w:t>
          </w:r>
          <w:r w:rsidR="007D6679">
            <w:rPr>
              <w:rFonts w:ascii="Times New Roman" w:hAnsi="Times New Roman" w:cs="Times New Roman"/>
            </w:rPr>
            <w:t xml:space="preserve"> to person, place, time, and task. The patient complained of abdominal pain, nausea, vomiting, and diarrhea.</w:t>
          </w:r>
          <w:r w:rsidR="007A32C9">
            <w:rPr>
              <w:rFonts w:ascii="Times New Roman" w:hAnsi="Times New Roman" w:cs="Times New Roman"/>
            </w:rPr>
            <w:t xml:space="preserve"> The patient </w:t>
          </w:r>
          <w:proofErr w:type="gramStart"/>
          <w:r w:rsidR="007A32C9">
            <w:rPr>
              <w:rFonts w:ascii="Times New Roman" w:hAnsi="Times New Roman" w:cs="Times New Roman"/>
            </w:rPr>
            <w:t>was</w:t>
          </w:r>
          <w:proofErr w:type="gramEnd"/>
          <w:r w:rsidR="007A32C9">
            <w:rPr>
              <w:rFonts w:ascii="Times New Roman" w:hAnsi="Times New Roman" w:cs="Times New Roman"/>
            </w:rPr>
            <w:t xml:space="preserve"> a low fall risk and was up ad lib. </w:t>
          </w:r>
        </w:sdtContent>
      </w:sdt>
    </w:p>
    <w:p w14:paraId="04BB12E1"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HEENT:</w:t>
      </w:r>
      <w:r w:rsidRPr="00E04691">
        <w:rPr>
          <w:rFonts w:ascii="Times New Roman" w:hAnsi="Times New Roman" w:cs="Times New Roman"/>
        </w:rPr>
        <w:t xml:space="preserve"> (ED only)</w:t>
      </w:r>
    </w:p>
    <w:p w14:paraId="17CFFB49" w14:textId="5EB96DD3"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89570001"/>
          <w:placeholder>
            <w:docPart w:val="AB4D563CDF3947618F35B6A02CC714B6"/>
          </w:placeholder>
        </w:sdtPr>
        <w:sdtContent>
          <w:sdt>
            <w:sdtPr>
              <w:rPr>
                <w:rFonts w:ascii="Times New Roman" w:hAnsi="Times New Roman" w:cs="Times New Roman"/>
              </w:rPr>
              <w:id w:val="-236478874"/>
              <w:placeholder>
                <w:docPart w:val="76C63D9237044AA98306FAE07F1F38B1"/>
              </w:placeholder>
            </w:sdtPr>
            <w:sdtContent>
              <w:r w:rsidR="007A32C9">
                <w:rPr>
                  <w:rFonts w:ascii="Times New Roman" w:hAnsi="Times New Roman" w:cs="Times New Roman"/>
                </w:rPr>
                <w:t>The patient’s ey</w:t>
              </w:r>
              <w:r w:rsidR="000E2CCD">
                <w:rPr>
                  <w:rFonts w:ascii="Times New Roman" w:hAnsi="Times New Roman" w:cs="Times New Roman"/>
                </w:rPr>
                <w:t>es were PERRLA</w:t>
              </w:r>
              <w:r w:rsidR="001E061A">
                <w:rPr>
                  <w:rFonts w:ascii="Times New Roman" w:hAnsi="Times New Roman" w:cs="Times New Roman"/>
                </w:rPr>
                <w:t xml:space="preserve"> with extraocular movements intact (EOMI). The patient’s head was normocephalic and atraumatic (NC/AT)</w:t>
              </w:r>
              <w:r w:rsidR="00310982">
                <w:rPr>
                  <w:rFonts w:ascii="Times New Roman" w:hAnsi="Times New Roman" w:cs="Times New Roman"/>
                </w:rPr>
                <w:t>. Her neck showed no signs of lumps or enlarged nodes.</w:t>
              </w:r>
            </w:sdtContent>
          </w:sdt>
        </w:sdtContent>
      </w:sdt>
    </w:p>
    <w:p w14:paraId="20E7E62E" w14:textId="5BF07FA3"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CARDIAC:</w:t>
      </w:r>
      <w:r w:rsidRPr="00E04691">
        <w:rPr>
          <w:rFonts w:ascii="Times New Roman" w:hAnsi="Times New Roman" w:cs="Times New Roman"/>
        </w:rPr>
        <w:t xml:space="preserve"> (heart sounds, rate, rhythm, pulses, circulation, </w:t>
      </w:r>
      <w:r w:rsidR="00D04173" w:rsidRPr="00E04691">
        <w:rPr>
          <w:rFonts w:ascii="Times New Roman" w:hAnsi="Times New Roman" w:cs="Times New Roman"/>
        </w:rPr>
        <w:t>edema</w:t>
      </w:r>
      <w:r w:rsidRPr="00E04691">
        <w:rPr>
          <w:rFonts w:ascii="Times New Roman" w:hAnsi="Times New Roman" w:cs="Times New Roman"/>
        </w:rPr>
        <w:t>)</w:t>
      </w:r>
    </w:p>
    <w:sdt>
      <w:sdtPr>
        <w:rPr>
          <w:rFonts w:ascii="Times New Roman" w:hAnsi="Times New Roman" w:cs="Times New Roman"/>
        </w:rPr>
        <w:id w:val="589829814"/>
        <w:placeholder>
          <w:docPart w:val="AB4D563CDF3947618F35B6A02CC714B6"/>
        </w:placeholder>
      </w:sdtPr>
      <w:sdtContent>
        <w:p w14:paraId="7B763133" w14:textId="0599019F" w:rsidR="00CD5B9D" w:rsidRPr="00E04691" w:rsidRDefault="007B3187" w:rsidP="00CD5B9D">
          <w:pPr>
            <w:spacing w:line="480" w:lineRule="auto"/>
            <w:rPr>
              <w:rFonts w:ascii="Times New Roman" w:hAnsi="Times New Roman" w:cs="Times New Roman"/>
            </w:rPr>
          </w:pPr>
          <w:r>
            <w:rPr>
              <w:rFonts w:ascii="Times New Roman" w:hAnsi="Times New Roman" w:cs="Times New Roman"/>
            </w:rPr>
            <w:t xml:space="preserve">The patient’s heart had a regular rate and rhythm without murmurs, </w:t>
          </w:r>
          <w:r w:rsidR="00C529B6">
            <w:rPr>
              <w:rFonts w:ascii="Times New Roman" w:hAnsi="Times New Roman" w:cs="Times New Roman"/>
            </w:rPr>
            <w:t>gallops or rubs.</w:t>
          </w:r>
          <w:r w:rsidR="00B82F29">
            <w:rPr>
              <w:rFonts w:ascii="Times New Roman" w:hAnsi="Times New Roman" w:cs="Times New Roman"/>
            </w:rPr>
            <w:t xml:space="preserve"> Her pulses were palpable, there was no edema noted, and had adequate perfusion to all extremities. </w:t>
          </w:r>
        </w:p>
      </w:sdtContent>
    </w:sdt>
    <w:p w14:paraId="004A5E1A"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RESPIRATORY:</w:t>
      </w:r>
      <w:r w:rsidRPr="00E04691">
        <w:rPr>
          <w:rFonts w:ascii="Times New Roman" w:hAnsi="Times New Roman" w:cs="Times New Roman"/>
        </w:rPr>
        <w:t xml:space="preserve"> (lung sounds, work of breathing, O2 sat)</w:t>
      </w:r>
    </w:p>
    <w:sdt>
      <w:sdtPr>
        <w:rPr>
          <w:rFonts w:ascii="Times New Roman" w:hAnsi="Times New Roman" w:cs="Times New Roman"/>
        </w:rPr>
        <w:id w:val="-2057852028"/>
        <w:placeholder>
          <w:docPart w:val="AB4D563CDF3947618F35B6A02CC714B6"/>
        </w:placeholder>
      </w:sdtPr>
      <w:sdtContent>
        <w:p w14:paraId="4008C690" w14:textId="563A9BEE" w:rsidR="00CD5B9D" w:rsidRPr="00E04691" w:rsidRDefault="00B82F29" w:rsidP="00CD5B9D">
          <w:pPr>
            <w:spacing w:line="480" w:lineRule="auto"/>
            <w:rPr>
              <w:rFonts w:ascii="Times New Roman" w:hAnsi="Times New Roman" w:cs="Times New Roman"/>
            </w:rPr>
          </w:pPr>
          <w:r>
            <w:rPr>
              <w:rFonts w:ascii="Times New Roman" w:hAnsi="Times New Roman" w:cs="Times New Roman"/>
            </w:rPr>
            <w:t>The patient</w:t>
          </w:r>
          <w:r w:rsidR="00EC6EE2">
            <w:rPr>
              <w:rFonts w:ascii="Times New Roman" w:hAnsi="Times New Roman" w:cs="Times New Roman"/>
            </w:rPr>
            <w:t xml:space="preserve"> had normal breaths without adventitious sounds. She had equal and unlabored breathing with an O2 saturation </w:t>
          </w:r>
          <w:r w:rsidR="003F1AB7">
            <w:rPr>
              <w:rFonts w:ascii="Times New Roman" w:hAnsi="Times New Roman" w:cs="Times New Roman"/>
            </w:rPr>
            <w:t>staying above 90%.</w:t>
          </w:r>
        </w:p>
      </w:sdtContent>
    </w:sdt>
    <w:p w14:paraId="2BB66838" w14:textId="03D27093"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ABDOMEN/GI:</w:t>
      </w:r>
      <w:r w:rsidRPr="00E04691">
        <w:rPr>
          <w:rFonts w:ascii="Times New Roman" w:hAnsi="Times New Roman" w:cs="Times New Roman"/>
        </w:rPr>
        <w:t xml:space="preserve"> (bowel sounds, overall assessment</w:t>
      </w:r>
      <w:r w:rsidR="00D04173" w:rsidRPr="00E04691">
        <w:rPr>
          <w:rFonts w:ascii="Times New Roman" w:hAnsi="Times New Roman" w:cs="Times New Roman"/>
        </w:rPr>
        <w:t>, any tubes or devices</w:t>
      </w:r>
      <w:r w:rsidRPr="00E04691">
        <w:rPr>
          <w:rFonts w:ascii="Times New Roman" w:hAnsi="Times New Roman" w:cs="Times New Roman"/>
        </w:rPr>
        <w:t>)</w:t>
      </w:r>
    </w:p>
    <w:sdt>
      <w:sdtPr>
        <w:rPr>
          <w:rFonts w:ascii="Times New Roman" w:hAnsi="Times New Roman" w:cs="Times New Roman"/>
        </w:rPr>
        <w:id w:val="1524130056"/>
        <w:placeholder>
          <w:docPart w:val="AB4D563CDF3947618F35B6A02CC714B6"/>
        </w:placeholder>
      </w:sdtPr>
      <w:sdtContent>
        <w:p w14:paraId="0FC8EF68" w14:textId="63724FF3" w:rsidR="00CD5B9D" w:rsidRPr="00E04691" w:rsidRDefault="003F1AB7" w:rsidP="00CD5B9D">
          <w:pPr>
            <w:spacing w:line="480" w:lineRule="auto"/>
            <w:rPr>
              <w:rFonts w:ascii="Times New Roman" w:hAnsi="Times New Roman" w:cs="Times New Roman"/>
            </w:rPr>
          </w:pPr>
          <w:r>
            <w:rPr>
              <w:rFonts w:ascii="Times New Roman" w:hAnsi="Times New Roman" w:cs="Times New Roman"/>
            </w:rPr>
            <w:t>The patient had active bowel sounds in all four quadrants but complained of nausea, vomiting, and diarrhea. The patient didn’t have any tubes or devices either.</w:t>
          </w:r>
          <w:r w:rsidR="00A91FE5">
            <w:rPr>
              <w:rFonts w:ascii="Times New Roman" w:hAnsi="Times New Roman" w:cs="Times New Roman"/>
            </w:rPr>
            <w:t xml:space="preserve"> The abdomen was soft, non-tender, and nondistended.</w:t>
          </w:r>
        </w:p>
      </w:sdtContent>
    </w:sdt>
    <w:p w14:paraId="2A953210" w14:textId="254DE0D0"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lastRenderedPageBreak/>
        <w:t>GU:</w:t>
      </w:r>
      <w:r w:rsidRPr="00E04691">
        <w:rPr>
          <w:rFonts w:ascii="Times New Roman" w:hAnsi="Times New Roman" w:cs="Times New Roman"/>
        </w:rPr>
        <w:t xml:space="preserve"> (catheters, </w:t>
      </w:r>
      <w:r w:rsidR="00D04173" w:rsidRPr="00E04691">
        <w:rPr>
          <w:rFonts w:ascii="Times New Roman" w:hAnsi="Times New Roman" w:cs="Times New Roman"/>
        </w:rPr>
        <w:t>urinary output description, amount</w:t>
      </w:r>
      <w:r w:rsidRPr="00E04691">
        <w:rPr>
          <w:rFonts w:ascii="Times New Roman" w:hAnsi="Times New Roman" w:cs="Times New Roman"/>
        </w:rPr>
        <w:t>)</w:t>
      </w:r>
    </w:p>
    <w:sdt>
      <w:sdtPr>
        <w:rPr>
          <w:rFonts w:ascii="Times New Roman" w:hAnsi="Times New Roman" w:cs="Times New Roman"/>
        </w:rPr>
        <w:id w:val="1514885011"/>
        <w:placeholder>
          <w:docPart w:val="C97867069CA947D1B9B23FD858FB1ADA"/>
        </w:placeholder>
      </w:sdtPr>
      <w:sdtContent>
        <w:p w14:paraId="38AE5C04" w14:textId="6FE0044C" w:rsidR="00CD5B9D" w:rsidRPr="00E04691" w:rsidRDefault="00A91FE5" w:rsidP="00CD5B9D">
          <w:pPr>
            <w:spacing w:line="480" w:lineRule="auto"/>
            <w:rPr>
              <w:rFonts w:ascii="Times New Roman" w:hAnsi="Times New Roman" w:cs="Times New Roman"/>
            </w:rPr>
          </w:pPr>
          <w:r>
            <w:rPr>
              <w:rFonts w:ascii="Times New Roman" w:hAnsi="Times New Roman" w:cs="Times New Roman"/>
            </w:rPr>
            <w:t>The urine w</w:t>
          </w:r>
          <w:r w:rsidR="00906495">
            <w:rPr>
              <w:rFonts w:ascii="Times New Roman" w:hAnsi="Times New Roman" w:cs="Times New Roman"/>
            </w:rPr>
            <w:t>as clear but more concentrated due to dehydration. The patient didn’t have any catheters placed. The patient</w:t>
          </w:r>
          <w:r w:rsidR="001E7F46">
            <w:rPr>
              <w:rFonts w:ascii="Times New Roman" w:hAnsi="Times New Roman" w:cs="Times New Roman"/>
            </w:rPr>
            <w:t xml:space="preserve"> hadn’t gone to the bathroom during the shift.</w:t>
          </w:r>
        </w:p>
      </w:sdtContent>
    </w:sdt>
    <w:p w14:paraId="140CD4E1"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MUSCULOSKELETAL:</w:t>
      </w:r>
      <w:r w:rsidRPr="00E04691">
        <w:rPr>
          <w:rFonts w:ascii="Times New Roman" w:hAnsi="Times New Roman" w:cs="Times New Roman"/>
        </w:rPr>
        <w:t xml:space="preserve"> (strength, gait, mobility status)</w:t>
      </w:r>
    </w:p>
    <w:sdt>
      <w:sdtPr>
        <w:rPr>
          <w:rFonts w:ascii="Times New Roman" w:hAnsi="Times New Roman" w:cs="Times New Roman"/>
        </w:rPr>
        <w:id w:val="1734283245"/>
        <w:placeholder>
          <w:docPart w:val="E4177CA049464F2F96439D8666C3EE35"/>
        </w:placeholder>
      </w:sdtPr>
      <w:sdtContent>
        <w:p w14:paraId="4B4F83E5" w14:textId="61990464" w:rsidR="00CD5B9D" w:rsidRPr="00E04691" w:rsidRDefault="001E7F46" w:rsidP="00CD5B9D">
          <w:pPr>
            <w:spacing w:line="480" w:lineRule="auto"/>
            <w:rPr>
              <w:rFonts w:ascii="Times New Roman" w:hAnsi="Times New Roman" w:cs="Times New Roman"/>
            </w:rPr>
          </w:pPr>
          <w:r>
            <w:rPr>
              <w:rFonts w:ascii="Times New Roman" w:hAnsi="Times New Roman" w:cs="Times New Roman"/>
            </w:rPr>
            <w:t>The patient had no deformities of the musculoskeletal system. She had normal strength and mobility in all extremities.</w:t>
          </w:r>
        </w:p>
      </w:sdtContent>
    </w:sdt>
    <w:p w14:paraId="4483BEF5" w14:textId="60533DB1"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INTEGUMENT:</w:t>
      </w:r>
      <w:r w:rsidRPr="00E04691">
        <w:rPr>
          <w:rFonts w:ascii="Times New Roman" w:hAnsi="Times New Roman" w:cs="Times New Roman"/>
        </w:rPr>
        <w:t xml:space="preserve"> (list any wounds, dressings, </w:t>
      </w:r>
      <w:r w:rsidR="00D04173" w:rsidRPr="00E04691">
        <w:rPr>
          <w:rFonts w:ascii="Times New Roman" w:hAnsi="Times New Roman" w:cs="Times New Roman"/>
        </w:rPr>
        <w:t>color, temperature, hydration, IV access</w:t>
      </w:r>
      <w:r w:rsidRPr="00E04691">
        <w:rPr>
          <w:rFonts w:ascii="Times New Roman" w:hAnsi="Times New Roman" w:cs="Times New Roman"/>
        </w:rPr>
        <w:t>)</w:t>
      </w:r>
    </w:p>
    <w:sdt>
      <w:sdtPr>
        <w:rPr>
          <w:rFonts w:ascii="Times New Roman" w:hAnsi="Times New Roman" w:cs="Times New Roman"/>
        </w:rPr>
        <w:id w:val="-1196697654"/>
        <w:placeholder>
          <w:docPart w:val="3E95FFF872514752B1F238BCC8342EBF"/>
        </w:placeholder>
      </w:sdtPr>
      <w:sdtContent>
        <w:p w14:paraId="0D41A3E2" w14:textId="14FCD271" w:rsidR="00CD5B9D" w:rsidRPr="00E04691" w:rsidRDefault="001E7F46" w:rsidP="00CD5B9D">
          <w:pPr>
            <w:spacing w:line="480" w:lineRule="auto"/>
            <w:rPr>
              <w:rFonts w:ascii="Times New Roman" w:hAnsi="Times New Roman" w:cs="Times New Roman"/>
            </w:rPr>
          </w:pPr>
          <w:r>
            <w:rPr>
              <w:rFonts w:ascii="Times New Roman" w:hAnsi="Times New Roman" w:cs="Times New Roman"/>
            </w:rPr>
            <w:t>The patient’s skin was</w:t>
          </w:r>
          <w:r w:rsidR="00C5189C">
            <w:rPr>
              <w:rFonts w:ascii="Times New Roman" w:hAnsi="Times New Roman" w:cs="Times New Roman"/>
            </w:rPr>
            <w:t xml:space="preserve"> warm without rashes but dry. The patient had two IV sites, one in each arm. Her skin turgor </w:t>
          </w:r>
          <w:proofErr w:type="gramStart"/>
          <w:r w:rsidR="00C5189C">
            <w:rPr>
              <w:rFonts w:ascii="Times New Roman" w:hAnsi="Times New Roman" w:cs="Times New Roman"/>
            </w:rPr>
            <w:t>would be</w:t>
          </w:r>
          <w:proofErr w:type="gramEnd"/>
          <w:r w:rsidR="00C5189C">
            <w:rPr>
              <w:rFonts w:ascii="Times New Roman" w:hAnsi="Times New Roman" w:cs="Times New Roman"/>
            </w:rPr>
            <w:t xml:space="preserve"> expected to be slow.</w:t>
          </w:r>
        </w:p>
      </w:sdtContent>
    </w:sdt>
    <w:p w14:paraId="2A38D7A4"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NEURO:</w:t>
      </w:r>
      <w:r w:rsidRPr="00E04691">
        <w:rPr>
          <w:rFonts w:ascii="Times New Roman" w:hAnsi="Times New Roman" w:cs="Times New Roman"/>
        </w:rPr>
        <w:t xml:space="preserve"> (A&amp;O x 4, pupils, etc.)</w:t>
      </w:r>
    </w:p>
    <w:sdt>
      <w:sdtPr>
        <w:rPr>
          <w:rFonts w:ascii="Times New Roman" w:hAnsi="Times New Roman" w:cs="Times New Roman"/>
        </w:rPr>
        <w:id w:val="-929198254"/>
        <w:placeholder>
          <w:docPart w:val="385CEB97643149F9996DF95652C37FFF"/>
        </w:placeholder>
      </w:sdtPr>
      <w:sdtContent>
        <w:p w14:paraId="61B56D71" w14:textId="463EB2A9" w:rsidR="00CD5B9D" w:rsidRPr="00E04691" w:rsidRDefault="007252A4" w:rsidP="00CD5B9D">
          <w:pPr>
            <w:spacing w:line="480" w:lineRule="auto"/>
            <w:rPr>
              <w:rFonts w:ascii="Times New Roman" w:hAnsi="Times New Roman" w:cs="Times New Roman"/>
            </w:rPr>
          </w:pPr>
          <w:r>
            <w:rPr>
              <w:rFonts w:ascii="Times New Roman" w:hAnsi="Times New Roman" w:cs="Times New Roman"/>
            </w:rPr>
            <w:t>The patient was A&amp;Ox4 with normal strength in all extremities and head control.</w:t>
          </w:r>
        </w:p>
      </w:sdtContent>
    </w:sdt>
    <w:p w14:paraId="0834711B" w14:textId="77777777" w:rsidR="00CD5B9D" w:rsidRPr="00E04691" w:rsidRDefault="00CD5B9D" w:rsidP="00CD5B9D">
      <w:pPr>
        <w:tabs>
          <w:tab w:val="left" w:pos="3567"/>
        </w:tabs>
        <w:ind w:firstLine="720"/>
        <w:rPr>
          <w:rFonts w:ascii="Times New Roman" w:hAnsi="Times New Roman" w:cs="Times New Roman"/>
        </w:rPr>
      </w:pPr>
    </w:p>
    <w:p w14:paraId="5EE3BF3F" w14:textId="5EACD92E" w:rsidR="00A61EAA" w:rsidRPr="00E04691" w:rsidRDefault="00CD5B9D" w:rsidP="00CD5B9D">
      <w:pPr>
        <w:tabs>
          <w:tab w:val="left" w:pos="737"/>
        </w:tabs>
        <w:rPr>
          <w:rFonts w:ascii="Times New Roman" w:hAnsi="Times New Roman" w:cs="Times New Roman"/>
        </w:rPr>
      </w:pPr>
      <w:r w:rsidRPr="00E04691">
        <w:rPr>
          <w:rFonts w:ascii="Times New Roman" w:hAnsi="Times New Roman" w:cs="Times New Roman"/>
        </w:rPr>
        <w:tab/>
      </w:r>
    </w:p>
    <w:p w14:paraId="3E151942" w14:textId="77777777" w:rsidR="00290244" w:rsidRPr="00E04691" w:rsidRDefault="00290244" w:rsidP="00F81451">
      <w:pPr>
        <w:tabs>
          <w:tab w:val="center" w:pos="4680"/>
        </w:tabs>
        <w:rPr>
          <w:rFonts w:ascii="Times New Roman" w:hAnsi="Times New Roman" w:cs="Times New Roman"/>
          <w:b/>
          <w:sz w:val="32"/>
          <w:u w:val="single"/>
        </w:rPr>
      </w:pPr>
      <w:r w:rsidRPr="00E04691">
        <w:rPr>
          <w:rFonts w:ascii="Times New Roman" w:hAnsi="Times New Roman" w:cs="Times New Roman"/>
          <w:b/>
          <w:sz w:val="32"/>
          <w:u w:val="single"/>
        </w:rPr>
        <w:t>Financial Considerations:</w:t>
      </w:r>
    </w:p>
    <w:p w14:paraId="4A76CCAC" w14:textId="27D600D5" w:rsidR="00290244" w:rsidRPr="00E04691" w:rsidRDefault="00290244" w:rsidP="00F81451">
      <w:pPr>
        <w:rPr>
          <w:rFonts w:ascii="Times New Roman" w:hAnsi="Times New Roman" w:cs="Times New Roman"/>
        </w:rPr>
      </w:pPr>
      <w:r w:rsidRPr="00E04691">
        <w:rPr>
          <w:rFonts w:ascii="Times New Roman" w:hAnsi="Times New Roman" w:cs="Times New Roman"/>
        </w:rPr>
        <w:t xml:space="preserve">In a minimum of 3-5 sentences, please state any financial considerations for this illness/injury related to this specific patient, patient population, and/or the facility:    </w:t>
      </w:r>
      <w:sdt>
        <w:sdtPr>
          <w:rPr>
            <w:rFonts w:ascii="Times New Roman" w:hAnsi="Times New Roman" w:cs="Times New Roman"/>
          </w:rPr>
          <w:id w:val="1217554617"/>
          <w:placeholder>
            <w:docPart w:val="182501207FB44A9A92B1A8566D3D2F37"/>
          </w:placeholder>
        </w:sdtPr>
        <w:sdtContent>
          <w:r w:rsidRPr="00E04691">
            <w:rPr>
              <w:rFonts w:ascii="Times New Roman" w:hAnsi="Times New Roman" w:cs="Times New Roman"/>
              <w:u w:val="single"/>
            </w:rPr>
            <w:t>_</w:t>
          </w:r>
          <w:r>
            <w:rPr>
              <w:rFonts w:ascii="Times New Roman" w:hAnsi="Times New Roman" w:cs="Times New Roman"/>
              <w:u w:val="single"/>
            </w:rPr>
            <w:t>The total cost of the patient’s hospital visit is</w:t>
          </w:r>
          <w:r w:rsidR="007252A4">
            <w:rPr>
              <w:rFonts w:ascii="Times New Roman" w:hAnsi="Times New Roman" w:cs="Times New Roman"/>
              <w:u w:val="single"/>
            </w:rPr>
            <w:t xml:space="preserve"> $13,833</w:t>
          </w:r>
          <w:r>
            <w:rPr>
              <w:rFonts w:ascii="Times New Roman" w:hAnsi="Times New Roman" w:cs="Times New Roman"/>
              <w:u w:val="single"/>
            </w:rPr>
            <w:t xml:space="preserve"> which can cause a lot of financial burden. The patient is insured by </w:t>
          </w:r>
          <w:r w:rsidR="007252A4">
            <w:rPr>
              <w:rFonts w:ascii="Times New Roman" w:hAnsi="Times New Roman" w:cs="Times New Roman"/>
              <w:u w:val="single"/>
            </w:rPr>
            <w:t>Medicaid</w:t>
          </w:r>
          <w:r>
            <w:rPr>
              <w:rFonts w:ascii="Times New Roman" w:hAnsi="Times New Roman" w:cs="Times New Roman"/>
              <w:u w:val="single"/>
            </w:rPr>
            <w:t xml:space="preserve"> but medica bills aren’t always fully covered by companies. While the patient is self-employed, her annual income is unknown and the cost for this hospital visit may greatly impact her. She also has six kids and numerous grandkids that she takes care of and was admitted to the hospital, which will increase the cost of her bill and take away from her time </w:t>
          </w:r>
          <w:proofErr w:type="gramStart"/>
          <w:r>
            <w:rPr>
              <w:rFonts w:ascii="Times New Roman" w:hAnsi="Times New Roman" w:cs="Times New Roman"/>
              <w:u w:val="single"/>
            </w:rPr>
            <w:t>working.</w:t>
          </w:r>
          <w:r w:rsidRPr="00E04691">
            <w:rPr>
              <w:rFonts w:ascii="Times New Roman" w:hAnsi="Times New Roman" w:cs="Times New Roman"/>
              <w:u w:val="single"/>
            </w:rPr>
            <w:t>_</w:t>
          </w:r>
          <w:proofErr w:type="gramEnd"/>
        </w:sdtContent>
      </w:sdt>
    </w:p>
    <w:p w14:paraId="4A96B834" w14:textId="77777777" w:rsidR="00290244" w:rsidRPr="00E04691" w:rsidRDefault="00290244" w:rsidP="00F81451">
      <w:pPr>
        <w:tabs>
          <w:tab w:val="center" w:pos="4680"/>
        </w:tabs>
        <w:rPr>
          <w:rFonts w:ascii="Times New Roman" w:hAnsi="Times New Roman" w:cs="Times New Roman"/>
        </w:rPr>
      </w:pPr>
    </w:p>
    <w:p w14:paraId="132574F1" w14:textId="77777777" w:rsidR="00290244" w:rsidRPr="00E04691" w:rsidRDefault="00290244" w:rsidP="00F81451">
      <w:pPr>
        <w:tabs>
          <w:tab w:val="center" w:pos="4680"/>
        </w:tabs>
        <w:rPr>
          <w:rFonts w:ascii="Times New Roman" w:hAnsi="Times New Roman" w:cs="Times New Roman"/>
        </w:rPr>
      </w:pPr>
    </w:p>
    <w:p w14:paraId="1F03F10F" w14:textId="77777777" w:rsidR="00290244" w:rsidRPr="00E04691" w:rsidRDefault="00290244" w:rsidP="00F81451">
      <w:pPr>
        <w:tabs>
          <w:tab w:val="center" w:pos="4680"/>
        </w:tabs>
        <w:rPr>
          <w:rFonts w:ascii="Times New Roman" w:hAnsi="Times New Roman" w:cs="Times New Roman"/>
          <w:b/>
          <w:sz w:val="32"/>
          <w:u w:val="single"/>
        </w:rPr>
      </w:pPr>
      <w:r w:rsidRPr="00E04691">
        <w:rPr>
          <w:rFonts w:ascii="Times New Roman" w:hAnsi="Times New Roman" w:cs="Times New Roman"/>
          <w:b/>
          <w:sz w:val="32"/>
          <w:u w:val="single"/>
        </w:rPr>
        <w:t>Advocacy Considerations:</w:t>
      </w:r>
    </w:p>
    <w:p w14:paraId="75438611" w14:textId="77777777" w:rsidR="00290244" w:rsidRPr="00E04691" w:rsidRDefault="00290244" w:rsidP="00F81451">
      <w:pPr>
        <w:rPr>
          <w:rFonts w:ascii="Times New Roman" w:hAnsi="Times New Roman" w:cs="Times New Roman"/>
        </w:rPr>
      </w:pPr>
      <w:r w:rsidRPr="00E04691">
        <w:rPr>
          <w:rFonts w:ascii="Times New Roman" w:hAnsi="Times New Roman" w:cs="Times New Roman"/>
        </w:rPr>
        <w:t xml:space="preserve">In a minimum of 3-5 sentences, please state any advocacy considerations for your patient that you identified during your time with them:  </w:t>
      </w:r>
      <w:sdt>
        <w:sdtPr>
          <w:rPr>
            <w:rFonts w:ascii="Times New Roman" w:hAnsi="Times New Roman" w:cs="Times New Roman"/>
          </w:rPr>
          <w:id w:val="-1837137845"/>
          <w:placeholder>
            <w:docPart w:val="D35F7C493CD14842A17BD5F6949A2E66"/>
          </w:placeholder>
        </w:sdtPr>
        <w:sdtContent>
          <w:r w:rsidRPr="00E04691">
            <w:rPr>
              <w:rFonts w:ascii="Times New Roman" w:hAnsi="Times New Roman" w:cs="Times New Roman"/>
              <w:u w:val="single"/>
            </w:rPr>
            <w:t>_</w:t>
          </w:r>
          <w:r>
            <w:rPr>
              <w:rFonts w:ascii="Times New Roman" w:hAnsi="Times New Roman" w:cs="Times New Roman"/>
              <w:u w:val="single"/>
            </w:rPr>
            <w:t xml:space="preserve">The patient had severe anxiety related to hospital stays and medical things. The patient began to have a panic attack and needed to take her anxiety </w:t>
          </w:r>
          <w:proofErr w:type="gramStart"/>
          <w:r>
            <w:rPr>
              <w:rFonts w:ascii="Times New Roman" w:hAnsi="Times New Roman" w:cs="Times New Roman"/>
              <w:u w:val="single"/>
            </w:rPr>
            <w:t>medication,</w:t>
          </w:r>
          <w:proofErr w:type="gramEnd"/>
          <w:r>
            <w:rPr>
              <w:rFonts w:ascii="Times New Roman" w:hAnsi="Times New Roman" w:cs="Times New Roman"/>
              <w:u w:val="single"/>
            </w:rPr>
            <w:t xml:space="preserve"> I advocated for her by bringing it to the nurse’s attention so that she could take her </w:t>
          </w:r>
          <w:proofErr w:type="gramStart"/>
          <w:r>
            <w:rPr>
              <w:rFonts w:ascii="Times New Roman" w:hAnsi="Times New Roman" w:cs="Times New Roman"/>
              <w:u w:val="single"/>
            </w:rPr>
            <w:t>medication .</w:t>
          </w:r>
          <w:proofErr w:type="gramEnd"/>
          <w:r>
            <w:rPr>
              <w:rFonts w:ascii="Times New Roman" w:hAnsi="Times New Roman" w:cs="Times New Roman"/>
              <w:u w:val="single"/>
            </w:rPr>
            <w:t xml:space="preserve"> While in the ultrasound, IV placements, and any other procedure that may be painful, I held the patient’s hand or rubbed her arm to try and decrease her anxiety in a nonpharmacological way and later she said that it really helped calm her </w:t>
          </w:r>
          <w:proofErr w:type="gramStart"/>
          <w:r>
            <w:rPr>
              <w:rFonts w:ascii="Times New Roman" w:hAnsi="Times New Roman" w:cs="Times New Roman"/>
              <w:u w:val="single"/>
            </w:rPr>
            <w:t>down.</w:t>
          </w:r>
          <w:r w:rsidRPr="00E04691">
            <w:rPr>
              <w:rFonts w:ascii="Times New Roman" w:hAnsi="Times New Roman" w:cs="Times New Roman"/>
              <w:u w:val="single"/>
            </w:rPr>
            <w:t>_</w:t>
          </w:r>
          <w:proofErr w:type="gramEnd"/>
        </w:sdtContent>
      </w:sdt>
    </w:p>
    <w:p w14:paraId="3A7B2E2A" w14:textId="77777777" w:rsidR="00290244" w:rsidRPr="00E04691" w:rsidRDefault="00290244" w:rsidP="00290244">
      <w:pPr>
        <w:rPr>
          <w:rFonts w:ascii="Times New Roman" w:hAnsi="Times New Roman" w:cs="Times New Roman"/>
          <w:bCs/>
        </w:rPr>
      </w:pPr>
      <w:r w:rsidRPr="00E04691">
        <w:rPr>
          <w:rFonts w:ascii="Times New Roman" w:hAnsi="Times New Roman" w:cs="Times New Roman"/>
          <w:bCs/>
        </w:rPr>
        <w:br w:type="page"/>
      </w:r>
    </w:p>
    <w:tbl>
      <w:tblPr>
        <w:tblW w:w="130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45"/>
        <w:gridCol w:w="2795"/>
        <w:gridCol w:w="3780"/>
        <w:gridCol w:w="3330"/>
      </w:tblGrid>
      <w:tr w:rsidR="008B56BE" w:rsidRPr="00E04691" w14:paraId="681CDE36" w14:textId="77777777" w:rsidTr="00E94540">
        <w:trPr>
          <w:trHeight w:val="236"/>
        </w:trPr>
        <w:tc>
          <w:tcPr>
            <w:tcW w:w="13050" w:type="dxa"/>
            <w:gridSpan w:val="4"/>
            <w:tcBorders>
              <w:top w:val="nil"/>
              <w:left w:val="nil"/>
              <w:bottom w:val="single" w:sz="4" w:space="0" w:color="auto"/>
              <w:right w:val="nil"/>
            </w:tcBorders>
          </w:tcPr>
          <w:p w14:paraId="622CB4B1" w14:textId="02B6C8CD" w:rsidR="008B56BE" w:rsidRPr="00E04691" w:rsidRDefault="008B56BE" w:rsidP="002E05AF">
            <w:pPr>
              <w:pStyle w:val="Heading2"/>
              <w:jc w:val="left"/>
              <w:rPr>
                <w:b w:val="0"/>
              </w:rPr>
            </w:pPr>
          </w:p>
        </w:tc>
      </w:tr>
      <w:tr w:rsidR="008B56BE" w:rsidRPr="00E04691" w14:paraId="3F82EDC6" w14:textId="77777777" w:rsidTr="00E94540">
        <w:trPr>
          <w:trHeight w:val="236"/>
        </w:trPr>
        <w:tc>
          <w:tcPr>
            <w:tcW w:w="3145" w:type="dxa"/>
            <w:tcBorders>
              <w:top w:val="single" w:sz="4" w:space="0" w:color="auto"/>
              <w:left w:val="single" w:sz="4" w:space="0" w:color="auto"/>
              <w:bottom w:val="single" w:sz="4" w:space="0" w:color="auto"/>
              <w:right w:val="single" w:sz="4" w:space="0" w:color="auto"/>
            </w:tcBorders>
          </w:tcPr>
          <w:p w14:paraId="3685BDBF" w14:textId="1E037274" w:rsidR="008B56BE" w:rsidRPr="00E04691" w:rsidRDefault="00820187" w:rsidP="002E05AF">
            <w:pPr>
              <w:pStyle w:val="Heading2"/>
            </w:pPr>
            <w:r w:rsidRPr="00E04691">
              <w:t xml:space="preserve">Pre-Care </w:t>
            </w:r>
            <w:r w:rsidR="008B56BE" w:rsidRPr="00E04691">
              <w:t>Assessment</w:t>
            </w:r>
          </w:p>
        </w:tc>
        <w:tc>
          <w:tcPr>
            <w:tcW w:w="2795" w:type="dxa"/>
            <w:tcBorders>
              <w:top w:val="single" w:sz="4" w:space="0" w:color="auto"/>
              <w:left w:val="single" w:sz="4" w:space="0" w:color="auto"/>
              <w:bottom w:val="single" w:sz="4" w:space="0" w:color="auto"/>
              <w:right w:val="single" w:sz="4" w:space="0" w:color="auto"/>
            </w:tcBorders>
          </w:tcPr>
          <w:p w14:paraId="43CD1317" w14:textId="77777777" w:rsidR="008B56BE" w:rsidRPr="00E04691" w:rsidRDefault="00C333A7" w:rsidP="002E05AF">
            <w:pPr>
              <w:pStyle w:val="Heading2"/>
            </w:pPr>
            <w:r w:rsidRPr="00E04691">
              <w:t>Nursing Diagnosis</w:t>
            </w:r>
          </w:p>
        </w:tc>
        <w:tc>
          <w:tcPr>
            <w:tcW w:w="3780" w:type="dxa"/>
            <w:tcBorders>
              <w:top w:val="single" w:sz="4" w:space="0" w:color="auto"/>
              <w:left w:val="single" w:sz="4" w:space="0" w:color="auto"/>
              <w:bottom w:val="single" w:sz="4" w:space="0" w:color="auto"/>
              <w:right w:val="single" w:sz="4" w:space="0" w:color="auto"/>
            </w:tcBorders>
          </w:tcPr>
          <w:p w14:paraId="2D6236DE" w14:textId="77777777" w:rsidR="008B56BE" w:rsidRPr="00E04691" w:rsidRDefault="008B56BE" w:rsidP="00BC7306">
            <w:pPr>
              <w:pStyle w:val="Heading2"/>
            </w:pPr>
            <w:r w:rsidRPr="00E04691">
              <w:t>Planning</w:t>
            </w:r>
            <w:r w:rsidR="00BC7306" w:rsidRPr="00E04691">
              <w:t xml:space="preserve"> and </w:t>
            </w:r>
            <w:r w:rsidRPr="00E04691">
              <w:t>Evaluation</w:t>
            </w:r>
          </w:p>
        </w:tc>
        <w:tc>
          <w:tcPr>
            <w:tcW w:w="3330" w:type="dxa"/>
            <w:tcBorders>
              <w:top w:val="single" w:sz="4" w:space="0" w:color="auto"/>
              <w:left w:val="single" w:sz="4" w:space="0" w:color="auto"/>
              <w:bottom w:val="single" w:sz="4" w:space="0" w:color="auto"/>
              <w:right w:val="single" w:sz="4" w:space="0" w:color="auto"/>
            </w:tcBorders>
          </w:tcPr>
          <w:p w14:paraId="2BDFB080" w14:textId="77777777" w:rsidR="008B56BE" w:rsidRPr="00E04691" w:rsidRDefault="008B56BE" w:rsidP="002E05AF">
            <w:pPr>
              <w:pStyle w:val="Heading2"/>
            </w:pPr>
            <w:r w:rsidRPr="00E04691">
              <w:t>Implementation</w:t>
            </w:r>
          </w:p>
        </w:tc>
      </w:tr>
      <w:tr w:rsidR="008B56BE" w:rsidRPr="00E04691" w14:paraId="026DC132" w14:textId="77777777" w:rsidTr="00E94540">
        <w:trPr>
          <w:cantSplit/>
          <w:trHeight w:val="173"/>
        </w:trPr>
        <w:tc>
          <w:tcPr>
            <w:tcW w:w="3145" w:type="dxa"/>
            <w:tcBorders>
              <w:top w:val="single" w:sz="4" w:space="0" w:color="auto"/>
              <w:left w:val="single" w:sz="4" w:space="0" w:color="auto"/>
              <w:bottom w:val="single" w:sz="4" w:space="0" w:color="auto"/>
              <w:right w:val="single" w:sz="4" w:space="0" w:color="auto"/>
            </w:tcBorders>
          </w:tcPr>
          <w:p w14:paraId="1CE8A584" w14:textId="5751FBF0" w:rsidR="008B56BE" w:rsidRPr="00E04691" w:rsidRDefault="00B91D5A" w:rsidP="002E05AF">
            <w:pPr>
              <w:pStyle w:val="Heading2"/>
            </w:pPr>
            <w:r w:rsidRPr="00E04691">
              <w:t>R</w:t>
            </w:r>
            <w:r w:rsidR="00347738" w:rsidRPr="00E04691">
              <w:t>ecognize</w:t>
            </w:r>
            <w:r w:rsidRPr="00E04691">
              <w:t xml:space="preserve"> </w:t>
            </w:r>
            <w:r w:rsidR="008B56BE" w:rsidRPr="00E04691">
              <w:t>Cues</w:t>
            </w:r>
            <w:ins w:id="0" w:author="Houghton, Aimee (Nursing)" w:date="2021-01-13T08:22:00Z">
              <w:r w:rsidR="00D11E8F" w:rsidRPr="00E04691">
                <w:t xml:space="preserve"> </w:t>
              </w:r>
            </w:ins>
          </w:p>
          <w:p w14:paraId="2422719A" w14:textId="77777777" w:rsidR="00C333A7" w:rsidRPr="00E04691" w:rsidRDefault="00C333A7" w:rsidP="00B91D5A">
            <w:pPr>
              <w:rPr>
                <w:rFonts w:ascii="Times New Roman" w:hAnsi="Times New Roman" w:cs="Times New Roman"/>
                <w:color w:val="365F91" w:themeColor="accent1" w:themeShade="BF"/>
              </w:rPr>
            </w:pPr>
          </w:p>
          <w:p w14:paraId="586CE0B5" w14:textId="3CFF69CA" w:rsidR="008B56BE" w:rsidRPr="00E04691" w:rsidRDefault="008B56BE" w:rsidP="00B91D5A">
            <w:pPr>
              <w:rPr>
                <w:rFonts w:ascii="Times New Roman" w:hAnsi="Times New Roman" w:cs="Times New Roman"/>
              </w:rPr>
            </w:pPr>
            <w:r w:rsidRPr="00E04691">
              <w:rPr>
                <w:rFonts w:ascii="Times New Roman" w:hAnsi="Times New Roman" w:cs="Times New Roman"/>
                <w:color w:val="365F91" w:themeColor="accent1" w:themeShade="BF"/>
              </w:rPr>
              <w:t xml:space="preserve">Data </w:t>
            </w:r>
            <w:r w:rsidR="00B91D5A" w:rsidRPr="00E04691">
              <w:rPr>
                <w:rFonts w:ascii="Times New Roman" w:hAnsi="Times New Roman" w:cs="Times New Roman"/>
                <w:color w:val="365F91" w:themeColor="accent1" w:themeShade="BF"/>
              </w:rPr>
              <w:t xml:space="preserve">that you </w:t>
            </w:r>
            <w:r w:rsidRPr="00E04691">
              <w:rPr>
                <w:rFonts w:ascii="Times New Roman" w:hAnsi="Times New Roman" w:cs="Times New Roman"/>
                <w:color w:val="365F91" w:themeColor="accent1" w:themeShade="BF"/>
              </w:rPr>
              <w:t xml:space="preserve">gathered </w:t>
            </w:r>
            <w:r w:rsidR="00B91D5A" w:rsidRPr="00E04691">
              <w:rPr>
                <w:rFonts w:ascii="Times New Roman" w:hAnsi="Times New Roman" w:cs="Times New Roman"/>
                <w:color w:val="365F91" w:themeColor="accent1" w:themeShade="BF"/>
              </w:rPr>
              <w:t>from your assessment and chart review that will guide your ongoing care of this patient.</w:t>
            </w:r>
            <w:r w:rsidRPr="00E04691">
              <w:rPr>
                <w:rFonts w:ascii="Times New Roman" w:hAnsi="Times New Roman" w:cs="Times New Roman"/>
                <w:color w:val="365F91" w:themeColor="accent1" w:themeShade="BF"/>
              </w:rPr>
              <w:t xml:space="preserve"> </w:t>
            </w:r>
            <w:r w:rsidR="009F419C" w:rsidRPr="00E04691">
              <w:rPr>
                <w:rFonts w:ascii="Times New Roman" w:hAnsi="Times New Roman" w:cs="Times New Roman"/>
                <w:color w:val="365F91" w:themeColor="accent1" w:themeShade="BF"/>
              </w:rPr>
              <w:t xml:space="preserve">Subjective and objective information. </w:t>
            </w:r>
            <w:r w:rsidRPr="00E04691">
              <w:rPr>
                <w:rFonts w:ascii="Times New Roman" w:hAnsi="Times New Roman" w:cs="Times New Roman"/>
                <w:color w:val="365F91" w:themeColor="accent1" w:themeShade="BF"/>
              </w:rPr>
              <w:t>Examples:</w:t>
            </w:r>
            <w:r w:rsidR="00347738" w:rsidRPr="00E04691">
              <w:rPr>
                <w:rFonts w:ascii="Times New Roman" w:hAnsi="Times New Roman" w:cs="Times New Roman"/>
                <w:color w:val="365F91" w:themeColor="accent1" w:themeShade="BF"/>
              </w:rPr>
              <w:t xml:space="preserve"> Abnormal</w:t>
            </w:r>
            <w:r w:rsidRPr="00E04691">
              <w:rPr>
                <w:rFonts w:ascii="Times New Roman" w:hAnsi="Times New Roman" w:cs="Times New Roman"/>
                <w:color w:val="365F91" w:themeColor="accent1" w:themeShade="BF"/>
              </w:rPr>
              <w:t xml:space="preserve"> Labs, </w:t>
            </w:r>
            <w:r w:rsidR="00347738" w:rsidRPr="00E04691">
              <w:rPr>
                <w:rFonts w:ascii="Times New Roman" w:hAnsi="Times New Roman" w:cs="Times New Roman"/>
                <w:color w:val="365F91" w:themeColor="accent1" w:themeShade="BF"/>
              </w:rPr>
              <w:t xml:space="preserve">abnormal </w:t>
            </w:r>
            <w:r w:rsidRPr="00E04691">
              <w:rPr>
                <w:rFonts w:ascii="Times New Roman" w:hAnsi="Times New Roman" w:cs="Times New Roman"/>
                <w:color w:val="365F91" w:themeColor="accent1" w:themeShade="BF"/>
              </w:rPr>
              <w:t xml:space="preserve">diagnostic tests, </w:t>
            </w:r>
            <w:r w:rsidR="00347738" w:rsidRPr="00E04691">
              <w:rPr>
                <w:rFonts w:ascii="Times New Roman" w:hAnsi="Times New Roman" w:cs="Times New Roman"/>
                <w:color w:val="365F91" w:themeColor="accent1" w:themeShade="BF"/>
              </w:rPr>
              <w:t>and abnormal assessment findings</w:t>
            </w:r>
            <w:r w:rsidR="00D11E8F" w:rsidRPr="00E04691">
              <w:rPr>
                <w:rFonts w:ascii="Times New Roman" w:hAnsi="Times New Roman" w:cs="Times New Roman"/>
                <w:color w:val="365F91" w:themeColor="accent1" w:themeShade="BF"/>
              </w:rPr>
              <w:t xml:space="preserve">. </w:t>
            </w:r>
            <w:r w:rsidR="00D11E8F" w:rsidRPr="00E04691">
              <w:rPr>
                <w:rFonts w:ascii="Times New Roman" w:hAnsi="Times New Roman" w:cs="Times New Roman"/>
                <w:i/>
                <w:color w:val="365F91" w:themeColor="accent1" w:themeShade="BF"/>
              </w:rPr>
              <w:t>What is the proof you have selected the correct nursing dx?</w:t>
            </w:r>
            <w:r w:rsidRPr="00E04691">
              <w:rPr>
                <w:rFonts w:ascii="Times New Roman" w:hAnsi="Times New Roman" w:cs="Times New Roman"/>
                <w:color w:val="365F91" w:themeColor="accent1" w:themeShade="BF"/>
              </w:rPr>
              <w:t xml:space="preserve"> </w:t>
            </w:r>
          </w:p>
        </w:tc>
        <w:tc>
          <w:tcPr>
            <w:tcW w:w="2795" w:type="dxa"/>
            <w:tcBorders>
              <w:top w:val="single" w:sz="4" w:space="0" w:color="auto"/>
              <w:left w:val="single" w:sz="4" w:space="0" w:color="auto"/>
              <w:bottom w:val="single" w:sz="4" w:space="0" w:color="auto"/>
              <w:right w:val="single" w:sz="4" w:space="0" w:color="auto"/>
            </w:tcBorders>
          </w:tcPr>
          <w:p w14:paraId="63F56FB2" w14:textId="77777777" w:rsidR="008B56BE" w:rsidRPr="00E04691" w:rsidRDefault="00347738" w:rsidP="00C333A7">
            <w:pPr>
              <w:pStyle w:val="Heading2"/>
            </w:pPr>
            <w:r w:rsidRPr="00E04691">
              <w:t xml:space="preserve">Analyze Cues to </w:t>
            </w:r>
            <w:r w:rsidR="00B91D5A" w:rsidRPr="00E04691">
              <w:t>Prioritize Hypothesis</w:t>
            </w:r>
          </w:p>
          <w:p w14:paraId="59CAE7BD" w14:textId="77777777" w:rsidR="008B56BE" w:rsidRPr="00E04691" w:rsidRDefault="00B91D5A" w:rsidP="002E05AF">
            <w:pPr>
              <w:rPr>
                <w:rFonts w:ascii="Times New Roman" w:hAnsi="Times New Roman" w:cs="Times New Roman"/>
                <w:color w:val="365F91" w:themeColor="accent1" w:themeShade="BF"/>
              </w:rPr>
            </w:pPr>
            <w:r w:rsidRPr="00E04691">
              <w:rPr>
                <w:rFonts w:ascii="Times New Roman" w:hAnsi="Times New Roman" w:cs="Times New Roman"/>
                <w:color w:val="365F91" w:themeColor="accent1" w:themeShade="BF"/>
              </w:rPr>
              <w:t>F</w:t>
            </w:r>
            <w:r w:rsidR="008B56BE" w:rsidRPr="00E04691">
              <w:rPr>
                <w:rFonts w:ascii="Times New Roman" w:hAnsi="Times New Roman" w:cs="Times New Roman"/>
                <w:color w:val="365F91" w:themeColor="accent1" w:themeShade="BF"/>
              </w:rPr>
              <w:t>or each nursing diagnosis</w:t>
            </w:r>
            <w:r w:rsidRPr="00E04691">
              <w:rPr>
                <w:rFonts w:ascii="Times New Roman" w:hAnsi="Times New Roman" w:cs="Times New Roman"/>
                <w:color w:val="365F91" w:themeColor="accent1" w:themeShade="BF"/>
              </w:rPr>
              <w:t xml:space="preserve"> include</w:t>
            </w:r>
            <w:r w:rsidR="008B56BE" w:rsidRPr="00E04691">
              <w:rPr>
                <w:rFonts w:ascii="Times New Roman" w:hAnsi="Times New Roman" w:cs="Times New Roman"/>
                <w:color w:val="365F91" w:themeColor="accent1" w:themeShade="BF"/>
              </w:rPr>
              <w:t xml:space="preserve">: </w:t>
            </w:r>
            <w:r w:rsidR="008B56BE" w:rsidRPr="00E04691">
              <w:rPr>
                <w:rFonts w:ascii="Times New Roman" w:hAnsi="Times New Roman" w:cs="Times New Roman"/>
                <w:color w:val="365F91" w:themeColor="accent1" w:themeShade="BF"/>
              </w:rPr>
              <w:br/>
              <w:t>1) “Actual” vs “Risk for”</w:t>
            </w:r>
          </w:p>
          <w:p w14:paraId="582922F6" w14:textId="77777777" w:rsidR="008B56BE" w:rsidRPr="00E04691" w:rsidRDefault="008B56BE" w:rsidP="002E05AF">
            <w:pPr>
              <w:rPr>
                <w:rFonts w:ascii="Times New Roman" w:hAnsi="Times New Roman" w:cs="Times New Roman"/>
                <w:color w:val="365F91" w:themeColor="accent1" w:themeShade="BF"/>
              </w:rPr>
            </w:pPr>
            <w:r w:rsidRPr="00E04691">
              <w:rPr>
                <w:rFonts w:ascii="Times New Roman" w:hAnsi="Times New Roman" w:cs="Times New Roman"/>
                <w:color w:val="365F91" w:themeColor="accent1" w:themeShade="BF"/>
              </w:rPr>
              <w:t>2) Nursing diagnosis</w:t>
            </w:r>
            <w:r w:rsidRPr="00E04691">
              <w:rPr>
                <w:rFonts w:ascii="Times New Roman" w:hAnsi="Times New Roman" w:cs="Times New Roman"/>
                <w:color w:val="365F91" w:themeColor="accent1" w:themeShade="BF"/>
              </w:rPr>
              <w:br/>
              <w:t>3) r/t statement</w:t>
            </w:r>
          </w:p>
          <w:p w14:paraId="3D2F2763" w14:textId="336509F0" w:rsidR="00B91D5A" w:rsidRPr="00E04691" w:rsidRDefault="00B91D5A" w:rsidP="00D11E8F">
            <w:pPr>
              <w:rPr>
                <w:rFonts w:ascii="Times New Roman" w:hAnsi="Times New Roman" w:cs="Times New Roman"/>
              </w:rPr>
            </w:pPr>
          </w:p>
        </w:tc>
        <w:tc>
          <w:tcPr>
            <w:tcW w:w="3780" w:type="dxa"/>
            <w:tcBorders>
              <w:top w:val="single" w:sz="4" w:space="0" w:color="auto"/>
              <w:left w:val="single" w:sz="4" w:space="0" w:color="auto"/>
              <w:bottom w:val="single" w:sz="4" w:space="0" w:color="auto"/>
              <w:right w:val="single" w:sz="4" w:space="0" w:color="auto"/>
            </w:tcBorders>
            <w:vAlign w:val="center"/>
          </w:tcPr>
          <w:p w14:paraId="5506C9A5" w14:textId="77777777" w:rsidR="008B56BE" w:rsidRPr="00E04691" w:rsidRDefault="008B56BE" w:rsidP="00C333A7">
            <w:pPr>
              <w:pStyle w:val="Heading2"/>
              <w:jc w:val="left"/>
            </w:pPr>
            <w:r w:rsidRPr="00E04691">
              <w:t>Desired Patient Outcomes (Goals) and Post-shift Evaluation</w:t>
            </w:r>
          </w:p>
          <w:p w14:paraId="0072A021" w14:textId="77777777" w:rsidR="00C333A7" w:rsidRPr="00E04691" w:rsidRDefault="00C333A7" w:rsidP="00C333A7">
            <w:pPr>
              <w:rPr>
                <w:rFonts w:ascii="Times New Roman" w:hAnsi="Times New Roman" w:cs="Times New Roman"/>
              </w:rPr>
            </w:pPr>
          </w:p>
          <w:p w14:paraId="4875B5A7" w14:textId="77777777" w:rsidR="00C333A7" w:rsidRPr="00E04691" w:rsidRDefault="00C333A7" w:rsidP="00C333A7">
            <w:pPr>
              <w:rPr>
                <w:rFonts w:ascii="Times New Roman" w:hAnsi="Times New Roman" w:cs="Times New Roman"/>
              </w:rPr>
            </w:pPr>
          </w:p>
          <w:p w14:paraId="66C6B330" w14:textId="77777777" w:rsidR="00C333A7" w:rsidRPr="00E04691" w:rsidRDefault="00C333A7" w:rsidP="00C333A7">
            <w:pPr>
              <w:rPr>
                <w:rFonts w:ascii="Times New Roman" w:hAnsi="Times New Roman" w:cs="Times New Roman"/>
              </w:rPr>
            </w:pPr>
          </w:p>
          <w:p w14:paraId="6FD536D7" w14:textId="77777777" w:rsidR="00C333A7" w:rsidRPr="00E04691" w:rsidRDefault="00C333A7" w:rsidP="00C333A7">
            <w:pPr>
              <w:rPr>
                <w:rFonts w:ascii="Times New Roman" w:hAnsi="Times New Roman" w:cs="Times New Roman"/>
              </w:rPr>
            </w:pPr>
          </w:p>
          <w:p w14:paraId="61A5C05A" w14:textId="77777777" w:rsidR="00C333A7" w:rsidRPr="00E04691" w:rsidRDefault="00C333A7" w:rsidP="00C333A7">
            <w:pPr>
              <w:rPr>
                <w:rFonts w:ascii="Times New Roman" w:hAnsi="Times New Roman" w:cs="Times New Roman"/>
              </w:rPr>
            </w:pPr>
          </w:p>
          <w:p w14:paraId="2ED12C6A" w14:textId="77777777" w:rsidR="00C333A7" w:rsidRPr="00E04691" w:rsidRDefault="00C333A7" w:rsidP="00C333A7">
            <w:pPr>
              <w:rPr>
                <w:rFonts w:ascii="Times New Roman" w:hAnsi="Times New Roman" w:cs="Times New Roman"/>
              </w:rPr>
            </w:pPr>
          </w:p>
          <w:p w14:paraId="29A1B1AE" w14:textId="77777777" w:rsidR="00C333A7" w:rsidRPr="00E04691" w:rsidRDefault="00C333A7" w:rsidP="00C333A7">
            <w:pPr>
              <w:rPr>
                <w:rFonts w:ascii="Times New Roman" w:hAnsi="Times New Roman" w:cs="Times New Roman"/>
              </w:rPr>
            </w:pPr>
          </w:p>
          <w:p w14:paraId="3B2A2B84" w14:textId="77777777" w:rsidR="008B56BE" w:rsidRPr="00E04691" w:rsidRDefault="008B56BE" w:rsidP="002E05AF">
            <w:pPr>
              <w:rPr>
                <w:rFonts w:ascii="Times New Roman" w:hAnsi="Times New Roman" w:cs="Times New Roman"/>
              </w:rPr>
            </w:pPr>
          </w:p>
        </w:tc>
        <w:tc>
          <w:tcPr>
            <w:tcW w:w="3330" w:type="dxa"/>
            <w:tcBorders>
              <w:top w:val="single" w:sz="4" w:space="0" w:color="auto"/>
              <w:left w:val="single" w:sz="4" w:space="0" w:color="auto"/>
              <w:bottom w:val="single" w:sz="4" w:space="0" w:color="auto"/>
              <w:right w:val="single" w:sz="4" w:space="0" w:color="auto"/>
            </w:tcBorders>
            <w:vAlign w:val="center"/>
          </w:tcPr>
          <w:p w14:paraId="5BD42F7B" w14:textId="77777777" w:rsidR="00C333A7" w:rsidRPr="00E04691" w:rsidRDefault="00C333A7" w:rsidP="002E05AF">
            <w:pPr>
              <w:pStyle w:val="Heading2"/>
            </w:pPr>
            <w:r w:rsidRPr="00E04691">
              <w:t>Take Action</w:t>
            </w:r>
          </w:p>
          <w:p w14:paraId="762E7B4A" w14:textId="77777777" w:rsidR="00C333A7" w:rsidRPr="00E04691" w:rsidRDefault="00C333A7" w:rsidP="002E05AF">
            <w:pPr>
              <w:pStyle w:val="Heading2"/>
              <w:rPr>
                <w:color w:val="4F81BD" w:themeColor="accent1"/>
              </w:rPr>
            </w:pPr>
          </w:p>
          <w:p w14:paraId="6565B8E0" w14:textId="3B3DF516" w:rsidR="00C333A7" w:rsidRPr="00E04691" w:rsidRDefault="00B91D5A" w:rsidP="00C333A7">
            <w:pPr>
              <w:pStyle w:val="Heading2"/>
              <w:jc w:val="left"/>
              <w:rPr>
                <w:b w:val="0"/>
                <w:color w:val="365F91" w:themeColor="accent1" w:themeShade="BF"/>
              </w:rPr>
            </w:pPr>
            <w:r w:rsidRPr="00E04691">
              <w:rPr>
                <w:b w:val="0"/>
                <w:color w:val="365F91" w:themeColor="accent1" w:themeShade="BF"/>
              </w:rPr>
              <w:t xml:space="preserve">List </w:t>
            </w:r>
            <w:r w:rsidR="008B56BE" w:rsidRPr="00E04691">
              <w:rPr>
                <w:b w:val="0"/>
                <w:color w:val="365F91" w:themeColor="accent1" w:themeShade="BF"/>
              </w:rPr>
              <w:t>2 N</w:t>
            </w:r>
            <w:r w:rsidR="00D11E8F" w:rsidRPr="00E04691">
              <w:rPr>
                <w:b w:val="0"/>
                <w:color w:val="365F91" w:themeColor="accent1" w:themeShade="BF"/>
              </w:rPr>
              <w:t>ursing A</w:t>
            </w:r>
            <w:r w:rsidR="008B56BE" w:rsidRPr="00E04691">
              <w:rPr>
                <w:b w:val="0"/>
                <w:color w:val="365F91" w:themeColor="accent1" w:themeShade="BF"/>
              </w:rPr>
              <w:t>ction</w:t>
            </w:r>
            <w:r w:rsidR="00D11E8F" w:rsidRPr="00E04691">
              <w:rPr>
                <w:b w:val="0"/>
                <w:color w:val="365F91" w:themeColor="accent1" w:themeShade="BF"/>
              </w:rPr>
              <w:t xml:space="preserve"> I</w:t>
            </w:r>
            <w:r w:rsidR="008B56BE" w:rsidRPr="00E04691">
              <w:rPr>
                <w:b w:val="0"/>
                <w:color w:val="365F91" w:themeColor="accent1" w:themeShade="BF"/>
              </w:rPr>
              <w:t>nterventions</w:t>
            </w:r>
            <w:r w:rsidR="008E5639" w:rsidRPr="00E04691">
              <w:rPr>
                <w:b w:val="0"/>
                <w:color w:val="365F91" w:themeColor="accent1" w:themeShade="BF"/>
              </w:rPr>
              <w:t xml:space="preserve"> for each goal.</w:t>
            </w:r>
          </w:p>
          <w:p w14:paraId="0A724B03" w14:textId="367B191A" w:rsidR="00B91D5A" w:rsidRPr="00E04691" w:rsidRDefault="00C333A7" w:rsidP="00C333A7">
            <w:pPr>
              <w:pStyle w:val="Heading2"/>
              <w:jc w:val="left"/>
              <w:rPr>
                <w:color w:val="365F91" w:themeColor="accent1" w:themeShade="BF"/>
              </w:rPr>
            </w:pPr>
            <w:r w:rsidRPr="00E04691">
              <w:rPr>
                <w:color w:val="365F91" w:themeColor="accent1" w:themeShade="BF"/>
              </w:rPr>
              <w:t>Do not</w:t>
            </w:r>
            <w:r w:rsidR="00B91D5A" w:rsidRPr="00E04691">
              <w:rPr>
                <w:color w:val="365F91" w:themeColor="accent1" w:themeShade="BF"/>
              </w:rPr>
              <w:t xml:space="preserve"> </w:t>
            </w:r>
            <w:r w:rsidRPr="00E04691">
              <w:rPr>
                <w:color w:val="365F91" w:themeColor="accent1" w:themeShade="BF"/>
              </w:rPr>
              <w:t xml:space="preserve">use </w:t>
            </w:r>
            <w:r w:rsidR="00D04173" w:rsidRPr="00E04691">
              <w:rPr>
                <w:color w:val="365F91" w:themeColor="accent1" w:themeShade="BF"/>
              </w:rPr>
              <w:t>“assess” or “monitor” related interventions.</w:t>
            </w:r>
          </w:p>
          <w:p w14:paraId="5DB45933" w14:textId="77777777" w:rsidR="008B56BE" w:rsidRPr="00E04691" w:rsidRDefault="008B56BE" w:rsidP="00C333A7">
            <w:pPr>
              <w:pStyle w:val="Heading2"/>
              <w:jc w:val="left"/>
              <w:rPr>
                <w:color w:val="4F81BD" w:themeColor="accent1"/>
              </w:rPr>
            </w:pPr>
          </w:p>
          <w:p w14:paraId="6ACEF2AF" w14:textId="77777777" w:rsidR="00C333A7" w:rsidRPr="00E04691" w:rsidRDefault="00C333A7" w:rsidP="00C333A7">
            <w:pPr>
              <w:rPr>
                <w:rFonts w:ascii="Times New Roman" w:hAnsi="Times New Roman" w:cs="Times New Roman"/>
              </w:rPr>
            </w:pPr>
          </w:p>
          <w:p w14:paraId="204118C4" w14:textId="77777777" w:rsidR="00C333A7" w:rsidRPr="00E04691" w:rsidRDefault="00C333A7" w:rsidP="00C333A7">
            <w:pPr>
              <w:rPr>
                <w:rFonts w:ascii="Times New Roman" w:hAnsi="Times New Roman" w:cs="Times New Roman"/>
              </w:rPr>
            </w:pPr>
          </w:p>
          <w:p w14:paraId="7C5FCDF9" w14:textId="77777777" w:rsidR="008B56BE" w:rsidRPr="00E04691" w:rsidRDefault="008B56BE" w:rsidP="002E05AF">
            <w:pPr>
              <w:pStyle w:val="Heading2"/>
            </w:pPr>
          </w:p>
        </w:tc>
      </w:tr>
      <w:tr w:rsidR="00FA3964" w:rsidRPr="00E04691" w14:paraId="32FAA4CE" w14:textId="77777777" w:rsidTr="00E94540">
        <w:trPr>
          <w:trHeight w:val="236"/>
        </w:trPr>
        <w:tc>
          <w:tcPr>
            <w:tcW w:w="3145" w:type="dxa"/>
            <w:tcBorders>
              <w:top w:val="single" w:sz="4" w:space="0" w:color="auto"/>
              <w:left w:val="single" w:sz="4" w:space="0" w:color="auto"/>
              <w:bottom w:val="single" w:sz="4" w:space="0" w:color="auto"/>
              <w:right w:val="single" w:sz="4" w:space="0" w:color="auto"/>
            </w:tcBorders>
          </w:tcPr>
          <w:p w14:paraId="3723E98C" w14:textId="04E0F33C" w:rsidR="00FA3964" w:rsidRPr="000509F8" w:rsidRDefault="00FA3964" w:rsidP="00FA3964">
            <w:pPr>
              <w:pStyle w:val="Heading2"/>
              <w:keepNext w:val="0"/>
              <w:widowControl w:val="0"/>
              <w:numPr>
                <w:ilvl w:val="0"/>
                <w:numId w:val="2"/>
              </w:numPr>
              <w:jc w:val="left"/>
              <w:rPr>
                <w:b w:val="0"/>
                <w:bCs w:val="0"/>
              </w:rPr>
            </w:pPr>
            <w:r w:rsidRPr="000509F8">
              <w:rPr>
                <w:b w:val="0"/>
                <w:bCs w:val="0"/>
              </w:rPr>
              <w:t>decreased urine output</w:t>
            </w:r>
          </w:p>
          <w:p w14:paraId="77C3610B" w14:textId="77777777" w:rsidR="00FA3964" w:rsidRDefault="00FA3964" w:rsidP="00FA3964">
            <w:pPr>
              <w:pStyle w:val="ListParagraph"/>
              <w:numPr>
                <w:ilvl w:val="0"/>
                <w:numId w:val="2"/>
              </w:numPr>
            </w:pPr>
            <w:r>
              <w:t>decreased water intake</w:t>
            </w:r>
          </w:p>
          <w:p w14:paraId="1D6EE440" w14:textId="77777777" w:rsidR="00FA3964" w:rsidRDefault="00FA3964" w:rsidP="00FA3964">
            <w:pPr>
              <w:pStyle w:val="ListParagraph"/>
              <w:numPr>
                <w:ilvl w:val="0"/>
                <w:numId w:val="2"/>
              </w:numPr>
            </w:pPr>
            <w:r>
              <w:t>vomiting</w:t>
            </w:r>
          </w:p>
          <w:p w14:paraId="42372B77" w14:textId="77777777" w:rsidR="00FA3964" w:rsidRDefault="00FA3964" w:rsidP="00FA3964">
            <w:pPr>
              <w:pStyle w:val="ListParagraph"/>
              <w:numPr>
                <w:ilvl w:val="0"/>
                <w:numId w:val="2"/>
              </w:numPr>
            </w:pPr>
            <w:r>
              <w:t>diarrhea</w:t>
            </w:r>
          </w:p>
          <w:p w14:paraId="29014014" w14:textId="77777777" w:rsidR="00FA3964" w:rsidRDefault="00FA3964" w:rsidP="00FA3964">
            <w:pPr>
              <w:pStyle w:val="ListParagraph"/>
              <w:numPr>
                <w:ilvl w:val="0"/>
                <w:numId w:val="2"/>
              </w:numPr>
            </w:pPr>
            <w:r>
              <w:t>hypertension</w:t>
            </w:r>
          </w:p>
          <w:p w14:paraId="479958D4" w14:textId="04E38F68" w:rsidR="00FA3964" w:rsidRPr="00E04691" w:rsidRDefault="00FA3964" w:rsidP="00FA3964">
            <w:pPr>
              <w:pStyle w:val="ListParagraph"/>
              <w:numPr>
                <w:ilvl w:val="0"/>
                <w:numId w:val="2"/>
              </w:numPr>
            </w:pPr>
            <w:r>
              <w:t>Lactic acid of 3.7 mmol/L (normal range: 0.5-2.2 mmol/L)</w:t>
            </w:r>
          </w:p>
        </w:tc>
        <w:tc>
          <w:tcPr>
            <w:tcW w:w="2795" w:type="dxa"/>
            <w:tcBorders>
              <w:top w:val="single" w:sz="4" w:space="0" w:color="auto"/>
              <w:left w:val="single" w:sz="4" w:space="0" w:color="auto"/>
              <w:bottom w:val="single" w:sz="4" w:space="0" w:color="auto"/>
              <w:right w:val="single" w:sz="4" w:space="0" w:color="auto"/>
            </w:tcBorders>
          </w:tcPr>
          <w:p w14:paraId="60F1A9AA" w14:textId="4AD62895" w:rsidR="00FA3964" w:rsidRPr="00E04691" w:rsidRDefault="00FA3964" w:rsidP="00FA3964">
            <w:pPr>
              <w:pStyle w:val="Heading2"/>
              <w:keepNext w:val="0"/>
              <w:widowControl w:val="0"/>
              <w:jc w:val="left"/>
            </w:pPr>
            <w:r w:rsidRPr="00E04691">
              <w:t xml:space="preserve">1. </w:t>
            </w:r>
            <w:r>
              <w:t>Actual deficient fluid volume r/t vomiting, diarrhea, and inadequate intake.</w:t>
            </w:r>
          </w:p>
        </w:tc>
        <w:tc>
          <w:tcPr>
            <w:tcW w:w="3780" w:type="dxa"/>
            <w:tcBorders>
              <w:top w:val="single" w:sz="4" w:space="0" w:color="auto"/>
              <w:left w:val="single" w:sz="4" w:space="0" w:color="auto"/>
              <w:bottom w:val="single" w:sz="4" w:space="0" w:color="auto"/>
              <w:right w:val="single" w:sz="4" w:space="0" w:color="auto"/>
            </w:tcBorders>
          </w:tcPr>
          <w:p w14:paraId="0628A011" w14:textId="77777777" w:rsidR="00FA3964" w:rsidRPr="00E04691" w:rsidRDefault="00FA3964" w:rsidP="00FA3964">
            <w:pPr>
              <w:pStyle w:val="Heading2"/>
              <w:keepNext w:val="0"/>
              <w:widowControl w:val="0"/>
              <w:jc w:val="left"/>
              <w:rPr>
                <w:b w:val="0"/>
              </w:rPr>
            </w:pPr>
            <w:r w:rsidRPr="00E04691">
              <w:t>Goal #1</w:t>
            </w:r>
            <w:r w:rsidRPr="00E04691">
              <w:rPr>
                <w:b w:val="0"/>
              </w:rPr>
              <w:t>:</w:t>
            </w:r>
          </w:p>
          <w:p w14:paraId="5F917185" w14:textId="77777777" w:rsidR="00FA3964" w:rsidRPr="00E04691" w:rsidRDefault="00FA3964" w:rsidP="00FA3964">
            <w:pPr>
              <w:widowControl w:val="0"/>
              <w:rPr>
                <w:rFonts w:ascii="Times New Roman" w:hAnsi="Times New Roman" w:cs="Times New Roman"/>
              </w:rPr>
            </w:pPr>
            <w:r w:rsidRPr="00E04691">
              <w:rPr>
                <w:rFonts w:ascii="Times New Roman" w:hAnsi="Times New Roman" w:cs="Times New Roman"/>
              </w:rPr>
              <w:t xml:space="preserve">The patient will: </w:t>
            </w:r>
            <w:r w:rsidRPr="00C00C79">
              <w:rPr>
                <w:rFonts w:ascii="Times New Roman" w:hAnsi="Times New Roman" w:cs="Times New Roman"/>
              </w:rPr>
              <w:t>Maintain normal blood pressure, heart rate, and body temperature</w:t>
            </w:r>
          </w:p>
          <w:p w14:paraId="0FC998F5" w14:textId="77777777" w:rsidR="00FA3964" w:rsidRPr="00E04691" w:rsidRDefault="00FA3964" w:rsidP="00FA3964">
            <w:pPr>
              <w:widowControl w:val="0"/>
              <w:rPr>
                <w:rFonts w:ascii="Times New Roman" w:hAnsi="Times New Roman" w:cs="Times New Roman"/>
              </w:rPr>
            </w:pPr>
          </w:p>
          <w:p w14:paraId="43FDBA28" w14:textId="77777777" w:rsidR="00FA3964" w:rsidRPr="00E04691" w:rsidRDefault="00FA3964" w:rsidP="00FA3964">
            <w:pPr>
              <w:widowControl w:val="0"/>
              <w:rPr>
                <w:rFonts w:ascii="Times New Roman" w:hAnsi="Times New Roman" w:cs="Times New Roman"/>
              </w:rPr>
            </w:pPr>
            <w:r w:rsidRPr="00E04691">
              <w:rPr>
                <w:rFonts w:ascii="Times New Roman" w:hAnsi="Times New Roman" w:cs="Times New Roman"/>
              </w:rPr>
              <w:t>within _</w:t>
            </w:r>
            <w:r>
              <w:rPr>
                <w:rFonts w:ascii="Times New Roman" w:hAnsi="Times New Roman" w:cs="Times New Roman"/>
              </w:rPr>
              <w:t>24</w:t>
            </w:r>
            <w:r w:rsidRPr="00E04691">
              <w:rPr>
                <w:rFonts w:ascii="Times New Roman" w:hAnsi="Times New Roman" w:cs="Times New Roman"/>
              </w:rPr>
              <w:t>_ hours.</w:t>
            </w:r>
          </w:p>
          <w:p w14:paraId="77DB717C" w14:textId="77777777" w:rsidR="00FA3964" w:rsidRPr="00E04691" w:rsidRDefault="00FA3964" w:rsidP="00FA3964">
            <w:pPr>
              <w:widowControl w:val="0"/>
              <w:rPr>
                <w:rFonts w:ascii="Times New Roman" w:hAnsi="Times New Roman" w:cs="Times New Roman"/>
                <w:b/>
                <w:color w:val="365F91" w:themeColor="accent1" w:themeShade="BF"/>
              </w:rPr>
            </w:pPr>
            <w:proofErr w:type="gramStart"/>
            <w:r w:rsidRPr="00E04691">
              <w:rPr>
                <w:rFonts w:ascii="Times New Roman" w:hAnsi="Times New Roman" w:cs="Times New Roman"/>
                <w:b/>
                <w:color w:val="365F91" w:themeColor="accent1" w:themeShade="BF"/>
              </w:rPr>
              <w:t>_______________</w:t>
            </w:r>
            <w:r w:rsidRPr="00E04691">
              <w:rPr>
                <w:rFonts w:ascii="Times New Roman" w:hAnsi="Times New Roman" w:cs="Times New Roman"/>
                <w:b/>
                <w:color w:val="365F91" w:themeColor="accent1" w:themeShade="BF"/>
              </w:rPr>
              <w:softHyphen/>
            </w:r>
            <w:r w:rsidRPr="00E04691">
              <w:rPr>
                <w:rFonts w:ascii="Times New Roman" w:hAnsi="Times New Roman" w:cs="Times New Roman"/>
                <w:b/>
                <w:color w:val="365F91" w:themeColor="accent1" w:themeShade="BF"/>
              </w:rPr>
              <w:softHyphen/>
            </w:r>
            <w:proofErr w:type="gramEnd"/>
            <w:r w:rsidRPr="00E04691">
              <w:rPr>
                <w:rFonts w:ascii="Times New Roman" w:hAnsi="Times New Roman" w:cs="Times New Roman"/>
                <w:b/>
                <w:color w:val="365F91" w:themeColor="accent1" w:themeShade="BF"/>
              </w:rPr>
              <w:t>________</w:t>
            </w:r>
          </w:p>
          <w:p w14:paraId="389DA3E6" w14:textId="77777777" w:rsidR="00FA3964" w:rsidRPr="00E04691" w:rsidRDefault="00FA3964" w:rsidP="00FA3964">
            <w:pPr>
              <w:widowControl w:val="0"/>
              <w:rPr>
                <w:rFonts w:ascii="Times New Roman" w:hAnsi="Times New Roman" w:cs="Times New Roman"/>
                <w:b/>
                <w:color w:val="365F91" w:themeColor="accent1" w:themeShade="BF"/>
              </w:rPr>
            </w:pPr>
            <w:r w:rsidRPr="00E04691">
              <w:rPr>
                <w:rFonts w:ascii="Times New Roman" w:hAnsi="Times New Roman" w:cs="Times New Roman"/>
                <w:b/>
                <w:color w:val="E36C0A" w:themeColor="accent6" w:themeShade="BF"/>
              </w:rPr>
              <w:br/>
              <w:t>Post-shift evaluation</w:t>
            </w:r>
            <w:r w:rsidRPr="00E04691">
              <w:rPr>
                <w:rFonts w:ascii="Times New Roman" w:hAnsi="Times New Roman" w:cs="Times New Roman"/>
                <w:b/>
                <w:color w:val="365F91" w:themeColor="accent1" w:themeShade="BF"/>
              </w:rPr>
              <w:t>:</w:t>
            </w:r>
          </w:p>
          <w:p w14:paraId="12A58028" w14:textId="77777777" w:rsidR="00FA3964" w:rsidRPr="00E04691" w:rsidRDefault="00FA3964" w:rsidP="00FA3964">
            <w:pPr>
              <w:pStyle w:val="Heading2"/>
              <w:keepNext w:val="0"/>
              <w:widowControl w:val="0"/>
              <w:jc w:val="left"/>
              <w:rPr>
                <w:b w:val="0"/>
                <w:color w:val="000000" w:themeColor="text1"/>
              </w:rPr>
            </w:pPr>
            <w:r w:rsidRPr="00E04691">
              <w:rPr>
                <w:color w:val="000000" w:themeColor="text1"/>
              </w:rPr>
              <w:t xml:space="preserve">Goal evaluation: </w:t>
            </w:r>
            <w:r w:rsidRPr="00E04691">
              <w:rPr>
                <w:color w:val="000000" w:themeColor="text1"/>
              </w:rPr>
              <w:br/>
            </w:r>
            <w:r w:rsidRPr="00E04691">
              <w:rPr>
                <w:b w:val="0"/>
                <w:color w:val="000000" w:themeColor="text1"/>
                <w:u w:val="single"/>
              </w:rPr>
              <w:t>__</w:t>
            </w:r>
            <w:r w:rsidRPr="00E04691">
              <w:rPr>
                <w:b w:val="0"/>
                <w:color w:val="000000" w:themeColor="text1"/>
              </w:rPr>
              <w:t xml:space="preserve"> met</w:t>
            </w:r>
            <w:r w:rsidRPr="00E04691">
              <w:rPr>
                <w:b w:val="0"/>
                <w:color w:val="000000" w:themeColor="text1"/>
              </w:rPr>
              <w:br/>
            </w:r>
            <w:r w:rsidRPr="00E04691">
              <w:rPr>
                <w:b w:val="0"/>
                <w:color w:val="000000" w:themeColor="text1"/>
                <w:u w:val="single"/>
              </w:rPr>
              <w:t>_</w:t>
            </w:r>
            <w:r>
              <w:rPr>
                <w:b w:val="0"/>
                <w:color w:val="000000" w:themeColor="text1"/>
                <w:u w:val="single"/>
              </w:rPr>
              <w:t>X</w:t>
            </w:r>
            <w:r w:rsidRPr="00E04691">
              <w:rPr>
                <w:b w:val="0"/>
                <w:color w:val="000000" w:themeColor="text1"/>
                <w:u w:val="single"/>
              </w:rPr>
              <w:t>_</w:t>
            </w:r>
            <w:r w:rsidRPr="00E04691">
              <w:rPr>
                <w:b w:val="0"/>
                <w:color w:val="000000" w:themeColor="text1"/>
              </w:rPr>
              <w:t xml:space="preserve"> progressing</w:t>
            </w:r>
            <w:r w:rsidRPr="00E04691">
              <w:rPr>
                <w:b w:val="0"/>
                <w:color w:val="000000" w:themeColor="text1"/>
              </w:rPr>
              <w:br/>
            </w:r>
            <w:r w:rsidRPr="00E04691">
              <w:rPr>
                <w:b w:val="0"/>
                <w:color w:val="000000" w:themeColor="text1"/>
                <w:u w:val="single"/>
              </w:rPr>
              <w:t>__</w:t>
            </w:r>
            <w:r w:rsidRPr="00E04691">
              <w:rPr>
                <w:b w:val="0"/>
                <w:color w:val="000000" w:themeColor="text1"/>
              </w:rPr>
              <w:t xml:space="preserve"> not met (no progress)</w:t>
            </w:r>
          </w:p>
          <w:p w14:paraId="72322A96" w14:textId="77777777" w:rsidR="00FA3964" w:rsidRPr="00E04691" w:rsidRDefault="00FA3964" w:rsidP="00FA3964">
            <w:pPr>
              <w:pStyle w:val="Heading2"/>
              <w:keepNext w:val="0"/>
              <w:widowControl w:val="0"/>
              <w:jc w:val="left"/>
              <w:rPr>
                <w:b w:val="0"/>
                <w:color w:val="000000" w:themeColor="text1"/>
              </w:rPr>
            </w:pPr>
            <w:r w:rsidRPr="00E04691">
              <w:rPr>
                <w:color w:val="000000" w:themeColor="text1"/>
              </w:rPr>
              <w:t xml:space="preserve">__ </w:t>
            </w:r>
            <w:r w:rsidRPr="00E04691">
              <w:rPr>
                <w:b w:val="0"/>
                <w:color w:val="000000" w:themeColor="text1"/>
              </w:rPr>
              <w:t>discharged</w:t>
            </w:r>
          </w:p>
          <w:p w14:paraId="0998B535" w14:textId="77777777" w:rsidR="00FA3964" w:rsidRPr="00E04691" w:rsidRDefault="00FA3964" w:rsidP="00FA3964">
            <w:pPr>
              <w:pStyle w:val="Heading2"/>
              <w:keepNext w:val="0"/>
              <w:widowControl w:val="0"/>
              <w:jc w:val="left"/>
              <w:rPr>
                <w:b w:val="0"/>
                <w:color w:val="000000" w:themeColor="text1"/>
              </w:rPr>
            </w:pPr>
            <w:r w:rsidRPr="00E04691">
              <w:rPr>
                <w:color w:val="000000" w:themeColor="text1"/>
              </w:rPr>
              <w:br/>
            </w:r>
            <w:r w:rsidRPr="00E04691">
              <w:rPr>
                <w:b w:val="0"/>
                <w:color w:val="000000" w:themeColor="text1"/>
              </w:rPr>
              <w:t xml:space="preserve">Supporting assessment data: </w:t>
            </w:r>
          </w:p>
          <w:p w14:paraId="426C5758" w14:textId="77777777" w:rsidR="00FA3964" w:rsidRPr="00E04691" w:rsidRDefault="00FA3964" w:rsidP="00FA3964">
            <w:pPr>
              <w:widowControl w:val="0"/>
              <w:rPr>
                <w:rFonts w:ascii="Times New Roman" w:hAnsi="Times New Roman" w:cs="Times New Roman"/>
              </w:rPr>
            </w:pPr>
            <w:r>
              <w:rPr>
                <w:rFonts w:ascii="Times New Roman" w:hAnsi="Times New Roman" w:cs="Times New Roman"/>
              </w:rPr>
              <w:t xml:space="preserve">The patient’s blood </w:t>
            </w:r>
            <w:proofErr w:type="gramStart"/>
            <w:r>
              <w:rPr>
                <w:rFonts w:ascii="Times New Roman" w:hAnsi="Times New Roman" w:cs="Times New Roman"/>
              </w:rPr>
              <w:t>pressure and</w:t>
            </w:r>
            <w:proofErr w:type="gramEnd"/>
            <w:r>
              <w:rPr>
                <w:rFonts w:ascii="Times New Roman" w:hAnsi="Times New Roman" w:cs="Times New Roman"/>
              </w:rPr>
              <w:t xml:space="preserve"> went down but was still showing symptoms of dehydration when she was admitted and moved to a different floor.</w:t>
            </w:r>
          </w:p>
          <w:p w14:paraId="72337966" w14:textId="77777777" w:rsidR="00FA3964" w:rsidRPr="00E04691" w:rsidRDefault="00FA3964" w:rsidP="00FA3964">
            <w:pPr>
              <w:widowControl w:val="0"/>
              <w:rPr>
                <w:rFonts w:ascii="Times New Roman" w:hAnsi="Times New Roman" w:cs="Times New Roman"/>
              </w:rPr>
            </w:pPr>
          </w:p>
        </w:tc>
        <w:tc>
          <w:tcPr>
            <w:tcW w:w="3330" w:type="dxa"/>
            <w:tcBorders>
              <w:top w:val="single" w:sz="4" w:space="0" w:color="auto"/>
              <w:left w:val="single" w:sz="4" w:space="0" w:color="auto"/>
              <w:bottom w:val="single" w:sz="4" w:space="0" w:color="auto"/>
              <w:right w:val="single" w:sz="4" w:space="0" w:color="auto"/>
            </w:tcBorders>
          </w:tcPr>
          <w:p w14:paraId="5B310EA0" w14:textId="77777777" w:rsidR="00FA3964" w:rsidRPr="00E04691" w:rsidRDefault="00FA3964" w:rsidP="00FA3964">
            <w:pPr>
              <w:rPr>
                <w:rFonts w:ascii="Times New Roman" w:hAnsi="Times New Roman" w:cs="Times New Roman"/>
                <w:color w:val="FF0000"/>
              </w:rPr>
            </w:pPr>
            <w:r>
              <w:rPr>
                <w:rFonts w:ascii="Times New Roman" w:hAnsi="Times New Roman" w:cs="Times New Roman"/>
                <w:b/>
              </w:rPr>
              <w:lastRenderedPageBreak/>
              <w:t>1a</w:t>
            </w:r>
            <w:r w:rsidRPr="00E04691">
              <w:rPr>
                <w:rFonts w:ascii="Times New Roman" w:hAnsi="Times New Roman" w:cs="Times New Roman"/>
              </w:rPr>
              <w:t>. The nurse will:</w:t>
            </w:r>
            <w:r>
              <w:rPr>
                <w:rFonts w:ascii="Times New Roman" w:hAnsi="Times New Roman" w:cs="Times New Roman"/>
              </w:rPr>
              <w:t xml:space="preserve"> </w:t>
            </w:r>
            <w:r w:rsidRPr="009809D7">
              <w:rPr>
                <w:rFonts w:ascii="Times New Roman" w:hAnsi="Times New Roman" w:cs="Times New Roman"/>
              </w:rPr>
              <w:t>Hydrate the client with isotonic IV solutions as prescribed</w:t>
            </w:r>
          </w:p>
          <w:p w14:paraId="040AED57" w14:textId="77777777" w:rsidR="00FA3964" w:rsidRPr="00E04691" w:rsidRDefault="00FA3964" w:rsidP="00FA3964">
            <w:pPr>
              <w:rPr>
                <w:rFonts w:ascii="Times New Roman" w:hAnsi="Times New Roman" w:cs="Times New Roman"/>
                <w:color w:val="FF0000"/>
              </w:rPr>
            </w:pPr>
          </w:p>
          <w:p w14:paraId="323FD495" w14:textId="77777777" w:rsidR="00FA3964" w:rsidRPr="00E04691" w:rsidRDefault="00FA3964" w:rsidP="00FA3964">
            <w:pPr>
              <w:rPr>
                <w:rFonts w:ascii="Times New Roman" w:hAnsi="Times New Roman" w:cs="Times New Roman"/>
                <w:color w:val="FF0000"/>
              </w:rPr>
            </w:pPr>
          </w:p>
          <w:p w14:paraId="55CB37E3" w14:textId="77777777" w:rsidR="00FA3964" w:rsidRPr="00E04691" w:rsidRDefault="00FA3964" w:rsidP="00FA3964">
            <w:pPr>
              <w:rPr>
                <w:rFonts w:ascii="Times New Roman" w:hAnsi="Times New Roman" w:cs="Times New Roman"/>
              </w:rPr>
            </w:pPr>
            <w:r w:rsidRPr="00E04691">
              <w:rPr>
                <w:rFonts w:ascii="Times New Roman" w:hAnsi="Times New Roman" w:cs="Times New Roman"/>
              </w:rPr>
              <w:t>Timeframe:</w:t>
            </w:r>
            <w:r>
              <w:rPr>
                <w:rFonts w:ascii="Times New Roman" w:hAnsi="Times New Roman" w:cs="Times New Roman"/>
              </w:rPr>
              <w:t xml:space="preserve"> As ordered by provider.</w:t>
            </w:r>
          </w:p>
          <w:p w14:paraId="702BDE8C" w14:textId="77777777" w:rsidR="00FA3964" w:rsidRPr="00E04691" w:rsidRDefault="00FA3964" w:rsidP="00FA3964">
            <w:pPr>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Pr="009809D7">
              <w:rPr>
                <w:rFonts w:ascii="Times New Roman" w:hAnsi="Times New Roman" w:cs="Times New Roman"/>
              </w:rPr>
              <w:t>For clients with mild to moderate fluid deficit, lactated Ringer’s should be used for fluid volume replacement (Canfield, 2021).</w:t>
            </w:r>
          </w:p>
          <w:p w14:paraId="5E058DF4" w14:textId="77777777" w:rsidR="00FA3964" w:rsidRPr="00E04691" w:rsidRDefault="00FA3964" w:rsidP="00FA3964">
            <w:pPr>
              <w:widowControl w:val="0"/>
              <w:rPr>
                <w:rFonts w:ascii="Times New Roman" w:hAnsi="Times New Roman" w:cs="Times New Roman"/>
              </w:rPr>
            </w:pPr>
          </w:p>
          <w:p w14:paraId="1623B577" w14:textId="77777777" w:rsidR="00FA3964" w:rsidRPr="00E04691" w:rsidRDefault="00FA3964" w:rsidP="00FA3964">
            <w:pPr>
              <w:widowControl w:val="0"/>
              <w:rPr>
                <w:rFonts w:ascii="Times New Roman" w:hAnsi="Times New Roman" w:cs="Times New Roman"/>
              </w:rPr>
            </w:pPr>
          </w:p>
          <w:p w14:paraId="72F55850" w14:textId="77777777" w:rsidR="00FA3964" w:rsidRPr="00E04691" w:rsidRDefault="00FA3964" w:rsidP="00FA3964">
            <w:pPr>
              <w:widowControl w:val="0"/>
              <w:rPr>
                <w:rFonts w:ascii="Times New Roman" w:hAnsi="Times New Roman" w:cs="Times New Roman"/>
              </w:rPr>
            </w:pPr>
          </w:p>
          <w:p w14:paraId="4949FD35" w14:textId="77777777" w:rsidR="00FA3964" w:rsidRPr="00E04691" w:rsidRDefault="00FA3964" w:rsidP="00FA3964">
            <w:pPr>
              <w:widowControl w:val="0"/>
              <w:rPr>
                <w:rFonts w:ascii="Times New Roman" w:hAnsi="Times New Roman" w:cs="Times New Roman"/>
              </w:rPr>
            </w:pPr>
            <w:r w:rsidRPr="00E04691">
              <w:rPr>
                <w:rFonts w:ascii="Times New Roman" w:hAnsi="Times New Roman" w:cs="Times New Roman"/>
                <w:b/>
              </w:rPr>
              <w:t>1b</w:t>
            </w:r>
            <w:r w:rsidRPr="00E04691">
              <w:rPr>
                <w:rFonts w:ascii="Times New Roman" w:hAnsi="Times New Roman" w:cs="Times New Roman"/>
              </w:rPr>
              <w:t>. The nurse will:</w:t>
            </w:r>
            <w:r>
              <w:rPr>
                <w:rFonts w:ascii="Times New Roman" w:hAnsi="Times New Roman" w:cs="Times New Roman"/>
              </w:rPr>
              <w:t xml:space="preserve"> </w:t>
            </w:r>
            <w:r w:rsidRPr="004F7ECD">
              <w:rPr>
                <w:rFonts w:ascii="Times New Roman" w:hAnsi="Times New Roman" w:cs="Times New Roman"/>
              </w:rPr>
              <w:t>Position the client flat with legs elevated when hypotensive, if not contraindicated.</w:t>
            </w:r>
          </w:p>
          <w:p w14:paraId="3683B5BE" w14:textId="77777777" w:rsidR="00FA3964" w:rsidRPr="00E04691" w:rsidRDefault="00FA3964" w:rsidP="00FA3964">
            <w:pPr>
              <w:widowControl w:val="0"/>
              <w:rPr>
                <w:rFonts w:ascii="Times New Roman" w:hAnsi="Times New Roman" w:cs="Times New Roman"/>
                <w:color w:val="FF0000"/>
              </w:rPr>
            </w:pPr>
          </w:p>
          <w:p w14:paraId="75E00B8B" w14:textId="77777777" w:rsidR="00FA3964" w:rsidRPr="00E04691" w:rsidRDefault="00FA3964" w:rsidP="00FA3964">
            <w:pPr>
              <w:widowControl w:val="0"/>
              <w:rPr>
                <w:rFonts w:ascii="Times New Roman" w:hAnsi="Times New Roman" w:cs="Times New Roman"/>
                <w:color w:val="FF0000"/>
              </w:rPr>
            </w:pPr>
          </w:p>
          <w:p w14:paraId="2F27C550" w14:textId="77777777" w:rsidR="00FA3964" w:rsidRPr="00E04691" w:rsidRDefault="00FA3964" w:rsidP="00FA3964">
            <w:pPr>
              <w:widowControl w:val="0"/>
              <w:rPr>
                <w:rFonts w:ascii="Times New Roman" w:hAnsi="Times New Roman" w:cs="Times New Roman"/>
                <w:color w:val="FF0000"/>
              </w:rPr>
            </w:pPr>
          </w:p>
          <w:p w14:paraId="23C9649B" w14:textId="77777777" w:rsidR="00FA3964" w:rsidRPr="00E04691" w:rsidRDefault="00FA3964" w:rsidP="00FA3964">
            <w:pPr>
              <w:widowControl w:val="0"/>
              <w:rPr>
                <w:rFonts w:ascii="Times New Roman" w:hAnsi="Times New Roman" w:cs="Times New Roman"/>
              </w:rPr>
            </w:pPr>
            <w:r w:rsidRPr="00E04691">
              <w:rPr>
                <w:rFonts w:ascii="Times New Roman" w:hAnsi="Times New Roman" w:cs="Times New Roman"/>
              </w:rPr>
              <w:t>Timeframe:</w:t>
            </w:r>
            <w:r>
              <w:rPr>
                <w:rFonts w:ascii="Times New Roman" w:hAnsi="Times New Roman" w:cs="Times New Roman"/>
              </w:rPr>
              <w:t xml:space="preserve"> As ordered by provider.</w:t>
            </w:r>
          </w:p>
          <w:p w14:paraId="00256049" w14:textId="77777777" w:rsidR="00FA3964" w:rsidRPr="00E04691" w:rsidRDefault="00FA3964" w:rsidP="00FA3964">
            <w:pPr>
              <w:widowControl w:val="0"/>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Pr="00B73947">
              <w:rPr>
                <w:rFonts w:ascii="Times New Roman" w:hAnsi="Times New Roman" w:cs="Times New Roman"/>
              </w:rPr>
              <w:t xml:space="preserve">This position enhances venous return </w:t>
            </w:r>
            <w:proofErr w:type="gramStart"/>
            <w:r w:rsidRPr="00B73947">
              <w:rPr>
                <w:rFonts w:ascii="Times New Roman" w:hAnsi="Times New Roman" w:cs="Times New Roman"/>
              </w:rPr>
              <w:t>and,</w:t>
            </w:r>
            <w:proofErr w:type="gramEnd"/>
            <w:r w:rsidRPr="00B73947">
              <w:rPr>
                <w:rFonts w:ascii="Times New Roman" w:hAnsi="Times New Roman" w:cs="Times New Roman"/>
              </w:rPr>
              <w:t xml:space="preserve"> coupled with stroke volume measurement, is a simple noninvasive technique to determine fluid responsiveness (Assadi, 201</w:t>
            </w:r>
            <w:r>
              <w:rPr>
                <w:rFonts w:ascii="Times New Roman" w:hAnsi="Times New Roman" w:cs="Times New Roman"/>
              </w:rPr>
              <w:t>7</w:t>
            </w:r>
            <w:r w:rsidRPr="00B73947">
              <w:rPr>
                <w:rFonts w:ascii="Times New Roman" w:hAnsi="Times New Roman" w:cs="Times New Roman"/>
              </w:rPr>
              <w:t>).</w:t>
            </w:r>
          </w:p>
          <w:p w14:paraId="53B71DAF" w14:textId="77777777" w:rsidR="00FA3964" w:rsidRPr="00E04691" w:rsidRDefault="00FA3964" w:rsidP="00FA3964">
            <w:pPr>
              <w:widowControl w:val="0"/>
              <w:rPr>
                <w:rFonts w:ascii="Times New Roman" w:hAnsi="Times New Roman" w:cs="Times New Roman"/>
              </w:rPr>
            </w:pPr>
          </w:p>
        </w:tc>
      </w:tr>
      <w:tr w:rsidR="007F5C0A" w:rsidRPr="00E04691" w14:paraId="50C02CA5" w14:textId="77777777" w:rsidTr="00E94540">
        <w:trPr>
          <w:trHeight w:val="236"/>
        </w:trPr>
        <w:tc>
          <w:tcPr>
            <w:tcW w:w="3145" w:type="dxa"/>
            <w:tcBorders>
              <w:top w:val="single" w:sz="4" w:space="0" w:color="auto"/>
              <w:left w:val="single" w:sz="4" w:space="0" w:color="auto"/>
              <w:bottom w:val="single" w:sz="4" w:space="0" w:color="auto"/>
              <w:right w:val="single" w:sz="4" w:space="0" w:color="auto"/>
            </w:tcBorders>
          </w:tcPr>
          <w:p w14:paraId="549151B2" w14:textId="77777777" w:rsidR="007F5C0A" w:rsidRPr="00E04691" w:rsidRDefault="007F5C0A" w:rsidP="007F5C0A">
            <w:pPr>
              <w:pStyle w:val="Heading2"/>
              <w:jc w:val="left"/>
            </w:pPr>
          </w:p>
        </w:tc>
        <w:tc>
          <w:tcPr>
            <w:tcW w:w="2795" w:type="dxa"/>
            <w:tcBorders>
              <w:top w:val="single" w:sz="4" w:space="0" w:color="auto"/>
              <w:left w:val="single" w:sz="4" w:space="0" w:color="auto"/>
              <w:bottom w:val="single" w:sz="4" w:space="0" w:color="auto"/>
              <w:right w:val="single" w:sz="4" w:space="0" w:color="auto"/>
            </w:tcBorders>
          </w:tcPr>
          <w:p w14:paraId="65F7F1DA" w14:textId="77777777" w:rsidR="007F5C0A" w:rsidRPr="00E04691" w:rsidRDefault="007F5C0A" w:rsidP="007F5C0A">
            <w:pPr>
              <w:pStyle w:val="Heading2"/>
              <w:jc w:val="left"/>
            </w:pPr>
          </w:p>
        </w:tc>
        <w:tc>
          <w:tcPr>
            <w:tcW w:w="3780" w:type="dxa"/>
            <w:tcBorders>
              <w:top w:val="single" w:sz="4" w:space="0" w:color="auto"/>
              <w:left w:val="single" w:sz="4" w:space="0" w:color="auto"/>
              <w:bottom w:val="single" w:sz="4" w:space="0" w:color="auto"/>
              <w:right w:val="single" w:sz="4" w:space="0" w:color="auto"/>
            </w:tcBorders>
          </w:tcPr>
          <w:p w14:paraId="5DDC328A" w14:textId="77777777" w:rsidR="007F5C0A" w:rsidRPr="00E04691" w:rsidRDefault="007F5C0A" w:rsidP="007F5C0A">
            <w:pPr>
              <w:rPr>
                <w:rFonts w:ascii="Times New Roman" w:hAnsi="Times New Roman" w:cs="Times New Roman"/>
              </w:rPr>
            </w:pPr>
            <w:r w:rsidRPr="00E04691">
              <w:rPr>
                <w:rFonts w:ascii="Times New Roman" w:hAnsi="Times New Roman" w:cs="Times New Roman"/>
                <w:b/>
              </w:rPr>
              <w:t>Goal #2</w:t>
            </w:r>
            <w:r w:rsidRPr="00E04691">
              <w:rPr>
                <w:rFonts w:ascii="Times New Roman" w:hAnsi="Times New Roman" w:cs="Times New Roman"/>
              </w:rPr>
              <w:t xml:space="preserve">: </w:t>
            </w:r>
          </w:p>
          <w:p w14:paraId="638BB3FE" w14:textId="77777777" w:rsidR="007F5C0A" w:rsidRPr="00E04691" w:rsidRDefault="007F5C0A" w:rsidP="007F5C0A">
            <w:pPr>
              <w:rPr>
                <w:rFonts w:ascii="Times New Roman" w:hAnsi="Times New Roman" w:cs="Times New Roman"/>
              </w:rPr>
            </w:pPr>
            <w:r w:rsidRPr="00E04691">
              <w:rPr>
                <w:rFonts w:ascii="Times New Roman" w:hAnsi="Times New Roman" w:cs="Times New Roman"/>
              </w:rPr>
              <w:t>The patient will:</w:t>
            </w:r>
            <w:r>
              <w:rPr>
                <w:rFonts w:ascii="Times New Roman" w:hAnsi="Times New Roman" w:cs="Times New Roman"/>
              </w:rPr>
              <w:t xml:space="preserve"> </w:t>
            </w:r>
            <w:r w:rsidRPr="002D3C2D">
              <w:rPr>
                <w:rFonts w:ascii="Times New Roman" w:hAnsi="Times New Roman" w:cs="Times New Roman"/>
              </w:rPr>
              <w:t>Maintain elastic skin turgor; moist tongue and mucous membranes; and orientation to person, place, and time</w:t>
            </w:r>
          </w:p>
          <w:p w14:paraId="01850BA4" w14:textId="77777777" w:rsidR="007F5C0A" w:rsidRPr="00E04691" w:rsidRDefault="007F5C0A" w:rsidP="007F5C0A">
            <w:pPr>
              <w:rPr>
                <w:rFonts w:ascii="Times New Roman" w:hAnsi="Times New Roman" w:cs="Times New Roman"/>
                <w:color w:val="FF0000"/>
              </w:rPr>
            </w:pPr>
          </w:p>
          <w:p w14:paraId="681C496C" w14:textId="77777777" w:rsidR="007F5C0A" w:rsidRPr="00E04691" w:rsidRDefault="007F5C0A" w:rsidP="007F5C0A">
            <w:pPr>
              <w:rPr>
                <w:rFonts w:ascii="Times New Roman" w:hAnsi="Times New Roman" w:cs="Times New Roman"/>
                <w:color w:val="FF0000"/>
              </w:rPr>
            </w:pPr>
          </w:p>
          <w:p w14:paraId="2039B2F1" w14:textId="77777777" w:rsidR="007F5C0A" w:rsidRPr="00E04691" w:rsidRDefault="007F5C0A" w:rsidP="007F5C0A">
            <w:pPr>
              <w:rPr>
                <w:rFonts w:ascii="Times New Roman" w:hAnsi="Times New Roman" w:cs="Times New Roman"/>
              </w:rPr>
            </w:pPr>
            <w:r w:rsidRPr="00E04691">
              <w:rPr>
                <w:rFonts w:ascii="Times New Roman" w:hAnsi="Times New Roman" w:cs="Times New Roman"/>
              </w:rPr>
              <w:t>within _</w:t>
            </w:r>
            <w:r>
              <w:rPr>
                <w:rFonts w:ascii="Times New Roman" w:hAnsi="Times New Roman" w:cs="Times New Roman"/>
              </w:rPr>
              <w:t>24</w:t>
            </w:r>
            <w:r w:rsidRPr="00E04691">
              <w:rPr>
                <w:rFonts w:ascii="Times New Roman" w:hAnsi="Times New Roman" w:cs="Times New Roman"/>
              </w:rPr>
              <w:t>_ hours.</w:t>
            </w:r>
          </w:p>
          <w:p w14:paraId="60928C69" w14:textId="77777777" w:rsidR="007F5C0A" w:rsidRPr="00E04691" w:rsidRDefault="007F5C0A" w:rsidP="007F5C0A">
            <w:pPr>
              <w:rPr>
                <w:rFonts w:ascii="Times New Roman" w:hAnsi="Times New Roman" w:cs="Times New Roman"/>
                <w:b/>
                <w:color w:val="365F91" w:themeColor="accent1" w:themeShade="BF"/>
              </w:rPr>
            </w:pPr>
            <w:r w:rsidRPr="00E04691">
              <w:rPr>
                <w:rFonts w:ascii="Times New Roman" w:hAnsi="Times New Roman" w:cs="Times New Roman"/>
                <w:b/>
                <w:color w:val="365F91" w:themeColor="accent1" w:themeShade="BF"/>
              </w:rPr>
              <w:t>_____________</w:t>
            </w:r>
            <w:proofErr w:type="gramStart"/>
            <w:r w:rsidRPr="00E04691">
              <w:rPr>
                <w:rFonts w:ascii="Times New Roman" w:hAnsi="Times New Roman" w:cs="Times New Roman"/>
                <w:b/>
                <w:color w:val="365F91" w:themeColor="accent1" w:themeShade="BF"/>
              </w:rPr>
              <w:t>__</w:t>
            </w:r>
            <w:r w:rsidRPr="00E04691">
              <w:rPr>
                <w:rFonts w:ascii="Times New Roman" w:hAnsi="Times New Roman" w:cs="Times New Roman"/>
                <w:b/>
                <w:color w:val="365F91" w:themeColor="accent1" w:themeShade="BF"/>
              </w:rPr>
              <w:softHyphen/>
            </w:r>
            <w:r w:rsidRPr="00E04691">
              <w:rPr>
                <w:rFonts w:ascii="Times New Roman" w:hAnsi="Times New Roman" w:cs="Times New Roman"/>
                <w:b/>
                <w:color w:val="365F91" w:themeColor="accent1" w:themeShade="BF"/>
              </w:rPr>
              <w:softHyphen/>
            </w:r>
            <w:proofErr w:type="gramEnd"/>
            <w:r w:rsidRPr="00E04691">
              <w:rPr>
                <w:rFonts w:ascii="Times New Roman" w:hAnsi="Times New Roman" w:cs="Times New Roman"/>
                <w:b/>
                <w:color w:val="365F91" w:themeColor="accent1" w:themeShade="BF"/>
              </w:rPr>
              <w:t>_____</w:t>
            </w:r>
          </w:p>
          <w:p w14:paraId="71216F35" w14:textId="77777777" w:rsidR="007F5C0A" w:rsidRPr="00E04691" w:rsidRDefault="007F5C0A" w:rsidP="007F5C0A">
            <w:pPr>
              <w:rPr>
                <w:rFonts w:ascii="Times New Roman" w:hAnsi="Times New Roman" w:cs="Times New Roman"/>
                <w:b/>
                <w:color w:val="365F91" w:themeColor="accent1" w:themeShade="BF"/>
              </w:rPr>
            </w:pPr>
            <w:r w:rsidRPr="00E04691">
              <w:rPr>
                <w:rFonts w:ascii="Times New Roman" w:hAnsi="Times New Roman" w:cs="Times New Roman"/>
                <w:b/>
                <w:color w:val="E36C0A" w:themeColor="accent6" w:themeShade="BF"/>
              </w:rPr>
              <w:t>Post-shift evaluation</w:t>
            </w:r>
            <w:r w:rsidRPr="00E04691">
              <w:rPr>
                <w:rFonts w:ascii="Times New Roman" w:hAnsi="Times New Roman" w:cs="Times New Roman"/>
                <w:b/>
                <w:color w:val="365F91" w:themeColor="accent1" w:themeShade="BF"/>
              </w:rPr>
              <w:t>:</w:t>
            </w:r>
          </w:p>
          <w:p w14:paraId="2AB44701" w14:textId="77777777" w:rsidR="007F5C0A" w:rsidRDefault="007F5C0A" w:rsidP="007F5C0A">
            <w:pPr>
              <w:pStyle w:val="Heading2"/>
              <w:jc w:val="left"/>
              <w:rPr>
                <w:b w:val="0"/>
                <w:color w:val="000000" w:themeColor="text1"/>
              </w:rPr>
            </w:pPr>
            <w:r w:rsidRPr="00E04691">
              <w:rPr>
                <w:b w:val="0"/>
                <w:color w:val="000000" w:themeColor="text1"/>
              </w:rPr>
              <w:t xml:space="preserve">Goal evaluation: </w:t>
            </w:r>
            <w:r w:rsidRPr="00E04691">
              <w:rPr>
                <w:b w:val="0"/>
                <w:color w:val="000000" w:themeColor="text1"/>
              </w:rPr>
              <w:br/>
            </w:r>
            <w:r w:rsidRPr="00E04691">
              <w:rPr>
                <w:b w:val="0"/>
                <w:color w:val="000000" w:themeColor="text1"/>
                <w:u w:val="single"/>
              </w:rPr>
              <w:t>__</w:t>
            </w:r>
            <w:r w:rsidRPr="00E04691">
              <w:rPr>
                <w:b w:val="0"/>
                <w:color w:val="000000" w:themeColor="text1"/>
              </w:rPr>
              <w:t xml:space="preserve"> met</w:t>
            </w:r>
            <w:r w:rsidRPr="00E04691">
              <w:rPr>
                <w:b w:val="0"/>
                <w:color w:val="000000" w:themeColor="text1"/>
              </w:rPr>
              <w:br/>
            </w:r>
            <w:r w:rsidRPr="00E04691">
              <w:rPr>
                <w:b w:val="0"/>
                <w:color w:val="000000" w:themeColor="text1"/>
                <w:u w:val="single"/>
              </w:rPr>
              <w:t>_</w:t>
            </w:r>
            <w:r>
              <w:rPr>
                <w:b w:val="0"/>
                <w:color w:val="000000" w:themeColor="text1"/>
                <w:u w:val="single"/>
              </w:rPr>
              <w:t>X</w:t>
            </w:r>
            <w:r w:rsidRPr="00E04691">
              <w:rPr>
                <w:b w:val="0"/>
                <w:color w:val="000000" w:themeColor="text1"/>
                <w:u w:val="single"/>
              </w:rPr>
              <w:t>_</w:t>
            </w:r>
            <w:r w:rsidRPr="00E04691">
              <w:rPr>
                <w:b w:val="0"/>
                <w:color w:val="000000" w:themeColor="text1"/>
              </w:rPr>
              <w:t xml:space="preserve"> progressing</w:t>
            </w:r>
          </w:p>
          <w:p w14:paraId="6114C9DA" w14:textId="77777777" w:rsidR="007F5C0A" w:rsidRPr="00E04691" w:rsidRDefault="007F5C0A" w:rsidP="007F5C0A">
            <w:pPr>
              <w:pStyle w:val="Heading2"/>
              <w:jc w:val="left"/>
              <w:rPr>
                <w:b w:val="0"/>
                <w:color w:val="000000" w:themeColor="text1"/>
              </w:rPr>
            </w:pPr>
            <w:r w:rsidRPr="00085EBD">
              <w:rPr>
                <w:b w:val="0"/>
                <w:color w:val="000000" w:themeColor="text1"/>
                <w:u w:val="single"/>
              </w:rPr>
              <w:t>__</w:t>
            </w:r>
            <w:r w:rsidRPr="00085EBD">
              <w:rPr>
                <w:b w:val="0"/>
                <w:color w:val="000000" w:themeColor="text1"/>
              </w:rPr>
              <w:t xml:space="preserve"> </w:t>
            </w:r>
            <w:r>
              <w:rPr>
                <w:b w:val="0"/>
                <w:color w:val="000000" w:themeColor="text1"/>
              </w:rPr>
              <w:t xml:space="preserve">  </w:t>
            </w:r>
            <w:r w:rsidRPr="00E04691">
              <w:rPr>
                <w:b w:val="0"/>
                <w:color w:val="000000" w:themeColor="text1"/>
              </w:rPr>
              <w:t>not met (no progress)</w:t>
            </w:r>
          </w:p>
          <w:p w14:paraId="75909DE3" w14:textId="77777777" w:rsidR="007F5C0A" w:rsidRPr="00E04691" w:rsidRDefault="007F5C0A" w:rsidP="007F5C0A">
            <w:pPr>
              <w:pStyle w:val="Heading2"/>
              <w:jc w:val="left"/>
              <w:rPr>
                <w:b w:val="0"/>
                <w:color w:val="000000" w:themeColor="text1"/>
              </w:rPr>
            </w:pPr>
            <w:r w:rsidRPr="00E04691">
              <w:rPr>
                <w:color w:val="000000" w:themeColor="text1"/>
              </w:rPr>
              <w:t xml:space="preserve">__ </w:t>
            </w:r>
            <w:r w:rsidRPr="00E04691">
              <w:rPr>
                <w:b w:val="0"/>
                <w:color w:val="000000" w:themeColor="text1"/>
              </w:rPr>
              <w:t>discharged</w:t>
            </w:r>
          </w:p>
          <w:p w14:paraId="48060AAB" w14:textId="77777777" w:rsidR="007F5C0A" w:rsidRPr="00E04691" w:rsidRDefault="007F5C0A" w:rsidP="007F5C0A">
            <w:pPr>
              <w:pStyle w:val="Heading2"/>
              <w:jc w:val="left"/>
              <w:rPr>
                <w:color w:val="000000" w:themeColor="text1"/>
              </w:rPr>
            </w:pPr>
            <w:r w:rsidRPr="00E04691">
              <w:rPr>
                <w:color w:val="000000" w:themeColor="text1"/>
              </w:rPr>
              <w:br/>
            </w:r>
            <w:r w:rsidRPr="00E04691">
              <w:rPr>
                <w:b w:val="0"/>
                <w:color w:val="000000" w:themeColor="text1"/>
              </w:rPr>
              <w:t>Supporting assessment data</w:t>
            </w:r>
            <w:r w:rsidRPr="00E04691">
              <w:rPr>
                <w:color w:val="000000" w:themeColor="text1"/>
              </w:rPr>
              <w:t>:</w:t>
            </w:r>
          </w:p>
          <w:p w14:paraId="2AD4300B" w14:textId="77777777" w:rsidR="007F5C0A" w:rsidRPr="00E04691" w:rsidRDefault="007F5C0A" w:rsidP="007F5C0A">
            <w:pPr>
              <w:rPr>
                <w:rFonts w:ascii="Times New Roman" w:hAnsi="Times New Roman" w:cs="Times New Roman"/>
              </w:rPr>
            </w:pPr>
            <w:r>
              <w:rPr>
                <w:rFonts w:ascii="Times New Roman" w:hAnsi="Times New Roman" w:cs="Times New Roman"/>
              </w:rPr>
              <w:t>The patient still had dry mucous membranes and tongue when she was moved to another floor after being admitted.</w:t>
            </w:r>
          </w:p>
          <w:p w14:paraId="3C4DED80" w14:textId="77777777" w:rsidR="007F5C0A" w:rsidRPr="00E04691" w:rsidRDefault="007F5C0A" w:rsidP="007F5C0A">
            <w:pPr>
              <w:rPr>
                <w:rFonts w:ascii="Times New Roman" w:hAnsi="Times New Roman" w:cs="Times New Roman"/>
              </w:rPr>
            </w:pPr>
          </w:p>
        </w:tc>
        <w:tc>
          <w:tcPr>
            <w:tcW w:w="3330" w:type="dxa"/>
            <w:tcBorders>
              <w:top w:val="single" w:sz="4" w:space="0" w:color="auto"/>
              <w:left w:val="single" w:sz="4" w:space="0" w:color="auto"/>
              <w:bottom w:val="single" w:sz="4" w:space="0" w:color="auto"/>
              <w:right w:val="single" w:sz="4" w:space="0" w:color="auto"/>
            </w:tcBorders>
          </w:tcPr>
          <w:p w14:paraId="790D84D0" w14:textId="77777777" w:rsidR="007F5C0A" w:rsidRPr="00E04691" w:rsidRDefault="007F5C0A" w:rsidP="007F5C0A">
            <w:pPr>
              <w:rPr>
                <w:rFonts w:ascii="Times New Roman" w:hAnsi="Times New Roman" w:cs="Times New Roman"/>
              </w:rPr>
            </w:pPr>
            <w:r w:rsidRPr="00E04691">
              <w:rPr>
                <w:rFonts w:ascii="Times New Roman" w:hAnsi="Times New Roman" w:cs="Times New Roman"/>
                <w:b/>
              </w:rPr>
              <w:t>2a</w:t>
            </w:r>
            <w:r w:rsidRPr="00E04691">
              <w:rPr>
                <w:rFonts w:ascii="Times New Roman" w:hAnsi="Times New Roman" w:cs="Times New Roman"/>
              </w:rPr>
              <w:t>. The nurse will:</w:t>
            </w:r>
            <w:r>
              <w:rPr>
                <w:rFonts w:ascii="Times New Roman" w:hAnsi="Times New Roman" w:cs="Times New Roman"/>
              </w:rPr>
              <w:t xml:space="preserve"> </w:t>
            </w:r>
            <w:r w:rsidRPr="002D64D9">
              <w:rPr>
                <w:rFonts w:ascii="Times New Roman" w:hAnsi="Times New Roman" w:cs="Times New Roman"/>
              </w:rPr>
              <w:t>Provide fresh water and oral fluids preferred by the client (distribute over 24 hours [e.g., 1200 mL during days, 800 mL during evenings, and 200 mL during nights]), provide prescribed diet, offer snacks (e.g., frequent drinks, fresh fruits, fruit juice), and instruct significant other to assist the client with feedings as appropriate</w:t>
            </w:r>
          </w:p>
          <w:p w14:paraId="16AD1F65" w14:textId="77777777" w:rsidR="007F5C0A" w:rsidRPr="00E04691" w:rsidRDefault="007F5C0A" w:rsidP="007F5C0A">
            <w:pPr>
              <w:rPr>
                <w:rFonts w:ascii="Times New Roman" w:hAnsi="Times New Roman" w:cs="Times New Roman"/>
                <w:color w:val="FF0000"/>
              </w:rPr>
            </w:pPr>
          </w:p>
          <w:p w14:paraId="0A9A14AD" w14:textId="77777777" w:rsidR="007F5C0A" w:rsidRPr="00E04691" w:rsidRDefault="007F5C0A" w:rsidP="007F5C0A">
            <w:pPr>
              <w:rPr>
                <w:rFonts w:ascii="Times New Roman" w:hAnsi="Times New Roman" w:cs="Times New Roman"/>
                <w:color w:val="FF0000"/>
              </w:rPr>
            </w:pPr>
          </w:p>
          <w:p w14:paraId="5417E00D" w14:textId="77777777" w:rsidR="007F5C0A" w:rsidRPr="00E04691" w:rsidRDefault="007F5C0A" w:rsidP="007F5C0A">
            <w:pPr>
              <w:rPr>
                <w:rFonts w:ascii="Times New Roman" w:hAnsi="Times New Roman" w:cs="Times New Roman"/>
                <w:color w:val="FF0000"/>
              </w:rPr>
            </w:pPr>
          </w:p>
          <w:p w14:paraId="32FB3D32" w14:textId="77777777" w:rsidR="007F5C0A" w:rsidRPr="00E04691" w:rsidRDefault="007F5C0A" w:rsidP="007F5C0A">
            <w:pPr>
              <w:rPr>
                <w:rFonts w:ascii="Times New Roman" w:hAnsi="Times New Roman" w:cs="Times New Roman"/>
              </w:rPr>
            </w:pPr>
            <w:r w:rsidRPr="00E04691">
              <w:rPr>
                <w:rFonts w:ascii="Times New Roman" w:hAnsi="Times New Roman" w:cs="Times New Roman"/>
              </w:rPr>
              <w:t>Timeframe:</w:t>
            </w:r>
            <w:r>
              <w:rPr>
                <w:rFonts w:ascii="Times New Roman" w:hAnsi="Times New Roman" w:cs="Times New Roman"/>
              </w:rPr>
              <w:t xml:space="preserve"> PRN</w:t>
            </w:r>
          </w:p>
          <w:p w14:paraId="6B678546" w14:textId="77777777" w:rsidR="007F5C0A" w:rsidRPr="00E04691" w:rsidRDefault="007F5C0A" w:rsidP="007F5C0A">
            <w:pPr>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Pr="00C52781">
              <w:rPr>
                <w:rFonts w:ascii="Times New Roman" w:hAnsi="Times New Roman" w:cs="Times New Roman"/>
              </w:rPr>
              <w:t>Distributing the intake over the entire 24-hour period and providing snacks, specifically those with creatine and carnitine, and beverages including caffeine may improve muscular ability, endurance, and alertness (Somes, 2020).</w:t>
            </w:r>
          </w:p>
          <w:p w14:paraId="7D70ADA9" w14:textId="77777777" w:rsidR="007F5C0A" w:rsidRPr="00E04691" w:rsidRDefault="007F5C0A" w:rsidP="007F5C0A">
            <w:pPr>
              <w:rPr>
                <w:rFonts w:ascii="Times New Roman" w:hAnsi="Times New Roman" w:cs="Times New Roman"/>
              </w:rPr>
            </w:pPr>
          </w:p>
          <w:p w14:paraId="66C32780" w14:textId="77777777" w:rsidR="007F5C0A" w:rsidRPr="00E04691" w:rsidRDefault="007F5C0A" w:rsidP="007F5C0A">
            <w:pPr>
              <w:rPr>
                <w:rFonts w:ascii="Times New Roman" w:hAnsi="Times New Roman" w:cs="Times New Roman"/>
                <w:color w:val="FF0000"/>
              </w:rPr>
            </w:pPr>
            <w:r w:rsidRPr="00E04691">
              <w:rPr>
                <w:rFonts w:ascii="Times New Roman" w:hAnsi="Times New Roman" w:cs="Times New Roman"/>
                <w:b/>
              </w:rPr>
              <w:t>2b</w:t>
            </w:r>
            <w:r w:rsidRPr="00E04691">
              <w:rPr>
                <w:rFonts w:ascii="Times New Roman" w:hAnsi="Times New Roman" w:cs="Times New Roman"/>
              </w:rPr>
              <w:t>. The nurse will:</w:t>
            </w:r>
            <w:r>
              <w:rPr>
                <w:rFonts w:ascii="Times New Roman" w:hAnsi="Times New Roman" w:cs="Times New Roman"/>
              </w:rPr>
              <w:t xml:space="preserve"> </w:t>
            </w:r>
            <w:r w:rsidRPr="00172C68">
              <w:rPr>
                <w:rFonts w:ascii="Times New Roman" w:hAnsi="Times New Roman" w:cs="Times New Roman"/>
              </w:rPr>
              <w:t xml:space="preserve">Implement fall precautions for clients experiencing weakness, dizziness, and/or postural hypotension. </w:t>
            </w:r>
          </w:p>
          <w:p w14:paraId="67CF441F" w14:textId="77777777" w:rsidR="007F5C0A" w:rsidRPr="00E04691" w:rsidRDefault="007F5C0A" w:rsidP="007F5C0A">
            <w:pPr>
              <w:rPr>
                <w:rFonts w:ascii="Times New Roman" w:hAnsi="Times New Roman" w:cs="Times New Roman"/>
                <w:color w:val="FF0000"/>
              </w:rPr>
            </w:pPr>
          </w:p>
          <w:p w14:paraId="15754550" w14:textId="77777777" w:rsidR="007F5C0A" w:rsidRPr="00E04691" w:rsidRDefault="007F5C0A" w:rsidP="007F5C0A">
            <w:pPr>
              <w:rPr>
                <w:rFonts w:ascii="Times New Roman" w:hAnsi="Times New Roman" w:cs="Times New Roman"/>
                <w:color w:val="FF0000"/>
              </w:rPr>
            </w:pPr>
          </w:p>
          <w:p w14:paraId="4EF0BEB1" w14:textId="77777777" w:rsidR="007F5C0A" w:rsidRPr="00E04691" w:rsidRDefault="007F5C0A" w:rsidP="007F5C0A">
            <w:pPr>
              <w:rPr>
                <w:rFonts w:ascii="Times New Roman" w:hAnsi="Times New Roman" w:cs="Times New Roman"/>
              </w:rPr>
            </w:pPr>
            <w:r w:rsidRPr="00E04691">
              <w:rPr>
                <w:rFonts w:ascii="Times New Roman" w:hAnsi="Times New Roman" w:cs="Times New Roman"/>
              </w:rPr>
              <w:t>Timeframe:</w:t>
            </w:r>
            <w:r>
              <w:rPr>
                <w:rFonts w:ascii="Times New Roman" w:hAnsi="Times New Roman" w:cs="Times New Roman"/>
              </w:rPr>
              <w:t xml:space="preserve"> </w:t>
            </w:r>
          </w:p>
          <w:p w14:paraId="04D061B9" w14:textId="77777777" w:rsidR="007F5C0A" w:rsidRPr="00E04691" w:rsidRDefault="007F5C0A" w:rsidP="007F5C0A">
            <w:pPr>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Pr="00DC3AEC">
              <w:rPr>
                <w:rFonts w:ascii="Times New Roman" w:hAnsi="Times New Roman" w:cs="Times New Roman"/>
              </w:rPr>
              <w:t>Falls are a serious risk i</w:t>
            </w:r>
            <w:r>
              <w:rPr>
                <w:rFonts w:ascii="Times New Roman" w:hAnsi="Times New Roman" w:cs="Times New Roman"/>
              </w:rPr>
              <w:t>n patients</w:t>
            </w:r>
            <w:r w:rsidRPr="00DC3AEC">
              <w:rPr>
                <w:rFonts w:ascii="Times New Roman" w:hAnsi="Times New Roman" w:cs="Times New Roman"/>
              </w:rPr>
              <w:t xml:space="preserve">, especially those </w:t>
            </w:r>
            <w:r w:rsidRPr="00DC3AEC">
              <w:rPr>
                <w:rFonts w:ascii="Times New Roman" w:hAnsi="Times New Roman" w:cs="Times New Roman"/>
              </w:rPr>
              <w:lastRenderedPageBreak/>
              <w:t>with hyponatremia (Kuo et al, 2017).</w:t>
            </w:r>
          </w:p>
          <w:p w14:paraId="4941AC61" w14:textId="77777777" w:rsidR="007F5C0A" w:rsidRPr="00E04691" w:rsidRDefault="007F5C0A" w:rsidP="007F5C0A">
            <w:pPr>
              <w:rPr>
                <w:rFonts w:ascii="Times New Roman" w:hAnsi="Times New Roman" w:cs="Times New Roman"/>
                <w:b/>
              </w:rPr>
            </w:pPr>
          </w:p>
          <w:p w14:paraId="777EEB96" w14:textId="77777777" w:rsidR="007F5C0A" w:rsidRPr="00E04691" w:rsidRDefault="007F5C0A" w:rsidP="007F5C0A">
            <w:pPr>
              <w:rPr>
                <w:rFonts w:ascii="Times New Roman" w:hAnsi="Times New Roman" w:cs="Times New Roman"/>
                <w:b/>
              </w:rPr>
            </w:pPr>
          </w:p>
          <w:p w14:paraId="5B20DE57" w14:textId="77777777" w:rsidR="007F5C0A" w:rsidRPr="00E04691" w:rsidRDefault="007F5C0A" w:rsidP="007F5C0A">
            <w:pPr>
              <w:rPr>
                <w:rFonts w:ascii="Times New Roman" w:hAnsi="Times New Roman" w:cs="Times New Roman"/>
                <w:b/>
              </w:rPr>
            </w:pPr>
          </w:p>
          <w:p w14:paraId="16FE8B65" w14:textId="77777777" w:rsidR="007F5C0A" w:rsidRPr="00E04691" w:rsidRDefault="007F5C0A" w:rsidP="007F5C0A">
            <w:pPr>
              <w:rPr>
                <w:rFonts w:ascii="Times New Roman" w:hAnsi="Times New Roman" w:cs="Times New Roman"/>
                <w:b/>
              </w:rPr>
            </w:pPr>
          </w:p>
          <w:p w14:paraId="3E3668B9" w14:textId="77777777" w:rsidR="007F5C0A" w:rsidRPr="00E04691" w:rsidRDefault="007F5C0A" w:rsidP="007F5C0A">
            <w:pPr>
              <w:rPr>
                <w:rFonts w:ascii="Times New Roman" w:hAnsi="Times New Roman" w:cs="Times New Roman"/>
                <w:b/>
              </w:rPr>
            </w:pPr>
          </w:p>
          <w:p w14:paraId="485C628A" w14:textId="77777777" w:rsidR="007F5C0A" w:rsidRPr="00E04691" w:rsidRDefault="007F5C0A" w:rsidP="007F5C0A">
            <w:pPr>
              <w:rPr>
                <w:rFonts w:ascii="Times New Roman" w:hAnsi="Times New Roman" w:cs="Times New Roman"/>
                <w:b/>
              </w:rPr>
            </w:pPr>
          </w:p>
          <w:p w14:paraId="1B3D201A" w14:textId="77777777" w:rsidR="007F5C0A" w:rsidRPr="00E04691" w:rsidRDefault="007F5C0A" w:rsidP="007F5C0A">
            <w:pPr>
              <w:rPr>
                <w:rFonts w:ascii="Times New Roman" w:hAnsi="Times New Roman" w:cs="Times New Roman"/>
                <w:b/>
              </w:rPr>
            </w:pPr>
          </w:p>
          <w:p w14:paraId="26817DB4" w14:textId="77777777" w:rsidR="007F5C0A" w:rsidRPr="00E04691" w:rsidRDefault="007F5C0A" w:rsidP="007F5C0A">
            <w:pPr>
              <w:rPr>
                <w:rFonts w:ascii="Times New Roman" w:hAnsi="Times New Roman" w:cs="Times New Roman"/>
                <w:b/>
              </w:rPr>
            </w:pPr>
          </w:p>
        </w:tc>
      </w:tr>
    </w:tbl>
    <w:p w14:paraId="777D9001" w14:textId="02AFEAB0" w:rsidR="00BD31DA" w:rsidRPr="00E04691" w:rsidRDefault="00286435" w:rsidP="00EE4D14">
      <w:pPr>
        <w:spacing w:line="480" w:lineRule="auto"/>
        <w:ind w:left="9360" w:firstLine="720"/>
        <w:rPr>
          <w:rFonts w:ascii="Times New Roman" w:hAnsi="Times New Roman" w:cs="Times New Roman"/>
        </w:rPr>
      </w:pPr>
      <w:r w:rsidRPr="00E04691">
        <w:rPr>
          <w:rFonts w:ascii="Times New Roman" w:hAnsi="Times New Roman" w:cs="Times New Roman"/>
        </w:rPr>
        <w:lastRenderedPageBreak/>
        <w:t xml:space="preserve">  </w:t>
      </w:r>
      <w:r w:rsidRPr="00E04691">
        <w:rPr>
          <w:rFonts w:ascii="Times New Roman" w:hAnsi="Times New Roman" w:cs="Times New Roman"/>
        </w:rPr>
        <w:tab/>
      </w:r>
      <w:r w:rsidR="00BD31DA" w:rsidRPr="00E04691">
        <w:rPr>
          <w:rFonts w:ascii="Times New Roman" w:hAnsi="Times New Roman" w:cs="Times New Roman"/>
        </w:rPr>
        <w:t>(</w:t>
      </w:r>
      <w:r w:rsidRPr="00E04691">
        <w:rPr>
          <w:rFonts w:ascii="Times New Roman" w:hAnsi="Times New Roman" w:cs="Times New Roman"/>
        </w:rPr>
        <w:t>Ackley et al., 2020</w:t>
      </w:r>
      <w:r w:rsidR="00BD31DA" w:rsidRPr="00E04691">
        <w:rPr>
          <w:rFonts w:ascii="Times New Roman" w:hAnsi="Times New Roman" w:cs="Times New Roman"/>
        </w:rPr>
        <w:t>)</w:t>
      </w:r>
    </w:p>
    <w:p w14:paraId="1E0F1283" w14:textId="77777777" w:rsidR="00CE3F73" w:rsidRPr="00E04691" w:rsidRDefault="00CE3F73" w:rsidP="00CE3F73">
      <w:pPr>
        <w:spacing w:line="480" w:lineRule="auto"/>
        <w:ind w:left="9360" w:firstLine="720"/>
        <w:jc w:val="right"/>
        <w:rPr>
          <w:rFonts w:ascii="Times New Roman" w:hAnsi="Times New Roman" w:cs="Times New Roman"/>
        </w:rPr>
      </w:pPr>
    </w:p>
    <w:p w14:paraId="517DFAF2" w14:textId="77777777" w:rsidR="00BC6B59" w:rsidRPr="00E04691" w:rsidRDefault="00BC6B59" w:rsidP="00EE4D14">
      <w:pPr>
        <w:rPr>
          <w:rFonts w:ascii="Times New Roman" w:hAnsi="Times New Roman" w:cs="Times New Roman"/>
        </w:rPr>
        <w:sectPr w:rsidR="00BC6B59" w:rsidRPr="00E04691" w:rsidSect="00817F2A">
          <w:pgSz w:w="15840" w:h="12240" w:orient="landscape"/>
          <w:pgMar w:top="1440" w:right="270" w:bottom="801" w:left="720" w:header="720" w:footer="720" w:gutter="0"/>
          <w:cols w:space="720"/>
          <w:docGrid w:linePitch="360"/>
        </w:sectPr>
      </w:pPr>
    </w:p>
    <w:p w14:paraId="270A5CF1" w14:textId="77777777" w:rsidR="008C4415" w:rsidRPr="00E04691" w:rsidRDefault="008C4415" w:rsidP="008C4415">
      <w:pPr>
        <w:spacing w:line="480" w:lineRule="auto"/>
        <w:rPr>
          <w:rFonts w:ascii="Times New Roman" w:hAnsi="Times New Roman" w:cs="Times New Roman"/>
          <w:b/>
          <w:bCs/>
        </w:rPr>
      </w:pPr>
    </w:p>
    <w:p w14:paraId="539C56A7" w14:textId="77777777" w:rsidR="008C4415" w:rsidRPr="00E04691" w:rsidRDefault="008C4415" w:rsidP="008C4415">
      <w:pPr>
        <w:spacing w:line="480" w:lineRule="auto"/>
        <w:jc w:val="center"/>
        <w:rPr>
          <w:rFonts w:ascii="Times New Roman" w:hAnsi="Times New Roman" w:cs="Times New Roman"/>
          <w:b/>
          <w:bCs/>
        </w:rPr>
      </w:pPr>
    </w:p>
    <w:p w14:paraId="2FB51AFD" w14:textId="77777777" w:rsidR="008C4415" w:rsidRPr="00E04691" w:rsidRDefault="008C4415" w:rsidP="008C4415">
      <w:pPr>
        <w:spacing w:line="480" w:lineRule="auto"/>
        <w:jc w:val="center"/>
        <w:rPr>
          <w:rFonts w:ascii="Times New Roman" w:hAnsi="Times New Roman" w:cs="Times New Roman"/>
          <w:b/>
          <w:bCs/>
        </w:rPr>
      </w:pPr>
    </w:p>
    <w:p w14:paraId="51D918FA" w14:textId="77777777" w:rsidR="008C4415" w:rsidRPr="00E04691" w:rsidRDefault="008C4415" w:rsidP="008C4415">
      <w:pPr>
        <w:spacing w:line="480" w:lineRule="auto"/>
        <w:jc w:val="center"/>
        <w:rPr>
          <w:rFonts w:ascii="Times New Roman" w:hAnsi="Times New Roman" w:cs="Times New Roman"/>
          <w:b/>
          <w:bCs/>
        </w:rPr>
      </w:pPr>
    </w:p>
    <w:p w14:paraId="14710D43" w14:textId="77777777" w:rsidR="00BF6CA4" w:rsidRPr="00E04691" w:rsidRDefault="00BF6CA4" w:rsidP="00BF6CA4">
      <w:pPr>
        <w:spacing w:line="480" w:lineRule="auto"/>
        <w:jc w:val="center"/>
        <w:rPr>
          <w:rFonts w:ascii="Times New Roman" w:hAnsi="Times New Roman" w:cs="Times New Roman"/>
          <w:b/>
          <w:bCs/>
        </w:rPr>
      </w:pPr>
      <w:r>
        <w:rPr>
          <w:rFonts w:ascii="Times New Roman" w:hAnsi="Times New Roman" w:cs="Times New Roman"/>
          <w:b/>
          <w:bCs/>
        </w:rPr>
        <w:t>Septic Enteritis</w:t>
      </w:r>
    </w:p>
    <w:p w14:paraId="50167850" w14:textId="77777777" w:rsidR="00BF6CA4" w:rsidRPr="00E04691" w:rsidRDefault="00BF6CA4" w:rsidP="00BF6CA4">
      <w:pPr>
        <w:spacing w:line="480" w:lineRule="auto"/>
        <w:jc w:val="center"/>
        <w:rPr>
          <w:rFonts w:ascii="Times New Roman" w:hAnsi="Times New Roman" w:cs="Times New Roman"/>
          <w:b/>
          <w:bCs/>
        </w:rPr>
      </w:pPr>
    </w:p>
    <w:p w14:paraId="09127F04" w14:textId="77777777" w:rsidR="00BF6CA4" w:rsidRPr="00E04691" w:rsidRDefault="00BF6CA4" w:rsidP="00BF6CA4">
      <w:pPr>
        <w:spacing w:line="480" w:lineRule="auto"/>
        <w:jc w:val="center"/>
        <w:rPr>
          <w:rFonts w:ascii="Times New Roman" w:hAnsi="Times New Roman" w:cs="Times New Roman"/>
          <w:b/>
          <w:bCs/>
        </w:rPr>
      </w:pPr>
    </w:p>
    <w:p w14:paraId="259F69C9" w14:textId="77777777" w:rsidR="00BF6CA4" w:rsidRPr="00E04691" w:rsidRDefault="00BF6CA4" w:rsidP="00BF6CA4">
      <w:pPr>
        <w:spacing w:line="480" w:lineRule="auto"/>
        <w:jc w:val="center"/>
        <w:rPr>
          <w:rFonts w:ascii="Times New Roman" w:hAnsi="Times New Roman" w:cs="Times New Roman"/>
        </w:rPr>
      </w:pPr>
      <w:r>
        <w:rPr>
          <w:rFonts w:ascii="Times New Roman" w:hAnsi="Times New Roman" w:cs="Times New Roman"/>
        </w:rPr>
        <w:t>Caroline Thomas</w:t>
      </w:r>
    </w:p>
    <w:p w14:paraId="6FAA19BC" w14:textId="77777777" w:rsidR="00BF6CA4" w:rsidRPr="00E04691" w:rsidRDefault="00BF6CA4" w:rsidP="00BF6CA4">
      <w:pPr>
        <w:spacing w:line="480" w:lineRule="auto"/>
        <w:jc w:val="center"/>
        <w:rPr>
          <w:rFonts w:ascii="Times New Roman" w:hAnsi="Times New Roman" w:cs="Times New Roman"/>
        </w:rPr>
      </w:pPr>
      <w:r w:rsidRPr="00E04691">
        <w:rPr>
          <w:rFonts w:ascii="Times New Roman" w:hAnsi="Times New Roman" w:cs="Times New Roman"/>
        </w:rPr>
        <w:t>School of Nursing, Liberty University</w:t>
      </w:r>
    </w:p>
    <w:p w14:paraId="6BAA39B4" w14:textId="77777777" w:rsidR="00BF6CA4" w:rsidRPr="00E04691" w:rsidRDefault="00BF6CA4" w:rsidP="00BF6CA4">
      <w:pPr>
        <w:spacing w:line="480" w:lineRule="auto"/>
        <w:jc w:val="center"/>
        <w:rPr>
          <w:rFonts w:ascii="Times New Roman" w:hAnsi="Times New Roman" w:cs="Times New Roman"/>
        </w:rPr>
      </w:pPr>
      <w:r>
        <w:rPr>
          <w:rFonts w:ascii="Times New Roman" w:hAnsi="Times New Roman" w:cs="Times New Roman"/>
        </w:rPr>
        <w:t>NURS 302</w:t>
      </w:r>
      <w:r w:rsidRPr="00E04691">
        <w:rPr>
          <w:rFonts w:ascii="Times New Roman" w:hAnsi="Times New Roman" w:cs="Times New Roman"/>
        </w:rPr>
        <w:t xml:space="preserve">: </w:t>
      </w:r>
      <w:r>
        <w:rPr>
          <w:rFonts w:ascii="Times New Roman" w:hAnsi="Times New Roman" w:cs="Times New Roman"/>
        </w:rPr>
        <w:t>Strategies for Adult Health Care II Clinical</w:t>
      </w:r>
    </w:p>
    <w:p w14:paraId="7C74AAB1" w14:textId="77777777" w:rsidR="00BF6CA4" w:rsidRPr="00E04691" w:rsidRDefault="00BF6CA4" w:rsidP="00BF6CA4">
      <w:pPr>
        <w:spacing w:line="480" w:lineRule="auto"/>
        <w:jc w:val="center"/>
        <w:rPr>
          <w:rFonts w:ascii="Times New Roman" w:hAnsi="Times New Roman" w:cs="Times New Roman"/>
        </w:rPr>
      </w:pPr>
      <w:r>
        <w:rPr>
          <w:rFonts w:ascii="Times New Roman" w:hAnsi="Times New Roman" w:cs="Times New Roman"/>
        </w:rPr>
        <w:t>Mr. James</w:t>
      </w:r>
    </w:p>
    <w:p w14:paraId="22C555B1" w14:textId="77777777" w:rsidR="00BF6CA4" w:rsidRPr="00E04691" w:rsidRDefault="00BF6CA4" w:rsidP="00BF6CA4">
      <w:pPr>
        <w:spacing w:after="160" w:line="259" w:lineRule="auto"/>
        <w:jc w:val="center"/>
        <w:rPr>
          <w:rFonts w:ascii="Times New Roman" w:hAnsi="Times New Roman" w:cs="Times New Roman"/>
        </w:rPr>
      </w:pPr>
      <w:r>
        <w:rPr>
          <w:rFonts w:ascii="Times New Roman" w:hAnsi="Times New Roman" w:cs="Times New Roman"/>
        </w:rPr>
        <w:t>February 26, 2026</w:t>
      </w:r>
    </w:p>
    <w:p w14:paraId="3C97C42F" w14:textId="77777777" w:rsidR="008C4415" w:rsidRPr="00E04691" w:rsidRDefault="008C4415" w:rsidP="008C4415">
      <w:pPr>
        <w:spacing w:after="160" w:line="259" w:lineRule="auto"/>
        <w:jc w:val="center"/>
        <w:rPr>
          <w:rFonts w:ascii="Times New Roman" w:hAnsi="Times New Roman" w:cs="Times New Roman"/>
        </w:rPr>
      </w:pPr>
    </w:p>
    <w:p w14:paraId="254E024A" w14:textId="77777777" w:rsidR="008C4415" w:rsidRPr="00E04691" w:rsidRDefault="008C4415" w:rsidP="008C4415">
      <w:pPr>
        <w:spacing w:after="160" w:line="259" w:lineRule="auto"/>
        <w:rPr>
          <w:rFonts w:ascii="Times New Roman" w:hAnsi="Times New Roman" w:cs="Times New Roman"/>
        </w:rPr>
      </w:pPr>
      <w:r w:rsidRPr="00E04691">
        <w:rPr>
          <w:rFonts w:ascii="Times New Roman" w:hAnsi="Times New Roman" w:cs="Times New Roman"/>
        </w:rPr>
        <w:br w:type="page"/>
      </w:r>
    </w:p>
    <w:p w14:paraId="3CBA98BD" w14:textId="52F1A114" w:rsidR="008C4415" w:rsidRPr="00E04691" w:rsidRDefault="008C4415" w:rsidP="00BA612C">
      <w:pPr>
        <w:tabs>
          <w:tab w:val="left" w:pos="737"/>
        </w:tabs>
        <w:spacing w:line="480" w:lineRule="auto"/>
        <w:jc w:val="center"/>
        <w:rPr>
          <w:rFonts w:ascii="Times New Roman" w:hAnsi="Times New Roman" w:cs="Times New Roman"/>
          <w:b/>
          <w:bCs/>
        </w:rPr>
      </w:pPr>
      <w:r w:rsidRPr="00E04691">
        <w:rPr>
          <w:rFonts w:ascii="Times New Roman" w:hAnsi="Times New Roman" w:cs="Times New Roman"/>
          <w:b/>
          <w:bCs/>
        </w:rPr>
        <w:lastRenderedPageBreak/>
        <w:t>Pathophysiology</w:t>
      </w:r>
    </w:p>
    <w:p w14:paraId="1ABD57AE" w14:textId="29AFADDA" w:rsidR="00173CDB" w:rsidRDefault="009F0089" w:rsidP="00BA612C">
      <w:pPr>
        <w:tabs>
          <w:tab w:val="left" w:pos="737"/>
        </w:tabs>
        <w:spacing w:line="480" w:lineRule="auto"/>
        <w:rPr>
          <w:rFonts w:ascii="Times New Roman" w:hAnsi="Times New Roman" w:cs="Times New Roman"/>
        </w:rPr>
      </w:pPr>
      <w:r>
        <w:rPr>
          <w:rFonts w:ascii="Times New Roman" w:hAnsi="Times New Roman" w:cs="Times New Roman"/>
        </w:rPr>
        <w:tab/>
      </w:r>
      <w:r w:rsidR="00BF6CA4">
        <w:rPr>
          <w:rFonts w:ascii="Times New Roman" w:hAnsi="Times New Roman" w:cs="Times New Roman"/>
        </w:rPr>
        <w:t>The patient</w:t>
      </w:r>
      <w:r>
        <w:rPr>
          <w:rFonts w:ascii="Times New Roman" w:hAnsi="Times New Roman" w:cs="Times New Roman"/>
        </w:rPr>
        <w:t xml:space="preserve"> is a </w:t>
      </w:r>
      <w:r w:rsidR="00D37199">
        <w:rPr>
          <w:rFonts w:ascii="Times New Roman" w:hAnsi="Times New Roman" w:cs="Times New Roman"/>
        </w:rPr>
        <w:t>43-year-old</w:t>
      </w:r>
      <w:r>
        <w:rPr>
          <w:rFonts w:ascii="Times New Roman" w:hAnsi="Times New Roman" w:cs="Times New Roman"/>
        </w:rPr>
        <w:t xml:space="preserve"> female that came to the Emergency Department from home on February 21</w:t>
      </w:r>
      <w:r w:rsidRPr="00BA612C">
        <w:rPr>
          <w:rFonts w:ascii="Times New Roman" w:hAnsi="Times New Roman" w:cs="Times New Roman"/>
          <w:vertAlign w:val="superscript"/>
        </w:rPr>
        <w:t>st</w:t>
      </w:r>
      <w:r w:rsidR="00BA612C">
        <w:rPr>
          <w:rFonts w:ascii="Times New Roman" w:hAnsi="Times New Roman" w:cs="Times New Roman"/>
        </w:rPr>
        <w:t xml:space="preserve">, </w:t>
      </w:r>
      <w:r w:rsidR="00CE5C37">
        <w:rPr>
          <w:rFonts w:ascii="Times New Roman" w:hAnsi="Times New Roman" w:cs="Times New Roman"/>
        </w:rPr>
        <w:t>2026,</w:t>
      </w:r>
      <w:r w:rsidR="00BA612C">
        <w:rPr>
          <w:rFonts w:ascii="Times New Roman" w:hAnsi="Times New Roman" w:cs="Times New Roman"/>
        </w:rPr>
        <w:t xml:space="preserve"> </w:t>
      </w:r>
      <w:r w:rsidR="00CE5C37">
        <w:rPr>
          <w:rFonts w:ascii="Times New Roman" w:hAnsi="Times New Roman" w:cs="Times New Roman"/>
        </w:rPr>
        <w:t>complaining of severe abdominal pain, nausea, vomiting, and diarrhea</w:t>
      </w:r>
      <w:r w:rsidR="00331BF7">
        <w:rPr>
          <w:rFonts w:ascii="Times New Roman" w:hAnsi="Times New Roman" w:cs="Times New Roman"/>
        </w:rPr>
        <w:t xml:space="preserve">. </w:t>
      </w:r>
      <w:r w:rsidR="004669C3">
        <w:rPr>
          <w:rFonts w:ascii="Times New Roman" w:hAnsi="Times New Roman" w:cs="Times New Roman"/>
        </w:rPr>
        <w:t xml:space="preserve">The patient has a medical history </w:t>
      </w:r>
      <w:r w:rsidR="00623C20">
        <w:rPr>
          <w:rFonts w:ascii="Times New Roman" w:hAnsi="Times New Roman" w:cs="Times New Roman"/>
        </w:rPr>
        <w:t>of type</w:t>
      </w:r>
      <w:r w:rsidR="004D7CB6">
        <w:rPr>
          <w:rFonts w:ascii="Times New Roman" w:hAnsi="Times New Roman" w:cs="Times New Roman"/>
        </w:rPr>
        <w:t xml:space="preserve"> two diabetes mellitus (T</w:t>
      </w:r>
      <w:r w:rsidR="00C23D6E">
        <w:rPr>
          <w:rFonts w:ascii="Times New Roman" w:hAnsi="Times New Roman" w:cs="Times New Roman"/>
        </w:rPr>
        <w:t xml:space="preserve">2DM), hypertension (HTN), and polycystic ovarian </w:t>
      </w:r>
      <w:r w:rsidR="00BF7FD8">
        <w:rPr>
          <w:rFonts w:ascii="Times New Roman" w:hAnsi="Times New Roman" w:cs="Times New Roman"/>
        </w:rPr>
        <w:t>syndrome (PCOS)</w:t>
      </w:r>
      <w:r w:rsidR="00623C20">
        <w:rPr>
          <w:rFonts w:ascii="Times New Roman" w:hAnsi="Times New Roman" w:cs="Times New Roman"/>
        </w:rPr>
        <w:t>.</w:t>
      </w:r>
      <w:r w:rsidR="00D303F0">
        <w:rPr>
          <w:rFonts w:ascii="Times New Roman" w:hAnsi="Times New Roman" w:cs="Times New Roman"/>
        </w:rPr>
        <w:t xml:space="preserve"> Septic enteritis will first be discussed, including signs and symptoms, labs, diagnostic testing, and vital signs. The presenting conditions of T2DM, HTN, and PCOS will then be discussed and related back to septic enteritis.</w:t>
      </w:r>
    </w:p>
    <w:p w14:paraId="06B721FE" w14:textId="679C35AF" w:rsidR="00D303F0" w:rsidRDefault="00D303F0" w:rsidP="00BA612C">
      <w:pPr>
        <w:tabs>
          <w:tab w:val="left" w:pos="737"/>
        </w:tabs>
        <w:spacing w:line="480" w:lineRule="auto"/>
        <w:rPr>
          <w:rFonts w:ascii="Times New Roman" w:hAnsi="Times New Roman" w:cs="Times New Roman"/>
        </w:rPr>
      </w:pPr>
      <w:r>
        <w:rPr>
          <w:rFonts w:ascii="Times New Roman" w:hAnsi="Times New Roman" w:cs="Times New Roman"/>
        </w:rPr>
        <w:tab/>
      </w:r>
      <w:r w:rsidR="00D37199">
        <w:rPr>
          <w:rFonts w:ascii="Times New Roman" w:hAnsi="Times New Roman" w:cs="Times New Roman"/>
        </w:rPr>
        <w:t xml:space="preserve">Septic enteritis is defined as </w:t>
      </w:r>
      <w:r w:rsidR="006B4C49">
        <w:rPr>
          <w:rFonts w:ascii="Times New Roman" w:hAnsi="Times New Roman" w:cs="Times New Roman"/>
        </w:rPr>
        <w:t>severe</w:t>
      </w:r>
      <w:r w:rsidR="00DF3C48">
        <w:rPr>
          <w:rFonts w:ascii="Times New Roman" w:hAnsi="Times New Roman" w:cs="Times New Roman"/>
        </w:rPr>
        <w:t xml:space="preserve"> intestinal inflammation caused by a pathogen that progressed beyond the localized gastrointestinal environment and triggered systemic inflammation</w:t>
      </w:r>
      <w:r w:rsidR="002970FE">
        <w:rPr>
          <w:rFonts w:ascii="Times New Roman" w:hAnsi="Times New Roman" w:cs="Times New Roman"/>
        </w:rPr>
        <w:t xml:space="preserve"> </w:t>
      </w:r>
      <w:r w:rsidR="00E253CD">
        <w:rPr>
          <w:rFonts w:ascii="Times New Roman" w:hAnsi="Times New Roman" w:cs="Times New Roman"/>
        </w:rPr>
        <w:t>(Harding, 2025)</w:t>
      </w:r>
      <w:r w:rsidR="00DF3C48">
        <w:rPr>
          <w:rFonts w:ascii="Times New Roman" w:hAnsi="Times New Roman" w:cs="Times New Roman"/>
        </w:rPr>
        <w:t xml:space="preserve">. </w:t>
      </w:r>
      <w:r w:rsidR="004737D5">
        <w:rPr>
          <w:rFonts w:ascii="Times New Roman" w:hAnsi="Times New Roman" w:cs="Times New Roman"/>
        </w:rPr>
        <w:t xml:space="preserve">The most common culprits of septic enteritis include </w:t>
      </w:r>
      <w:r w:rsidR="004737D5">
        <w:rPr>
          <w:rFonts w:ascii="Times New Roman" w:hAnsi="Times New Roman" w:cs="Times New Roman"/>
          <w:i/>
          <w:iCs/>
        </w:rPr>
        <w:t xml:space="preserve">Salmonella, Shigella, Campylobacter, E. coli </w:t>
      </w:r>
      <w:r w:rsidR="004737D5">
        <w:rPr>
          <w:rFonts w:ascii="Times New Roman" w:hAnsi="Times New Roman" w:cs="Times New Roman"/>
        </w:rPr>
        <w:t>and other</w:t>
      </w:r>
      <w:r w:rsidR="0021322F">
        <w:rPr>
          <w:rFonts w:ascii="Times New Roman" w:hAnsi="Times New Roman" w:cs="Times New Roman"/>
        </w:rPr>
        <w:t xml:space="preserve"> viruses or parasites. </w:t>
      </w:r>
      <w:r w:rsidR="00184364">
        <w:rPr>
          <w:rFonts w:ascii="Times New Roman" w:hAnsi="Times New Roman" w:cs="Times New Roman"/>
        </w:rPr>
        <w:t xml:space="preserve">These invaders will attach to the mucosal cells </w:t>
      </w:r>
      <w:r w:rsidR="00C521F3">
        <w:rPr>
          <w:rFonts w:ascii="Times New Roman" w:hAnsi="Times New Roman" w:cs="Times New Roman"/>
        </w:rPr>
        <w:t>in the intestines then release enterotoxins that impact enterocyte function. Following this, a change in cell permeability causes over secretion of water, sodium, and chloride in the bowel</w:t>
      </w:r>
      <w:r w:rsidR="00BD22CA">
        <w:rPr>
          <w:rFonts w:ascii="Times New Roman" w:hAnsi="Times New Roman" w:cs="Times New Roman"/>
        </w:rPr>
        <w:t>, causing diarrhea</w:t>
      </w:r>
      <w:r w:rsidR="00B87AE7">
        <w:rPr>
          <w:rFonts w:ascii="Times New Roman" w:hAnsi="Times New Roman" w:cs="Times New Roman"/>
        </w:rPr>
        <w:t>. After this, the pathogen will penetrate the intestinal mucosa and destroy cells via cytotoxic mediators</w:t>
      </w:r>
      <w:r w:rsidR="00FC0BE4">
        <w:rPr>
          <w:rFonts w:ascii="Times New Roman" w:hAnsi="Times New Roman" w:cs="Times New Roman"/>
        </w:rPr>
        <w:t xml:space="preserve">. </w:t>
      </w:r>
      <w:r w:rsidR="00D4181E">
        <w:rPr>
          <w:rFonts w:ascii="Times New Roman" w:hAnsi="Times New Roman" w:cs="Times New Roman"/>
        </w:rPr>
        <w:t xml:space="preserve">The inflammation is </w:t>
      </w:r>
      <w:r w:rsidR="0031119A">
        <w:rPr>
          <w:rFonts w:ascii="Times New Roman" w:hAnsi="Times New Roman" w:cs="Times New Roman"/>
        </w:rPr>
        <w:t>elicited</w:t>
      </w:r>
      <w:r w:rsidR="00D4181E">
        <w:rPr>
          <w:rFonts w:ascii="Times New Roman" w:hAnsi="Times New Roman" w:cs="Times New Roman"/>
        </w:rPr>
        <w:t xml:space="preserve"> in the colon when the pathogens </w:t>
      </w:r>
      <w:r w:rsidR="00D56AFB">
        <w:rPr>
          <w:rFonts w:ascii="Times New Roman" w:hAnsi="Times New Roman" w:cs="Times New Roman"/>
        </w:rPr>
        <w:t xml:space="preserve">destroy cells. This inflammation produces toxins that </w:t>
      </w:r>
      <w:r w:rsidR="00C26AF5">
        <w:rPr>
          <w:rFonts w:ascii="Times New Roman" w:hAnsi="Times New Roman" w:cs="Times New Roman"/>
        </w:rPr>
        <w:t xml:space="preserve">further </w:t>
      </w:r>
      <w:r w:rsidR="00D56AFB">
        <w:rPr>
          <w:rFonts w:ascii="Times New Roman" w:hAnsi="Times New Roman" w:cs="Times New Roman"/>
        </w:rPr>
        <w:t>damage</w:t>
      </w:r>
      <w:r w:rsidR="00C26AF5">
        <w:rPr>
          <w:rFonts w:ascii="Times New Roman" w:hAnsi="Times New Roman" w:cs="Times New Roman"/>
        </w:rPr>
        <w:t>s</w:t>
      </w:r>
      <w:r w:rsidR="00D56AFB">
        <w:rPr>
          <w:rFonts w:ascii="Times New Roman" w:hAnsi="Times New Roman" w:cs="Times New Roman"/>
        </w:rPr>
        <w:t xml:space="preserve"> tissue.</w:t>
      </w:r>
      <w:r w:rsidR="00C26AF5">
        <w:rPr>
          <w:rFonts w:ascii="Times New Roman" w:hAnsi="Times New Roman" w:cs="Times New Roman"/>
        </w:rPr>
        <w:t xml:space="preserve"> </w:t>
      </w:r>
      <w:r w:rsidR="007D0B29">
        <w:rPr>
          <w:rFonts w:ascii="Times New Roman" w:hAnsi="Times New Roman" w:cs="Times New Roman"/>
        </w:rPr>
        <w:t xml:space="preserve">The inflammatory response that occurs due to pathogen invasion </w:t>
      </w:r>
      <w:r w:rsidR="00D36BF4">
        <w:rPr>
          <w:rFonts w:ascii="Times New Roman" w:hAnsi="Times New Roman" w:cs="Times New Roman"/>
        </w:rPr>
        <w:t xml:space="preserve">releases proinflammatory cytokines </w:t>
      </w:r>
      <w:r w:rsidR="00EA6BDA">
        <w:rPr>
          <w:rFonts w:ascii="Times New Roman" w:hAnsi="Times New Roman" w:cs="Times New Roman"/>
        </w:rPr>
        <w:t xml:space="preserve">that </w:t>
      </w:r>
      <w:proofErr w:type="gramStart"/>
      <w:r w:rsidR="00EA6BDA">
        <w:rPr>
          <w:rFonts w:ascii="Times New Roman" w:hAnsi="Times New Roman" w:cs="Times New Roman"/>
        </w:rPr>
        <w:t>increases</w:t>
      </w:r>
      <w:proofErr w:type="gramEnd"/>
      <w:r w:rsidR="00EA6BDA">
        <w:rPr>
          <w:rFonts w:ascii="Times New Roman" w:hAnsi="Times New Roman" w:cs="Times New Roman"/>
        </w:rPr>
        <w:t xml:space="preserve"> intestinal permeability. </w:t>
      </w:r>
      <w:r w:rsidR="00F75F4E">
        <w:rPr>
          <w:rFonts w:ascii="Times New Roman" w:hAnsi="Times New Roman" w:cs="Times New Roman"/>
        </w:rPr>
        <w:t xml:space="preserve">Inflammatory mediators like histamine, bradykinin, and serotonin </w:t>
      </w:r>
      <w:r w:rsidR="000272B1">
        <w:rPr>
          <w:rFonts w:ascii="Times New Roman" w:hAnsi="Times New Roman" w:cs="Times New Roman"/>
        </w:rPr>
        <w:t xml:space="preserve">stimulate the nerve endings. The mediators also cause edema and vascular congestion in the intestines which can cause pain. </w:t>
      </w:r>
      <w:r w:rsidR="00EA6BDA">
        <w:rPr>
          <w:rFonts w:ascii="Times New Roman" w:hAnsi="Times New Roman" w:cs="Times New Roman"/>
        </w:rPr>
        <w:t>The pathogen will then translocate across the intestinal barrier</w:t>
      </w:r>
      <w:r w:rsidR="00C27DD8">
        <w:rPr>
          <w:rFonts w:ascii="Times New Roman" w:hAnsi="Times New Roman" w:cs="Times New Roman"/>
        </w:rPr>
        <w:t xml:space="preserve"> which damages it. As the mucosal layer of the intestines </w:t>
      </w:r>
      <w:r w:rsidR="00D814AE">
        <w:rPr>
          <w:rFonts w:ascii="Times New Roman" w:hAnsi="Times New Roman" w:cs="Times New Roman"/>
        </w:rPr>
        <w:t>become</w:t>
      </w:r>
      <w:r w:rsidR="00C27DD8">
        <w:rPr>
          <w:rFonts w:ascii="Times New Roman" w:hAnsi="Times New Roman" w:cs="Times New Roman"/>
        </w:rPr>
        <w:t xml:space="preserve"> damaged, its absorption capacity decreases</w:t>
      </w:r>
      <w:r w:rsidR="00D814AE">
        <w:rPr>
          <w:rFonts w:ascii="Times New Roman" w:hAnsi="Times New Roman" w:cs="Times New Roman"/>
        </w:rPr>
        <w:t xml:space="preserve">. This decrease in absorption leads to watery stools and dehydration. </w:t>
      </w:r>
      <w:r w:rsidR="0087504B">
        <w:rPr>
          <w:rFonts w:ascii="Times New Roman" w:hAnsi="Times New Roman" w:cs="Times New Roman"/>
        </w:rPr>
        <w:t xml:space="preserve">When antibiotics are taken, if it’s a bacterial infection, can cause an imbalance of normal flora in the </w:t>
      </w:r>
      <w:r w:rsidR="0087504B">
        <w:rPr>
          <w:rFonts w:ascii="Times New Roman" w:hAnsi="Times New Roman" w:cs="Times New Roman"/>
        </w:rPr>
        <w:lastRenderedPageBreak/>
        <w:t xml:space="preserve">intestines </w:t>
      </w:r>
      <w:r w:rsidR="00C0579C">
        <w:rPr>
          <w:rFonts w:ascii="Times New Roman" w:hAnsi="Times New Roman" w:cs="Times New Roman"/>
        </w:rPr>
        <w:t xml:space="preserve">because the medication attacks </w:t>
      </w:r>
      <w:r w:rsidR="00E661FA">
        <w:rPr>
          <w:rFonts w:ascii="Times New Roman" w:hAnsi="Times New Roman" w:cs="Times New Roman"/>
        </w:rPr>
        <w:t xml:space="preserve">all bacteria in the bowels, not just the “bad” ones. </w:t>
      </w:r>
      <w:r w:rsidR="0059567C">
        <w:rPr>
          <w:rFonts w:ascii="Times New Roman" w:hAnsi="Times New Roman" w:cs="Times New Roman"/>
        </w:rPr>
        <w:t xml:space="preserve">These changes </w:t>
      </w:r>
      <w:r w:rsidR="00132E69">
        <w:rPr>
          <w:rFonts w:ascii="Times New Roman" w:hAnsi="Times New Roman" w:cs="Times New Roman"/>
        </w:rPr>
        <w:t xml:space="preserve">in the intestines </w:t>
      </w:r>
      <w:proofErr w:type="gramStart"/>
      <w:r w:rsidR="00132E69">
        <w:rPr>
          <w:rFonts w:ascii="Times New Roman" w:hAnsi="Times New Roman" w:cs="Times New Roman"/>
        </w:rPr>
        <w:t>causes</w:t>
      </w:r>
      <w:proofErr w:type="gramEnd"/>
      <w:r w:rsidR="00132E69">
        <w:rPr>
          <w:rFonts w:ascii="Times New Roman" w:hAnsi="Times New Roman" w:cs="Times New Roman"/>
        </w:rPr>
        <w:t xml:space="preserve"> impaired digestion and absorption, fluid and electrolyte losses, dehydration, acid-</w:t>
      </w:r>
      <w:proofErr w:type="gramStart"/>
      <w:r w:rsidR="00132E69">
        <w:rPr>
          <w:rFonts w:ascii="Times New Roman" w:hAnsi="Times New Roman" w:cs="Times New Roman"/>
        </w:rPr>
        <w:t>base</w:t>
      </w:r>
      <w:proofErr w:type="gramEnd"/>
      <w:r w:rsidR="00132E69">
        <w:rPr>
          <w:rFonts w:ascii="Times New Roman" w:hAnsi="Times New Roman" w:cs="Times New Roman"/>
        </w:rPr>
        <w:t xml:space="preserve"> imbalances, and eventually systemic inflammatory responses.</w:t>
      </w:r>
    </w:p>
    <w:p w14:paraId="7C026D10" w14:textId="3606B8F3" w:rsidR="0072759D" w:rsidRDefault="0072759D" w:rsidP="00BA612C">
      <w:pPr>
        <w:tabs>
          <w:tab w:val="left" w:pos="737"/>
        </w:tabs>
        <w:spacing w:line="480" w:lineRule="auto"/>
        <w:rPr>
          <w:rFonts w:ascii="Times New Roman" w:hAnsi="Times New Roman" w:cs="Times New Roman"/>
        </w:rPr>
      </w:pPr>
      <w:r>
        <w:rPr>
          <w:rFonts w:ascii="Times New Roman" w:hAnsi="Times New Roman" w:cs="Times New Roman"/>
        </w:rPr>
        <w:tab/>
        <w:t xml:space="preserve">The patient has complaints of nausea, </w:t>
      </w:r>
      <w:r w:rsidR="00061ADE">
        <w:rPr>
          <w:rFonts w:ascii="Times New Roman" w:hAnsi="Times New Roman" w:cs="Times New Roman"/>
        </w:rPr>
        <w:t xml:space="preserve">vomiting, diarrhea, and abdominal pain associated with her sickness. </w:t>
      </w:r>
      <w:r w:rsidR="00D106EC">
        <w:rPr>
          <w:rFonts w:ascii="Times New Roman" w:hAnsi="Times New Roman" w:cs="Times New Roman"/>
        </w:rPr>
        <w:t xml:space="preserve">The decreased intestinal absorption connects to </w:t>
      </w:r>
      <w:r w:rsidR="00F85A27">
        <w:rPr>
          <w:rFonts w:ascii="Times New Roman" w:hAnsi="Times New Roman" w:cs="Times New Roman"/>
        </w:rPr>
        <w:t>diarrhea</w:t>
      </w:r>
      <w:r w:rsidR="00D106EC">
        <w:rPr>
          <w:rFonts w:ascii="Times New Roman" w:hAnsi="Times New Roman" w:cs="Times New Roman"/>
        </w:rPr>
        <w:t xml:space="preserve"> because </w:t>
      </w:r>
      <w:r w:rsidR="00904370">
        <w:rPr>
          <w:rFonts w:ascii="Times New Roman" w:hAnsi="Times New Roman" w:cs="Times New Roman"/>
        </w:rPr>
        <w:t>the bowels don’t absorb as much water as they typically do, which leads to excess fluid in the stools</w:t>
      </w:r>
      <w:r w:rsidR="00F85A27">
        <w:rPr>
          <w:rFonts w:ascii="Times New Roman" w:hAnsi="Times New Roman" w:cs="Times New Roman"/>
        </w:rPr>
        <w:t xml:space="preserve"> (Ventura, 2025)</w:t>
      </w:r>
      <w:r w:rsidR="00904370">
        <w:rPr>
          <w:rFonts w:ascii="Times New Roman" w:hAnsi="Times New Roman" w:cs="Times New Roman"/>
        </w:rPr>
        <w:t xml:space="preserve">. </w:t>
      </w:r>
      <w:r w:rsidR="00F46EC0">
        <w:rPr>
          <w:rFonts w:ascii="Times New Roman" w:hAnsi="Times New Roman" w:cs="Times New Roman"/>
        </w:rPr>
        <w:t>Because of the biochemical mediators (histamine, bradykinin, and serotonin) in the inflammatory response, forceful peristalsis,</w:t>
      </w:r>
      <w:r w:rsidR="00EA000E">
        <w:rPr>
          <w:rFonts w:ascii="Times New Roman" w:hAnsi="Times New Roman" w:cs="Times New Roman"/>
        </w:rPr>
        <w:t xml:space="preserve"> and</w:t>
      </w:r>
      <w:r w:rsidR="00F46EC0">
        <w:rPr>
          <w:rFonts w:ascii="Times New Roman" w:hAnsi="Times New Roman" w:cs="Times New Roman"/>
        </w:rPr>
        <w:t xml:space="preserve"> intestinal dist</w:t>
      </w:r>
      <w:r w:rsidR="00EA000E">
        <w:rPr>
          <w:rFonts w:ascii="Times New Roman" w:hAnsi="Times New Roman" w:cs="Times New Roman"/>
        </w:rPr>
        <w:t>ention (increased intraabdominal pressure) can cause the patient to have abdominal pain</w:t>
      </w:r>
      <w:r w:rsidR="00F75F4E">
        <w:rPr>
          <w:rFonts w:ascii="Times New Roman" w:hAnsi="Times New Roman" w:cs="Times New Roman"/>
        </w:rPr>
        <w:t>.</w:t>
      </w:r>
      <w:r w:rsidR="006F11A6">
        <w:rPr>
          <w:rFonts w:ascii="Times New Roman" w:hAnsi="Times New Roman" w:cs="Times New Roman"/>
        </w:rPr>
        <w:t xml:space="preserve"> Nausea and vomiting </w:t>
      </w:r>
      <w:r w:rsidR="00023F70">
        <w:rPr>
          <w:rFonts w:ascii="Times New Roman" w:hAnsi="Times New Roman" w:cs="Times New Roman"/>
        </w:rPr>
        <w:t>relate</w:t>
      </w:r>
      <w:r w:rsidR="006F11A6">
        <w:rPr>
          <w:rFonts w:ascii="Times New Roman" w:hAnsi="Times New Roman" w:cs="Times New Roman"/>
        </w:rPr>
        <w:t xml:space="preserve"> to stimulation of the vomiting center in the medulla. Direct stimulation of receptors in the </w:t>
      </w:r>
      <w:r w:rsidR="00555397">
        <w:rPr>
          <w:rFonts w:ascii="Times New Roman" w:hAnsi="Times New Roman" w:cs="Times New Roman"/>
        </w:rPr>
        <w:t>intestines</w:t>
      </w:r>
      <w:r w:rsidR="00204FDB">
        <w:rPr>
          <w:rFonts w:ascii="Times New Roman" w:hAnsi="Times New Roman" w:cs="Times New Roman"/>
        </w:rPr>
        <w:t xml:space="preserve"> leads to impulses being sent</w:t>
      </w:r>
      <w:r w:rsidR="00555397">
        <w:rPr>
          <w:rFonts w:ascii="Times New Roman" w:hAnsi="Times New Roman" w:cs="Times New Roman"/>
        </w:rPr>
        <w:t xml:space="preserve"> by the autonomic nervous system to the vomiting center. Chemical triggers like bacterial toxins </w:t>
      </w:r>
      <w:r w:rsidR="00245E70">
        <w:rPr>
          <w:rFonts w:ascii="Times New Roman" w:hAnsi="Times New Roman" w:cs="Times New Roman"/>
        </w:rPr>
        <w:t>stimulate chemoreceptors in the brainstem which also activates the vomiting center</w:t>
      </w:r>
      <w:r w:rsidR="001D1960">
        <w:rPr>
          <w:rFonts w:ascii="Times New Roman" w:hAnsi="Times New Roman" w:cs="Times New Roman"/>
        </w:rPr>
        <w:t xml:space="preserve"> (McCance et al, 2023)</w:t>
      </w:r>
      <w:r w:rsidR="00245E70">
        <w:rPr>
          <w:rFonts w:ascii="Times New Roman" w:hAnsi="Times New Roman" w:cs="Times New Roman"/>
        </w:rPr>
        <w:t xml:space="preserve">. By activating the </w:t>
      </w:r>
      <w:r w:rsidR="00E717C9">
        <w:rPr>
          <w:rFonts w:ascii="Times New Roman" w:hAnsi="Times New Roman" w:cs="Times New Roman"/>
        </w:rPr>
        <w:t>autonomic nervous system, an increase in gastric motility, relaxation of the lower esophageal sphincter, increased saliva, tachycardia, tachypnea, and diaphoresis may become present.</w:t>
      </w:r>
    </w:p>
    <w:p w14:paraId="014EF7F6" w14:textId="2C49A46E" w:rsidR="00354278" w:rsidRDefault="00023F70" w:rsidP="00BA612C">
      <w:pPr>
        <w:tabs>
          <w:tab w:val="left" w:pos="737"/>
        </w:tabs>
        <w:spacing w:line="480" w:lineRule="auto"/>
        <w:rPr>
          <w:rFonts w:ascii="Times New Roman" w:hAnsi="Times New Roman" w:cs="Times New Roman"/>
        </w:rPr>
      </w:pPr>
      <w:r>
        <w:rPr>
          <w:rFonts w:ascii="Times New Roman" w:hAnsi="Times New Roman" w:cs="Times New Roman"/>
        </w:rPr>
        <w:tab/>
        <w:t>The patient had a lactic acid level of 3.7</w:t>
      </w:r>
      <w:r w:rsidR="006F51E8">
        <w:rPr>
          <w:rFonts w:ascii="Times New Roman" w:hAnsi="Times New Roman" w:cs="Times New Roman"/>
        </w:rPr>
        <w:t xml:space="preserve"> mmol/L (normal range is 0.5-2.2 mmol/L) which indicates sepsis in this instance</w:t>
      </w:r>
      <w:r w:rsidR="000E582A">
        <w:rPr>
          <w:rFonts w:ascii="Times New Roman" w:hAnsi="Times New Roman" w:cs="Times New Roman"/>
        </w:rPr>
        <w:t xml:space="preserve"> (Miley, 2025)</w:t>
      </w:r>
      <w:r w:rsidR="006F51E8">
        <w:rPr>
          <w:rFonts w:ascii="Times New Roman" w:hAnsi="Times New Roman" w:cs="Times New Roman"/>
        </w:rPr>
        <w:t xml:space="preserve">. </w:t>
      </w:r>
      <w:r w:rsidR="00772A5E">
        <w:rPr>
          <w:rFonts w:ascii="Times New Roman" w:hAnsi="Times New Roman" w:cs="Times New Roman"/>
        </w:rPr>
        <w:t xml:space="preserve">A high lactic acid, like the one the patient </w:t>
      </w:r>
      <w:proofErr w:type="gramStart"/>
      <w:r w:rsidR="00772A5E">
        <w:rPr>
          <w:rFonts w:ascii="Times New Roman" w:hAnsi="Times New Roman" w:cs="Times New Roman"/>
        </w:rPr>
        <w:t>has</w:t>
      </w:r>
      <w:proofErr w:type="gramEnd"/>
      <w:r w:rsidR="002C143B">
        <w:rPr>
          <w:rFonts w:ascii="Times New Roman" w:hAnsi="Times New Roman" w:cs="Times New Roman"/>
        </w:rPr>
        <w:t xml:space="preserve"> shows that cellular hypoxia and anaerobic metabolism is happening. This shift to anaerobic metabolism occurs when there is decreased perfusion to the tissues because of infection and inflammation, therefore the cells don’t receive enough oxygen and nutrients that they need.</w:t>
      </w:r>
      <w:r w:rsidR="001C4D5F">
        <w:rPr>
          <w:rFonts w:ascii="Times New Roman" w:hAnsi="Times New Roman" w:cs="Times New Roman"/>
        </w:rPr>
        <w:t xml:space="preserve"> Without oxygen, the cells will then </w:t>
      </w:r>
      <w:r w:rsidR="00567935">
        <w:rPr>
          <w:rFonts w:ascii="Times New Roman" w:hAnsi="Times New Roman" w:cs="Times New Roman"/>
        </w:rPr>
        <w:t>turn to anaerobic metabolism which leads to an increased lactic acid build up.</w:t>
      </w:r>
      <w:r w:rsidR="00032725">
        <w:rPr>
          <w:rFonts w:ascii="Times New Roman" w:hAnsi="Times New Roman" w:cs="Times New Roman"/>
        </w:rPr>
        <w:t xml:space="preserve"> The patient also had a high WBC count of</w:t>
      </w:r>
      <w:r w:rsidR="00A76817">
        <w:rPr>
          <w:rFonts w:ascii="Times New Roman" w:hAnsi="Times New Roman" w:cs="Times New Roman"/>
        </w:rPr>
        <w:t xml:space="preserve"> </w:t>
      </w:r>
      <w:r w:rsidR="00A76817" w:rsidRPr="00A41EE7">
        <w:rPr>
          <w:rFonts w:ascii="Times New Roman" w:hAnsi="Times New Roman" w:cs="Times New Roman"/>
        </w:rPr>
        <w:t xml:space="preserve">32.0 </w:t>
      </w:r>
      <w:r w:rsidR="00A76817" w:rsidRPr="00A41EE7">
        <w:rPr>
          <w:rFonts w:ascii="Times New Roman" w:eastAsia="Calibri" w:hAnsi="Times New Roman" w:cs="Times New Roman"/>
        </w:rPr>
        <w:t>x10</w:t>
      </w:r>
      <w:r w:rsidR="00A76817" w:rsidRPr="00A41EE7">
        <w:rPr>
          <w:rFonts w:ascii="Times New Roman" w:eastAsia="Calibri" w:hAnsi="Times New Roman" w:cs="Times New Roman"/>
          <w:vertAlign w:val="superscript"/>
        </w:rPr>
        <w:t>3</w:t>
      </w:r>
      <w:r w:rsidR="00A76817" w:rsidRPr="00A41EE7">
        <w:rPr>
          <w:rFonts w:ascii="Times New Roman" w:eastAsia="Calibri" w:hAnsi="Times New Roman" w:cs="Times New Roman"/>
        </w:rPr>
        <w:t>µL</w:t>
      </w:r>
      <w:r w:rsidR="00A76817" w:rsidRPr="00A41EE7">
        <w:rPr>
          <w:rFonts w:ascii="Times New Roman" w:eastAsia="Calibri" w:hAnsi="Times New Roman" w:cs="Times New Roman"/>
        </w:rPr>
        <w:t xml:space="preserve"> (normal range is</w:t>
      </w:r>
      <w:r w:rsidR="00A41EE7" w:rsidRPr="00A41EE7">
        <w:rPr>
          <w:rFonts w:ascii="Times New Roman" w:eastAsia="Calibri" w:hAnsi="Times New Roman" w:cs="Times New Roman"/>
        </w:rPr>
        <w:t xml:space="preserve"> 4.5-11.1 </w:t>
      </w:r>
      <w:r w:rsidR="00A41EE7" w:rsidRPr="00A41EE7">
        <w:rPr>
          <w:rFonts w:ascii="Times New Roman" w:eastAsia="Calibri" w:hAnsi="Times New Roman" w:cs="Times New Roman"/>
        </w:rPr>
        <w:t>x10</w:t>
      </w:r>
      <w:r w:rsidR="00A41EE7" w:rsidRPr="00A41EE7">
        <w:rPr>
          <w:rFonts w:ascii="Times New Roman" w:eastAsia="Calibri" w:hAnsi="Times New Roman" w:cs="Times New Roman"/>
          <w:vertAlign w:val="superscript"/>
        </w:rPr>
        <w:t>3</w:t>
      </w:r>
      <w:r w:rsidR="00A41EE7" w:rsidRPr="00A41EE7">
        <w:rPr>
          <w:rFonts w:ascii="Times New Roman" w:eastAsia="Calibri" w:hAnsi="Times New Roman" w:cs="Times New Roman"/>
        </w:rPr>
        <w:t>µL</w:t>
      </w:r>
      <w:r w:rsidR="00A41EE7" w:rsidRPr="00A41EE7">
        <w:rPr>
          <w:rFonts w:ascii="Times New Roman" w:eastAsia="Calibri" w:hAnsi="Times New Roman" w:cs="Times New Roman"/>
        </w:rPr>
        <w:t>)</w:t>
      </w:r>
      <w:r w:rsidR="00032725" w:rsidRPr="00A41EE7">
        <w:rPr>
          <w:rFonts w:ascii="Times New Roman" w:hAnsi="Times New Roman" w:cs="Times New Roman"/>
        </w:rPr>
        <w:t xml:space="preserve"> </w:t>
      </w:r>
      <w:r w:rsidR="00032725">
        <w:rPr>
          <w:rFonts w:ascii="Times New Roman" w:hAnsi="Times New Roman" w:cs="Times New Roman"/>
        </w:rPr>
        <w:t xml:space="preserve">which is indicative of her sepsis and enteritis because the body will increase the </w:t>
      </w:r>
      <w:proofErr w:type="gramStart"/>
      <w:r w:rsidR="00032725">
        <w:rPr>
          <w:rFonts w:ascii="Times New Roman" w:hAnsi="Times New Roman" w:cs="Times New Roman"/>
        </w:rPr>
        <w:lastRenderedPageBreak/>
        <w:t>amount</w:t>
      </w:r>
      <w:proofErr w:type="gramEnd"/>
      <w:r w:rsidR="00032725">
        <w:rPr>
          <w:rFonts w:ascii="Times New Roman" w:hAnsi="Times New Roman" w:cs="Times New Roman"/>
        </w:rPr>
        <w:t xml:space="preserve"> of immune cells to attack the pathogen and bring the body back to homeostasis. The </w:t>
      </w:r>
      <w:r w:rsidR="00A41EE7">
        <w:rPr>
          <w:rFonts w:ascii="Times New Roman" w:hAnsi="Times New Roman" w:cs="Times New Roman"/>
        </w:rPr>
        <w:t xml:space="preserve">patient also had a low sodium level of </w:t>
      </w:r>
      <w:r w:rsidR="00AD3211">
        <w:rPr>
          <w:rFonts w:ascii="Times New Roman" w:hAnsi="Times New Roman" w:cs="Times New Roman"/>
        </w:rPr>
        <w:t xml:space="preserve">133 </w:t>
      </w:r>
      <w:proofErr w:type="spellStart"/>
      <w:r w:rsidR="00AD3211">
        <w:rPr>
          <w:rFonts w:ascii="Times New Roman" w:hAnsi="Times New Roman" w:cs="Times New Roman"/>
        </w:rPr>
        <w:t>mEq</w:t>
      </w:r>
      <w:proofErr w:type="spellEnd"/>
      <w:r w:rsidR="00AD3211">
        <w:rPr>
          <w:rFonts w:ascii="Times New Roman" w:hAnsi="Times New Roman" w:cs="Times New Roman"/>
        </w:rPr>
        <w:t xml:space="preserve">/L (normal is 135-145 </w:t>
      </w:r>
      <w:proofErr w:type="spellStart"/>
      <w:r w:rsidR="00AD3211">
        <w:rPr>
          <w:rFonts w:ascii="Times New Roman" w:hAnsi="Times New Roman" w:cs="Times New Roman"/>
        </w:rPr>
        <w:t>mEq</w:t>
      </w:r>
      <w:proofErr w:type="spellEnd"/>
      <w:r w:rsidR="00AD3211">
        <w:rPr>
          <w:rFonts w:ascii="Times New Roman" w:hAnsi="Times New Roman" w:cs="Times New Roman"/>
        </w:rPr>
        <w:t xml:space="preserve">/L) this is indicative of the vomiting and diarrhea as well as </w:t>
      </w:r>
      <w:r w:rsidR="00EB6A5C">
        <w:rPr>
          <w:rFonts w:ascii="Times New Roman" w:hAnsi="Times New Roman" w:cs="Times New Roman"/>
        </w:rPr>
        <w:t>dehydration</w:t>
      </w:r>
      <w:r w:rsidR="0008291D">
        <w:rPr>
          <w:rFonts w:ascii="Times New Roman" w:hAnsi="Times New Roman" w:cs="Times New Roman"/>
        </w:rPr>
        <w:t>.</w:t>
      </w:r>
      <w:r w:rsidR="00C71E2A">
        <w:rPr>
          <w:rFonts w:ascii="Times New Roman" w:hAnsi="Times New Roman" w:cs="Times New Roman"/>
        </w:rPr>
        <w:t xml:space="preserve"> As noted by the patient’s labs, she has a low </w:t>
      </w:r>
      <w:proofErr w:type="gramStart"/>
      <w:r w:rsidR="004863BE">
        <w:rPr>
          <w:rFonts w:ascii="Times New Roman" w:hAnsi="Times New Roman" w:cs="Times New Roman"/>
        </w:rPr>
        <w:t xml:space="preserve">CO2 </w:t>
      </w:r>
      <w:r w:rsidR="00C71E2A">
        <w:rPr>
          <w:rFonts w:ascii="Times New Roman" w:hAnsi="Times New Roman" w:cs="Times New Roman"/>
        </w:rPr>
        <w:t xml:space="preserve"> level</w:t>
      </w:r>
      <w:proofErr w:type="gramEnd"/>
      <w:r w:rsidR="00C71E2A">
        <w:rPr>
          <w:rFonts w:ascii="Times New Roman" w:hAnsi="Times New Roman" w:cs="Times New Roman"/>
        </w:rPr>
        <w:t xml:space="preserve"> of </w:t>
      </w:r>
      <w:r w:rsidR="004863BE">
        <w:rPr>
          <w:rFonts w:ascii="Times New Roman" w:hAnsi="Times New Roman" w:cs="Times New Roman"/>
        </w:rPr>
        <w:t>20</w:t>
      </w:r>
      <w:r w:rsidR="00C71E2A">
        <w:rPr>
          <w:rFonts w:ascii="Times New Roman" w:hAnsi="Times New Roman" w:cs="Times New Roman"/>
        </w:rPr>
        <w:t xml:space="preserve"> mEq/L (normal is </w:t>
      </w:r>
      <w:r w:rsidR="004863BE">
        <w:rPr>
          <w:rFonts w:ascii="Times New Roman" w:hAnsi="Times New Roman" w:cs="Times New Roman"/>
        </w:rPr>
        <w:t>22-26</w:t>
      </w:r>
      <w:r w:rsidR="0018527A">
        <w:rPr>
          <w:rFonts w:ascii="Times New Roman" w:hAnsi="Times New Roman" w:cs="Times New Roman"/>
        </w:rPr>
        <w:t xml:space="preserve"> mEq/L) which may be due to the anxiety she experiences while in the hospital</w:t>
      </w:r>
      <w:r w:rsidR="004863BE">
        <w:rPr>
          <w:rFonts w:ascii="Times New Roman" w:hAnsi="Times New Roman" w:cs="Times New Roman"/>
        </w:rPr>
        <w:t xml:space="preserve"> and breathing off too much</w:t>
      </w:r>
      <w:r w:rsidR="00354278">
        <w:rPr>
          <w:rFonts w:ascii="Times New Roman" w:hAnsi="Times New Roman" w:cs="Times New Roman"/>
        </w:rPr>
        <w:t xml:space="preserve">. The low Cl- level of 94 </w:t>
      </w:r>
      <w:proofErr w:type="spellStart"/>
      <w:r w:rsidR="00354278">
        <w:rPr>
          <w:rFonts w:ascii="Times New Roman" w:hAnsi="Times New Roman" w:cs="Times New Roman"/>
        </w:rPr>
        <w:t>mEq</w:t>
      </w:r>
      <w:proofErr w:type="spellEnd"/>
      <w:r w:rsidR="00354278">
        <w:rPr>
          <w:rFonts w:ascii="Times New Roman" w:hAnsi="Times New Roman" w:cs="Times New Roman"/>
        </w:rPr>
        <w:t xml:space="preserve">/L (normal is 97-107 </w:t>
      </w:r>
      <w:proofErr w:type="spellStart"/>
      <w:r w:rsidR="00354278">
        <w:rPr>
          <w:rFonts w:ascii="Times New Roman" w:hAnsi="Times New Roman" w:cs="Times New Roman"/>
        </w:rPr>
        <w:t>mEq</w:t>
      </w:r>
      <w:proofErr w:type="spellEnd"/>
      <w:r w:rsidR="00354278">
        <w:rPr>
          <w:rFonts w:ascii="Times New Roman" w:hAnsi="Times New Roman" w:cs="Times New Roman"/>
        </w:rPr>
        <w:t>/L)</w:t>
      </w:r>
      <w:r w:rsidR="004A0B95">
        <w:rPr>
          <w:rFonts w:ascii="Times New Roman" w:hAnsi="Times New Roman" w:cs="Times New Roman"/>
        </w:rPr>
        <w:t xml:space="preserve"> can be caused from all the vomiting that the patient experienced before entering the hospital.</w:t>
      </w:r>
      <w:r w:rsidR="009A23C8">
        <w:rPr>
          <w:rFonts w:ascii="Times New Roman" w:hAnsi="Times New Roman" w:cs="Times New Roman"/>
        </w:rPr>
        <w:t xml:space="preserve"> </w:t>
      </w:r>
      <w:r w:rsidR="00F72D00">
        <w:rPr>
          <w:rFonts w:ascii="Times New Roman" w:hAnsi="Times New Roman" w:cs="Times New Roman"/>
        </w:rPr>
        <w:t xml:space="preserve">Along with the other abnormal lab values, the patient had a high anion gap, BUN, </w:t>
      </w:r>
      <w:r w:rsidR="00020813">
        <w:rPr>
          <w:rFonts w:ascii="Times New Roman" w:hAnsi="Times New Roman" w:cs="Times New Roman"/>
        </w:rPr>
        <w:t xml:space="preserve">and bilirubin levels. High anion gap and BUN </w:t>
      </w:r>
      <w:r w:rsidR="004B1E33">
        <w:rPr>
          <w:rFonts w:ascii="Times New Roman" w:hAnsi="Times New Roman" w:cs="Times New Roman"/>
        </w:rPr>
        <w:t xml:space="preserve">can be caused by the patient’s T2DM and potential DKA episode as well as dehydration. The patient’s anion gap value was </w:t>
      </w:r>
      <w:r w:rsidR="00617057">
        <w:rPr>
          <w:rFonts w:ascii="Times New Roman" w:hAnsi="Times New Roman" w:cs="Times New Roman"/>
        </w:rPr>
        <w:t xml:space="preserve">19 mmol/L (normal is 8-16 mmol/L) and her BUN was 22 mg/dL (normal is 8-21 mg/dL). </w:t>
      </w:r>
      <w:r w:rsidR="00942287">
        <w:rPr>
          <w:rFonts w:ascii="Times New Roman" w:hAnsi="Times New Roman" w:cs="Times New Roman"/>
        </w:rPr>
        <w:t xml:space="preserve">A high total bilirubin level of 2.1 mg/dL (normal is &lt;1.2 mg/dL) can be due to the decreased perfusion to the liver from </w:t>
      </w:r>
      <w:r w:rsidR="003745E4">
        <w:rPr>
          <w:rFonts w:ascii="Times New Roman" w:hAnsi="Times New Roman" w:cs="Times New Roman"/>
        </w:rPr>
        <w:t xml:space="preserve">sepsis and vascular changes from T2DM. </w:t>
      </w:r>
      <w:r w:rsidR="00617057">
        <w:rPr>
          <w:rFonts w:ascii="Times New Roman" w:hAnsi="Times New Roman" w:cs="Times New Roman"/>
        </w:rPr>
        <w:t xml:space="preserve">The patient had a high glucose level of 190 mg/dL (normal is 70-100 mg/dL) which is linked back to her </w:t>
      </w:r>
      <w:r w:rsidR="00942287">
        <w:rPr>
          <w:rFonts w:ascii="Times New Roman" w:hAnsi="Times New Roman" w:cs="Times New Roman"/>
        </w:rPr>
        <w:t xml:space="preserve">T2DM. </w:t>
      </w:r>
      <w:r w:rsidR="003745E4">
        <w:rPr>
          <w:rFonts w:ascii="Times New Roman" w:hAnsi="Times New Roman" w:cs="Times New Roman"/>
        </w:rPr>
        <w:t xml:space="preserve">Finally, the patient also had a high calcium level of </w:t>
      </w:r>
      <w:r w:rsidR="00120330">
        <w:rPr>
          <w:rFonts w:ascii="Times New Roman" w:hAnsi="Times New Roman" w:cs="Times New Roman"/>
        </w:rPr>
        <w:t>10.9 mg/dL (normal is 8.2-10.2 mg/dL) and this can be connected to her dehydration and potential DKA episode.</w:t>
      </w:r>
    </w:p>
    <w:p w14:paraId="45B9D084" w14:textId="11326B3C" w:rsidR="00647C6D" w:rsidRDefault="00647C6D" w:rsidP="00BA612C">
      <w:pPr>
        <w:tabs>
          <w:tab w:val="left" w:pos="737"/>
        </w:tabs>
        <w:spacing w:line="480" w:lineRule="auto"/>
        <w:rPr>
          <w:rFonts w:ascii="Times New Roman" w:hAnsi="Times New Roman" w:cs="Times New Roman"/>
        </w:rPr>
      </w:pPr>
      <w:r>
        <w:rPr>
          <w:rFonts w:ascii="Times New Roman" w:hAnsi="Times New Roman" w:cs="Times New Roman"/>
        </w:rPr>
        <w:tab/>
        <w:t>As for diagnostic testing, the patient underwent a CT and ultrasound for varying reasons. The CT was to determine</w:t>
      </w:r>
      <w:r w:rsidR="001D1E21">
        <w:rPr>
          <w:rFonts w:ascii="Times New Roman" w:hAnsi="Times New Roman" w:cs="Times New Roman"/>
        </w:rPr>
        <w:t xml:space="preserve"> if there were any masses</w:t>
      </w:r>
      <w:r w:rsidR="00665825">
        <w:rPr>
          <w:rFonts w:ascii="Times New Roman" w:hAnsi="Times New Roman" w:cs="Times New Roman"/>
        </w:rPr>
        <w:t xml:space="preserve">, bowel wall thickening, </w:t>
      </w:r>
      <w:r w:rsidR="00DD4A03">
        <w:rPr>
          <w:rFonts w:ascii="Times New Roman" w:hAnsi="Times New Roman" w:cs="Times New Roman"/>
        </w:rPr>
        <w:t xml:space="preserve">edema, fluid filled loops, or abnormalities. The physician saw some inflammation </w:t>
      </w:r>
      <w:r w:rsidR="004821E6">
        <w:rPr>
          <w:rFonts w:ascii="Times New Roman" w:hAnsi="Times New Roman" w:cs="Times New Roman"/>
        </w:rPr>
        <w:t>in the bowels and some potential ovarian cysts bilaterally. The provider wanted to investigate the cysts further and ordered an ultrasound tha</w:t>
      </w:r>
      <w:r w:rsidR="00997D4F">
        <w:rPr>
          <w:rFonts w:ascii="Times New Roman" w:hAnsi="Times New Roman" w:cs="Times New Roman"/>
        </w:rPr>
        <w:t xml:space="preserve">t was still the progress of releasing results when the shift was over but in the room, the technician mentioned that </w:t>
      </w:r>
      <w:proofErr w:type="gramStart"/>
      <w:r w:rsidR="00997DD1">
        <w:rPr>
          <w:rFonts w:ascii="Times New Roman" w:hAnsi="Times New Roman" w:cs="Times New Roman"/>
        </w:rPr>
        <w:t>patient</w:t>
      </w:r>
      <w:proofErr w:type="gramEnd"/>
      <w:r w:rsidR="00997DD1">
        <w:rPr>
          <w:rFonts w:ascii="Times New Roman" w:hAnsi="Times New Roman" w:cs="Times New Roman"/>
        </w:rPr>
        <w:t xml:space="preserve"> had bilateral ovarian and luteal cysts. The patient’s vital signs indicated hypertension with a blood pressure ranging from </w:t>
      </w:r>
      <w:r w:rsidR="0032161A">
        <w:rPr>
          <w:rFonts w:ascii="Times New Roman" w:hAnsi="Times New Roman" w:cs="Times New Roman"/>
        </w:rPr>
        <w:t xml:space="preserve">148-167/94-97 mmHg when the </w:t>
      </w:r>
      <w:r w:rsidR="0032161A">
        <w:rPr>
          <w:rFonts w:ascii="Times New Roman" w:hAnsi="Times New Roman" w:cs="Times New Roman"/>
        </w:rPr>
        <w:lastRenderedPageBreak/>
        <w:t xml:space="preserve">normal range is 110-120/70-80 mmHg. This connects back to the dehydration and history of HTN. </w:t>
      </w:r>
    </w:p>
    <w:p w14:paraId="2EF29941" w14:textId="34904830" w:rsidR="00CF54F7" w:rsidRDefault="00CF54F7" w:rsidP="00BA612C">
      <w:pPr>
        <w:tabs>
          <w:tab w:val="left" w:pos="737"/>
        </w:tabs>
        <w:spacing w:line="480" w:lineRule="auto"/>
        <w:rPr>
          <w:rFonts w:ascii="Times New Roman" w:hAnsi="Times New Roman" w:cs="Times New Roman"/>
        </w:rPr>
      </w:pPr>
      <w:r>
        <w:rPr>
          <w:rFonts w:ascii="Times New Roman" w:hAnsi="Times New Roman" w:cs="Times New Roman"/>
        </w:rPr>
        <w:tab/>
        <w:t xml:space="preserve">Septic enteritis is diagnosed through history and </w:t>
      </w:r>
      <w:proofErr w:type="gramStart"/>
      <w:r>
        <w:rPr>
          <w:rFonts w:ascii="Times New Roman" w:hAnsi="Times New Roman" w:cs="Times New Roman"/>
        </w:rPr>
        <w:t>physical</w:t>
      </w:r>
      <w:r w:rsidR="00276BBA">
        <w:rPr>
          <w:rFonts w:ascii="Times New Roman" w:hAnsi="Times New Roman" w:cs="Times New Roman"/>
        </w:rPr>
        <w:t xml:space="preserve"> of</w:t>
      </w:r>
      <w:proofErr w:type="gramEnd"/>
      <w:r w:rsidR="00276BBA">
        <w:rPr>
          <w:rFonts w:ascii="Times New Roman" w:hAnsi="Times New Roman" w:cs="Times New Roman"/>
        </w:rPr>
        <w:t xml:space="preserve"> diarrhea, fever, abdominal pain, cramping</w:t>
      </w:r>
      <w:r w:rsidR="00924621">
        <w:rPr>
          <w:rFonts w:ascii="Times New Roman" w:hAnsi="Times New Roman" w:cs="Times New Roman"/>
        </w:rPr>
        <w:t>, and symptoms lasting more than three days</w:t>
      </w:r>
      <w:r w:rsidR="006F397C">
        <w:rPr>
          <w:rFonts w:ascii="Times New Roman" w:hAnsi="Times New Roman" w:cs="Times New Roman"/>
        </w:rPr>
        <w:t xml:space="preserve"> </w:t>
      </w:r>
      <w:r w:rsidR="006F397C">
        <w:rPr>
          <w:rFonts w:ascii="Times New Roman" w:hAnsi="Times New Roman" w:cs="Times New Roman"/>
        </w:rPr>
        <w:t>(Harding, 2025).</w:t>
      </w:r>
      <w:r w:rsidR="00924621">
        <w:rPr>
          <w:rFonts w:ascii="Times New Roman" w:hAnsi="Times New Roman" w:cs="Times New Roman"/>
        </w:rPr>
        <w:t xml:space="preserve"> </w:t>
      </w:r>
      <w:r w:rsidR="00CD447F">
        <w:rPr>
          <w:rFonts w:ascii="Times New Roman" w:hAnsi="Times New Roman" w:cs="Times New Roman"/>
        </w:rPr>
        <w:t xml:space="preserve">Physical exams and lab studies can also be used to diagnose. Lab studies to diagnose septic enteritis includes stool studies, stool analysis, blood cultures, C-reactive protein and procalcitonin, and urine specific gravity tests. </w:t>
      </w:r>
      <w:r w:rsidR="00684FE0">
        <w:rPr>
          <w:rFonts w:ascii="Times New Roman" w:hAnsi="Times New Roman" w:cs="Times New Roman"/>
        </w:rPr>
        <w:t>For stool studies and analysis tests</w:t>
      </w:r>
      <w:r w:rsidR="00A5110B">
        <w:rPr>
          <w:rFonts w:ascii="Times New Roman" w:hAnsi="Times New Roman" w:cs="Times New Roman"/>
        </w:rPr>
        <w:t xml:space="preserve"> examine the stool for pathogens, blood, mucus, leukocytes, and other components that may indicate enteritis. Blood cultures show if the </w:t>
      </w:r>
      <w:r w:rsidR="0042514E">
        <w:rPr>
          <w:rFonts w:ascii="Times New Roman" w:hAnsi="Times New Roman" w:cs="Times New Roman"/>
        </w:rPr>
        <w:t xml:space="preserve">pathogens in the intestines have infiltrated and traveled, causing sepsis. Diagnosis criteria of septic enteritis </w:t>
      </w:r>
      <w:proofErr w:type="gramStart"/>
      <w:r w:rsidR="00043465">
        <w:rPr>
          <w:rFonts w:ascii="Times New Roman" w:hAnsi="Times New Roman" w:cs="Times New Roman"/>
        </w:rPr>
        <w:t>is</w:t>
      </w:r>
      <w:proofErr w:type="gramEnd"/>
      <w:r w:rsidR="00043465">
        <w:rPr>
          <w:rFonts w:ascii="Times New Roman" w:hAnsi="Times New Roman" w:cs="Times New Roman"/>
        </w:rPr>
        <w:t xml:space="preserve"> characterized </w:t>
      </w:r>
      <w:proofErr w:type="gramStart"/>
      <w:r w:rsidR="00043465">
        <w:rPr>
          <w:rFonts w:ascii="Times New Roman" w:hAnsi="Times New Roman" w:cs="Times New Roman"/>
        </w:rPr>
        <w:t>with</w:t>
      </w:r>
      <w:proofErr w:type="gramEnd"/>
      <w:r w:rsidR="00043465">
        <w:rPr>
          <w:rFonts w:ascii="Times New Roman" w:hAnsi="Times New Roman" w:cs="Times New Roman"/>
        </w:rPr>
        <w:t xml:space="preserve"> clinical symptoms of enteritis, positive stool cultures of pathogens, laboratory values that support infection, and positive blood cultures. </w:t>
      </w:r>
    </w:p>
    <w:p w14:paraId="784D7339" w14:textId="49F7DCD1" w:rsidR="00C76986" w:rsidRDefault="00C76986" w:rsidP="00BA612C">
      <w:pPr>
        <w:tabs>
          <w:tab w:val="left" w:pos="737"/>
        </w:tabs>
        <w:spacing w:line="480" w:lineRule="auto"/>
        <w:rPr>
          <w:rFonts w:ascii="Times New Roman" w:hAnsi="Times New Roman" w:cs="Times New Roman"/>
        </w:rPr>
      </w:pPr>
      <w:r>
        <w:rPr>
          <w:rFonts w:ascii="Times New Roman" w:hAnsi="Times New Roman" w:cs="Times New Roman"/>
        </w:rPr>
        <w:tab/>
        <w:t>Septic enteritis is treated through various methods like anti</w:t>
      </w:r>
      <w:r w:rsidR="00461963">
        <w:rPr>
          <w:rFonts w:ascii="Times New Roman" w:hAnsi="Times New Roman" w:cs="Times New Roman"/>
        </w:rPr>
        <w:t xml:space="preserve">biotics, antivirals, antiparasitic, antiprotozoals, </w:t>
      </w:r>
      <w:r w:rsidR="00007CAA">
        <w:rPr>
          <w:rFonts w:ascii="Times New Roman" w:hAnsi="Times New Roman" w:cs="Times New Roman"/>
        </w:rPr>
        <w:t xml:space="preserve">fluid replacements, antipyretics, </w:t>
      </w:r>
      <w:r w:rsidR="009265B1">
        <w:rPr>
          <w:rFonts w:ascii="Times New Roman" w:hAnsi="Times New Roman" w:cs="Times New Roman"/>
        </w:rPr>
        <w:t>and more</w:t>
      </w:r>
      <w:r w:rsidR="00F353F4">
        <w:rPr>
          <w:rFonts w:ascii="Times New Roman" w:hAnsi="Times New Roman" w:cs="Times New Roman"/>
        </w:rPr>
        <w:t xml:space="preserve"> </w:t>
      </w:r>
      <w:r w:rsidR="00F353F4">
        <w:rPr>
          <w:rFonts w:ascii="Times New Roman" w:hAnsi="Times New Roman" w:cs="Times New Roman"/>
        </w:rPr>
        <w:t>(Miley, 2025).</w:t>
      </w:r>
      <w:r w:rsidR="00F353F4">
        <w:rPr>
          <w:rFonts w:ascii="Times New Roman" w:hAnsi="Times New Roman" w:cs="Times New Roman"/>
        </w:rPr>
        <w:t xml:space="preserve"> </w:t>
      </w:r>
      <w:r w:rsidR="009265B1">
        <w:rPr>
          <w:rFonts w:ascii="Times New Roman" w:hAnsi="Times New Roman" w:cs="Times New Roman"/>
        </w:rPr>
        <w:t>Depending on the type of infection the patient will receive an antibiotic, antiviral, antiparasitic, or antiprotozoal</w:t>
      </w:r>
      <w:r w:rsidR="00624868">
        <w:rPr>
          <w:rFonts w:ascii="Times New Roman" w:hAnsi="Times New Roman" w:cs="Times New Roman"/>
        </w:rPr>
        <w:t xml:space="preserve"> to attack the pathogen. </w:t>
      </w:r>
      <w:r w:rsidR="007D73F1">
        <w:rPr>
          <w:rFonts w:ascii="Times New Roman" w:hAnsi="Times New Roman" w:cs="Times New Roman"/>
        </w:rPr>
        <w:t xml:space="preserve">Fluid replacement therapy, whether oral or intravenous, is to replace the fluids that the patient has lost through </w:t>
      </w:r>
      <w:r w:rsidR="0044677D">
        <w:rPr>
          <w:rFonts w:ascii="Times New Roman" w:hAnsi="Times New Roman" w:cs="Times New Roman"/>
        </w:rPr>
        <w:t>vomiting and diarrhea. Antipyretics, like acetaminophen, can be used to lower fevers that are too high and can cause brain damage.</w:t>
      </w:r>
    </w:p>
    <w:p w14:paraId="4802AEE2" w14:textId="6DE57940" w:rsidR="009622F6" w:rsidRDefault="009622F6" w:rsidP="009622F6">
      <w:pPr>
        <w:tabs>
          <w:tab w:val="left" w:pos="737"/>
        </w:tabs>
        <w:spacing w:line="480" w:lineRule="auto"/>
        <w:jc w:val="center"/>
        <w:rPr>
          <w:rFonts w:ascii="Times New Roman" w:hAnsi="Times New Roman" w:cs="Times New Roman"/>
          <w:b/>
          <w:bCs/>
        </w:rPr>
      </w:pPr>
      <w:r>
        <w:rPr>
          <w:rFonts w:ascii="Times New Roman" w:hAnsi="Times New Roman" w:cs="Times New Roman"/>
          <w:b/>
          <w:bCs/>
        </w:rPr>
        <w:t>Co-Morbidities</w:t>
      </w:r>
    </w:p>
    <w:p w14:paraId="432D7EB4" w14:textId="4E6536F3" w:rsidR="009622F6" w:rsidRDefault="004D32A4" w:rsidP="009622F6">
      <w:pPr>
        <w:tabs>
          <w:tab w:val="left" w:pos="737"/>
        </w:tabs>
        <w:spacing w:line="480" w:lineRule="auto"/>
        <w:rPr>
          <w:rFonts w:ascii="Times New Roman" w:hAnsi="Times New Roman" w:cs="Times New Roman"/>
          <w:b/>
          <w:bCs/>
        </w:rPr>
      </w:pPr>
      <w:r>
        <w:rPr>
          <w:rFonts w:ascii="Times New Roman" w:hAnsi="Times New Roman" w:cs="Times New Roman"/>
          <w:b/>
          <w:bCs/>
        </w:rPr>
        <w:t>Type Two Diabetes Mellitus</w:t>
      </w:r>
      <w:r w:rsidR="008561BA">
        <w:rPr>
          <w:rFonts w:ascii="Times New Roman" w:hAnsi="Times New Roman" w:cs="Times New Roman"/>
          <w:b/>
          <w:bCs/>
        </w:rPr>
        <w:t xml:space="preserve"> (T2DM)</w:t>
      </w:r>
    </w:p>
    <w:p w14:paraId="139CAE56" w14:textId="46C661E0" w:rsidR="006A1F70" w:rsidRDefault="006A1F70" w:rsidP="009622F6">
      <w:pPr>
        <w:tabs>
          <w:tab w:val="left" w:pos="737"/>
        </w:tabs>
        <w:spacing w:line="480" w:lineRule="auto"/>
        <w:rPr>
          <w:rFonts w:ascii="Times New Roman" w:hAnsi="Times New Roman" w:cs="Times New Roman"/>
        </w:rPr>
      </w:pPr>
      <w:r>
        <w:rPr>
          <w:rFonts w:ascii="Times New Roman" w:hAnsi="Times New Roman" w:cs="Times New Roman"/>
        </w:rPr>
        <w:tab/>
      </w:r>
      <w:r w:rsidR="008561BA">
        <w:rPr>
          <w:rFonts w:ascii="Times New Roman" w:hAnsi="Times New Roman" w:cs="Times New Roman"/>
        </w:rPr>
        <w:t xml:space="preserve">T2DM is defined as a chronic metabolic disorder </w:t>
      </w:r>
      <w:r w:rsidR="005E43B2">
        <w:rPr>
          <w:rFonts w:ascii="Times New Roman" w:hAnsi="Times New Roman" w:cs="Times New Roman"/>
        </w:rPr>
        <w:t>associated with insulin resistance combined with a relative deficiency of insulin secretions and recurrent hyperglycemic and hypoglycemia events</w:t>
      </w:r>
      <w:r w:rsidR="008A0323">
        <w:rPr>
          <w:rFonts w:ascii="Times New Roman" w:hAnsi="Times New Roman" w:cs="Times New Roman"/>
        </w:rPr>
        <w:t xml:space="preserve"> (Mefford, 2025)</w:t>
      </w:r>
      <w:r w:rsidR="005E43B2">
        <w:rPr>
          <w:rFonts w:ascii="Times New Roman" w:hAnsi="Times New Roman" w:cs="Times New Roman"/>
        </w:rPr>
        <w:t xml:space="preserve">. </w:t>
      </w:r>
      <w:r w:rsidR="00564CDE">
        <w:rPr>
          <w:rFonts w:ascii="Times New Roman" w:hAnsi="Times New Roman" w:cs="Times New Roman"/>
        </w:rPr>
        <w:t xml:space="preserve">The normal function of insulin </w:t>
      </w:r>
      <w:r w:rsidR="00755624">
        <w:rPr>
          <w:rFonts w:ascii="Times New Roman" w:hAnsi="Times New Roman" w:cs="Times New Roman"/>
        </w:rPr>
        <w:t xml:space="preserve">occurs when it binds to receptors on cell membranes of skeletal muscle, adipose tissue, and liver cells to move glucose </w:t>
      </w:r>
      <w:r w:rsidR="00755624">
        <w:rPr>
          <w:rFonts w:ascii="Times New Roman" w:hAnsi="Times New Roman" w:cs="Times New Roman"/>
        </w:rPr>
        <w:lastRenderedPageBreak/>
        <w:t xml:space="preserve">from outside to inside and </w:t>
      </w:r>
      <w:r w:rsidR="009D460C">
        <w:rPr>
          <w:rFonts w:ascii="Times New Roman" w:hAnsi="Times New Roman" w:cs="Times New Roman"/>
        </w:rPr>
        <w:t>produce energy. When there is a dysfunction of insulin it can lead to various problems</w:t>
      </w:r>
      <w:r w:rsidR="00C12AFD">
        <w:rPr>
          <w:rFonts w:ascii="Times New Roman" w:hAnsi="Times New Roman" w:cs="Times New Roman"/>
        </w:rPr>
        <w:t xml:space="preserve">. </w:t>
      </w:r>
      <w:r w:rsidR="00A04647">
        <w:rPr>
          <w:rFonts w:ascii="Times New Roman" w:hAnsi="Times New Roman" w:cs="Times New Roman"/>
        </w:rPr>
        <w:t xml:space="preserve">Decreased insulin binding to receptors, total receptor numbers, responsiveness, and altered GLUT4 (glucose transporter proteins) can all greatly impact the patient with T2DM. </w:t>
      </w:r>
      <w:r w:rsidR="00AA580C">
        <w:rPr>
          <w:rFonts w:ascii="Times New Roman" w:hAnsi="Times New Roman" w:cs="Times New Roman"/>
        </w:rPr>
        <w:t xml:space="preserve">When insulin doesn’t bind to receptors effectively, this can lead to a decreased amount of glucose going into cells which prevents energy from being produced. With a decreased amount of insulin receptors on cells, that </w:t>
      </w:r>
      <w:r w:rsidR="00BA5941">
        <w:rPr>
          <w:rFonts w:ascii="Times New Roman" w:hAnsi="Times New Roman" w:cs="Times New Roman"/>
        </w:rPr>
        <w:t xml:space="preserve">again, decreases the amount of glucose that enters the cell and energy production. When insulin receptors have a decreased responsiveness, this leads to </w:t>
      </w:r>
      <w:r w:rsidR="002C3CF8">
        <w:rPr>
          <w:rFonts w:ascii="Times New Roman" w:hAnsi="Times New Roman" w:cs="Times New Roman"/>
        </w:rPr>
        <w:t xml:space="preserve">an impaired intracellular signaling. With altered GLUT4 proteins, glucose is unable to </w:t>
      </w:r>
      <w:proofErr w:type="gramStart"/>
      <w:r w:rsidR="002C3CF8">
        <w:rPr>
          <w:rFonts w:ascii="Times New Roman" w:hAnsi="Times New Roman" w:cs="Times New Roman"/>
        </w:rPr>
        <w:t>be moved</w:t>
      </w:r>
      <w:proofErr w:type="gramEnd"/>
      <w:r w:rsidR="00EB7745">
        <w:rPr>
          <w:rFonts w:ascii="Times New Roman" w:hAnsi="Times New Roman" w:cs="Times New Roman"/>
        </w:rPr>
        <w:t xml:space="preserve"> around. The dysfunctions listed above can cause glucose accumulation in the blood which </w:t>
      </w:r>
      <w:proofErr w:type="gramStart"/>
      <w:r w:rsidR="00EB7745">
        <w:rPr>
          <w:rFonts w:ascii="Times New Roman" w:hAnsi="Times New Roman" w:cs="Times New Roman"/>
        </w:rPr>
        <w:t>cells essentially</w:t>
      </w:r>
      <w:proofErr w:type="gramEnd"/>
      <w:r w:rsidR="00EB7745">
        <w:rPr>
          <w:rFonts w:ascii="Times New Roman" w:hAnsi="Times New Roman" w:cs="Times New Roman"/>
        </w:rPr>
        <w:t xml:space="preserve"> starve.</w:t>
      </w:r>
      <w:r w:rsidR="00947902">
        <w:rPr>
          <w:rFonts w:ascii="Times New Roman" w:hAnsi="Times New Roman" w:cs="Times New Roman"/>
        </w:rPr>
        <w:t xml:space="preserve"> With T2DM, the pancreas may compensate initially and produce more insulin than before </w:t>
      </w:r>
      <w:proofErr w:type="gramStart"/>
      <w:r w:rsidR="00947902">
        <w:rPr>
          <w:rFonts w:ascii="Times New Roman" w:hAnsi="Times New Roman" w:cs="Times New Roman"/>
        </w:rPr>
        <w:t>in order to</w:t>
      </w:r>
      <w:proofErr w:type="gramEnd"/>
      <w:r w:rsidR="00947902">
        <w:rPr>
          <w:rFonts w:ascii="Times New Roman" w:hAnsi="Times New Roman" w:cs="Times New Roman"/>
        </w:rPr>
        <w:t xml:space="preserve"> overcome tissue resistance</w:t>
      </w:r>
      <w:r w:rsidR="004C60EE">
        <w:rPr>
          <w:rFonts w:ascii="Times New Roman" w:hAnsi="Times New Roman" w:cs="Times New Roman"/>
        </w:rPr>
        <w:t xml:space="preserve"> but </w:t>
      </w:r>
      <w:proofErr w:type="gramStart"/>
      <w:r w:rsidR="004C60EE">
        <w:rPr>
          <w:rFonts w:ascii="Times New Roman" w:hAnsi="Times New Roman" w:cs="Times New Roman"/>
        </w:rPr>
        <w:t>later on</w:t>
      </w:r>
      <w:proofErr w:type="gramEnd"/>
      <w:r w:rsidR="00171039">
        <w:rPr>
          <w:rFonts w:ascii="Times New Roman" w:hAnsi="Times New Roman" w:cs="Times New Roman"/>
        </w:rPr>
        <w:t>,</w:t>
      </w:r>
      <w:r w:rsidR="0076189C">
        <w:rPr>
          <w:rFonts w:ascii="Times New Roman" w:hAnsi="Times New Roman" w:cs="Times New Roman"/>
        </w:rPr>
        <w:t xml:space="preserve"> chronic hyperglycemia damages beta cells in the pancreas</w:t>
      </w:r>
      <w:r w:rsidR="00984C51">
        <w:rPr>
          <w:rFonts w:ascii="Times New Roman" w:hAnsi="Times New Roman" w:cs="Times New Roman"/>
        </w:rPr>
        <w:t xml:space="preserve"> which makes them work harder. Beta cells working hard over time </w:t>
      </w:r>
      <w:proofErr w:type="gramStart"/>
      <w:r w:rsidR="00984C51">
        <w:rPr>
          <w:rFonts w:ascii="Times New Roman" w:hAnsi="Times New Roman" w:cs="Times New Roman"/>
        </w:rPr>
        <w:t>leads</w:t>
      </w:r>
      <w:proofErr w:type="gramEnd"/>
      <w:r w:rsidR="00984C51">
        <w:rPr>
          <w:rFonts w:ascii="Times New Roman" w:hAnsi="Times New Roman" w:cs="Times New Roman"/>
        </w:rPr>
        <w:t xml:space="preserve"> to decreased cell mass</w:t>
      </w:r>
      <w:r w:rsidR="0008697E">
        <w:rPr>
          <w:rFonts w:ascii="Times New Roman" w:hAnsi="Times New Roman" w:cs="Times New Roman"/>
        </w:rPr>
        <w:t xml:space="preserve"> and </w:t>
      </w:r>
      <w:r w:rsidR="00AB6EE7">
        <w:rPr>
          <w:rFonts w:ascii="Times New Roman" w:hAnsi="Times New Roman" w:cs="Times New Roman"/>
        </w:rPr>
        <w:t>impaired insulin secretion</w:t>
      </w:r>
      <w:r w:rsidR="0008697E">
        <w:rPr>
          <w:rFonts w:ascii="Times New Roman" w:hAnsi="Times New Roman" w:cs="Times New Roman"/>
        </w:rPr>
        <w:t>.</w:t>
      </w:r>
      <w:r w:rsidR="006E39BD">
        <w:rPr>
          <w:rFonts w:ascii="Times New Roman" w:hAnsi="Times New Roman" w:cs="Times New Roman"/>
        </w:rPr>
        <w:t xml:space="preserve"> Eventually, </w:t>
      </w:r>
      <w:r w:rsidR="00AB317F">
        <w:rPr>
          <w:rFonts w:ascii="Times New Roman" w:hAnsi="Times New Roman" w:cs="Times New Roman"/>
        </w:rPr>
        <w:t>inappropriate hepatic glucose production occurs</w:t>
      </w:r>
      <w:r w:rsidR="00E034CA">
        <w:rPr>
          <w:rFonts w:ascii="Times New Roman" w:hAnsi="Times New Roman" w:cs="Times New Roman"/>
        </w:rPr>
        <w:t xml:space="preserve"> which causes resistance to insulin’s suppressive effects on gluconeogenesis. </w:t>
      </w:r>
      <w:r w:rsidR="0049184C">
        <w:rPr>
          <w:rFonts w:ascii="Times New Roman" w:hAnsi="Times New Roman" w:cs="Times New Roman"/>
        </w:rPr>
        <w:t>Finally, altered production of hormones and cytokines in the adipose tissue occurs</w:t>
      </w:r>
      <w:r w:rsidR="002436AF">
        <w:rPr>
          <w:rFonts w:ascii="Times New Roman" w:hAnsi="Times New Roman" w:cs="Times New Roman"/>
        </w:rPr>
        <w:t xml:space="preserve"> (Harding, 2025)</w:t>
      </w:r>
      <w:r w:rsidR="005B5BA6">
        <w:rPr>
          <w:rFonts w:ascii="Times New Roman" w:hAnsi="Times New Roman" w:cs="Times New Roman"/>
        </w:rPr>
        <w:t>.</w:t>
      </w:r>
      <w:r w:rsidR="00550019">
        <w:rPr>
          <w:rFonts w:ascii="Times New Roman" w:hAnsi="Times New Roman" w:cs="Times New Roman"/>
        </w:rPr>
        <w:t xml:space="preserve"> The normal function of adiponectin i</w:t>
      </w:r>
      <w:r w:rsidR="00036930">
        <w:rPr>
          <w:rFonts w:ascii="Times New Roman" w:hAnsi="Times New Roman" w:cs="Times New Roman"/>
        </w:rPr>
        <w:t xml:space="preserve">s to increase insulin sensitivity, promote glucose uptake in skeletal muscle, </w:t>
      </w:r>
      <w:r w:rsidR="00FE24E8">
        <w:rPr>
          <w:rFonts w:ascii="Times New Roman" w:hAnsi="Times New Roman" w:cs="Times New Roman"/>
        </w:rPr>
        <w:t xml:space="preserve">suppress hepatic glucose production, and it also has anti-inflammatory and cardioprotective effects. </w:t>
      </w:r>
      <w:r w:rsidR="001A06B2">
        <w:rPr>
          <w:rFonts w:ascii="Times New Roman" w:hAnsi="Times New Roman" w:cs="Times New Roman"/>
        </w:rPr>
        <w:t>When there is a dysfunction in this</w:t>
      </w:r>
      <w:r w:rsidR="00AA026C">
        <w:rPr>
          <w:rFonts w:ascii="Times New Roman" w:hAnsi="Times New Roman" w:cs="Times New Roman"/>
        </w:rPr>
        <w:t xml:space="preserve"> it causes an increase in hepatic gluconeogenesis, increases insulin resistance in the muscle and liver, </w:t>
      </w:r>
      <w:r w:rsidR="00F12769">
        <w:rPr>
          <w:rFonts w:ascii="Times New Roman" w:hAnsi="Times New Roman" w:cs="Times New Roman"/>
        </w:rPr>
        <w:t xml:space="preserve">elevated inflammatory mediators like IL-6 and TNF-α, and increased risk for cardiovascular disease, HTN, and thrombosis. </w:t>
      </w:r>
      <w:r w:rsidR="003151F6">
        <w:rPr>
          <w:rFonts w:ascii="Times New Roman" w:hAnsi="Times New Roman" w:cs="Times New Roman"/>
        </w:rPr>
        <w:t>Leptin is also increased which dysregulates its normal functions of signaling satiety to the brain, regulation of glucose and lipid metabolism, and enhancing insulin sensitivity</w:t>
      </w:r>
      <w:r w:rsidR="001B3A7B">
        <w:rPr>
          <w:rFonts w:ascii="Times New Roman" w:hAnsi="Times New Roman" w:cs="Times New Roman"/>
        </w:rPr>
        <w:t>. As leptin levels rise</w:t>
      </w:r>
      <w:r w:rsidR="00584925">
        <w:rPr>
          <w:rFonts w:ascii="Times New Roman" w:hAnsi="Times New Roman" w:cs="Times New Roman"/>
        </w:rPr>
        <w:t xml:space="preserve">, leptin resistances </w:t>
      </w:r>
      <w:proofErr w:type="gramStart"/>
      <w:r w:rsidR="00584925">
        <w:rPr>
          <w:rFonts w:ascii="Times New Roman" w:hAnsi="Times New Roman" w:cs="Times New Roman"/>
        </w:rPr>
        <w:t>does</w:t>
      </w:r>
      <w:proofErr w:type="gramEnd"/>
      <w:r w:rsidR="00584925">
        <w:rPr>
          <w:rFonts w:ascii="Times New Roman" w:hAnsi="Times New Roman" w:cs="Times New Roman"/>
        </w:rPr>
        <w:t xml:space="preserve"> as well </w:t>
      </w:r>
      <w:proofErr w:type="gramStart"/>
      <w:r w:rsidR="00584925">
        <w:rPr>
          <w:rFonts w:ascii="Times New Roman" w:hAnsi="Times New Roman" w:cs="Times New Roman"/>
        </w:rPr>
        <w:t>causing</w:t>
      </w:r>
      <w:proofErr w:type="gramEnd"/>
      <w:r w:rsidR="00584925">
        <w:rPr>
          <w:rFonts w:ascii="Times New Roman" w:hAnsi="Times New Roman" w:cs="Times New Roman"/>
        </w:rPr>
        <w:t xml:space="preserve"> the </w:t>
      </w:r>
      <w:r w:rsidR="00584925">
        <w:rPr>
          <w:rFonts w:ascii="Times New Roman" w:hAnsi="Times New Roman" w:cs="Times New Roman"/>
        </w:rPr>
        <w:lastRenderedPageBreak/>
        <w:t xml:space="preserve">brain and peripheral tissue to stop responding to it appropriately. This dysfunction leads to </w:t>
      </w:r>
      <w:r w:rsidR="00E907E0">
        <w:rPr>
          <w:rFonts w:ascii="Times New Roman" w:hAnsi="Times New Roman" w:cs="Times New Roman"/>
        </w:rPr>
        <w:t>continued overeating, hyperglycemia, hyperinsulinemia, hyperlipidemia, stimulation of inflammatory mediators from macrophages and epithelial cells, and exacerbation of hypertension, atherosclerosis, and cardiovascular disease.</w:t>
      </w:r>
      <w:r w:rsidR="00665413">
        <w:rPr>
          <w:rFonts w:ascii="Times New Roman" w:hAnsi="Times New Roman" w:cs="Times New Roman"/>
        </w:rPr>
        <w:t xml:space="preserve"> Adipokines like retinol-binding protein 4 and angiotensinogen are</w:t>
      </w:r>
      <w:r w:rsidR="00AB4C17">
        <w:rPr>
          <w:rFonts w:ascii="Times New Roman" w:hAnsi="Times New Roman" w:cs="Times New Roman"/>
        </w:rPr>
        <w:t xml:space="preserve"> also impacted and lead to insulin resistance in the liver and muscle as well as oxidative stress. </w:t>
      </w:r>
    </w:p>
    <w:p w14:paraId="303C6493" w14:textId="08F72265" w:rsidR="00005F9A" w:rsidRDefault="00005F9A" w:rsidP="009622F6">
      <w:pPr>
        <w:tabs>
          <w:tab w:val="left" w:pos="737"/>
        </w:tabs>
        <w:spacing w:line="480" w:lineRule="auto"/>
        <w:rPr>
          <w:rFonts w:ascii="Times New Roman" w:hAnsi="Times New Roman" w:cs="Times New Roman"/>
        </w:rPr>
      </w:pPr>
      <w:r>
        <w:rPr>
          <w:rFonts w:ascii="Times New Roman" w:hAnsi="Times New Roman" w:cs="Times New Roman"/>
        </w:rPr>
        <w:tab/>
        <w:t xml:space="preserve">T2DM is diagnosed </w:t>
      </w:r>
      <w:proofErr w:type="gramStart"/>
      <w:r>
        <w:rPr>
          <w:rFonts w:ascii="Times New Roman" w:hAnsi="Times New Roman" w:cs="Times New Roman"/>
        </w:rPr>
        <w:t>through</w:t>
      </w:r>
      <w:proofErr w:type="gramEnd"/>
      <w:r>
        <w:rPr>
          <w:rFonts w:ascii="Times New Roman" w:hAnsi="Times New Roman" w:cs="Times New Roman"/>
        </w:rPr>
        <w:t xml:space="preserve"> </w:t>
      </w:r>
      <w:r w:rsidR="00CB4008">
        <w:rPr>
          <w:rFonts w:ascii="Times New Roman" w:hAnsi="Times New Roman" w:cs="Times New Roman"/>
        </w:rPr>
        <w:t>hemoglobin A1C levels higher than 6.5%, fasting plasma glucose level higher than 126 mg/dL, two-hour plasma glucose level during OGTT of 200 mg/dL</w:t>
      </w:r>
      <w:r w:rsidR="00121304">
        <w:rPr>
          <w:rFonts w:ascii="Times New Roman" w:hAnsi="Times New Roman" w:cs="Times New Roman"/>
        </w:rPr>
        <w:t xml:space="preserve"> and common symptoms of hyperglycemia with random glucose levels of 200 mg/dL or higher</w:t>
      </w:r>
      <w:r w:rsidR="009D18E5">
        <w:rPr>
          <w:rFonts w:ascii="Times New Roman" w:hAnsi="Times New Roman" w:cs="Times New Roman"/>
        </w:rPr>
        <w:t xml:space="preserve"> (Dickinson, 2025)</w:t>
      </w:r>
      <w:r w:rsidR="00121304">
        <w:rPr>
          <w:rFonts w:ascii="Times New Roman" w:hAnsi="Times New Roman" w:cs="Times New Roman"/>
        </w:rPr>
        <w:t xml:space="preserve">. </w:t>
      </w:r>
      <w:r w:rsidR="00A240E9">
        <w:rPr>
          <w:rFonts w:ascii="Times New Roman" w:hAnsi="Times New Roman" w:cs="Times New Roman"/>
        </w:rPr>
        <w:t>Hemoglobin A1C testing indicates how the patient’s blood glucose control has been over the past 2-3 months</w:t>
      </w:r>
      <w:r w:rsidR="00FA53D4">
        <w:rPr>
          <w:rFonts w:ascii="Times New Roman" w:hAnsi="Times New Roman" w:cs="Times New Roman"/>
        </w:rPr>
        <w:t>.</w:t>
      </w:r>
      <w:r w:rsidR="007A239C">
        <w:rPr>
          <w:rFonts w:ascii="Times New Roman" w:hAnsi="Times New Roman" w:cs="Times New Roman"/>
        </w:rPr>
        <w:t xml:space="preserve"> </w:t>
      </w:r>
      <w:proofErr w:type="gramStart"/>
      <w:r w:rsidR="00101916">
        <w:rPr>
          <w:rFonts w:ascii="Times New Roman" w:hAnsi="Times New Roman" w:cs="Times New Roman"/>
        </w:rPr>
        <w:t>In order to</w:t>
      </w:r>
      <w:proofErr w:type="gramEnd"/>
      <w:r w:rsidR="00101916">
        <w:rPr>
          <w:rFonts w:ascii="Times New Roman" w:hAnsi="Times New Roman" w:cs="Times New Roman"/>
        </w:rPr>
        <w:t xml:space="preserve"> receive an accurate fasting plasma glucose </w:t>
      </w:r>
      <w:proofErr w:type="gramStart"/>
      <w:r w:rsidR="00101916">
        <w:rPr>
          <w:rFonts w:ascii="Times New Roman" w:hAnsi="Times New Roman" w:cs="Times New Roman"/>
        </w:rPr>
        <w:t>level</w:t>
      </w:r>
      <w:proofErr w:type="gramEnd"/>
      <w:r w:rsidR="00101916">
        <w:rPr>
          <w:rFonts w:ascii="Times New Roman" w:hAnsi="Times New Roman" w:cs="Times New Roman"/>
        </w:rPr>
        <w:t xml:space="preserve"> the patient must fast for at least 8 hours</w:t>
      </w:r>
      <w:r w:rsidR="007C27AD">
        <w:rPr>
          <w:rFonts w:ascii="Times New Roman" w:hAnsi="Times New Roman" w:cs="Times New Roman"/>
        </w:rPr>
        <w:t>. OGGT testing requires the patient to intake a 75g oral glucose load</w:t>
      </w:r>
      <w:r w:rsidR="00AD5D2C">
        <w:rPr>
          <w:rFonts w:ascii="Times New Roman" w:hAnsi="Times New Roman" w:cs="Times New Roman"/>
        </w:rPr>
        <w:t xml:space="preserve"> and then measure the amount in their blood two hours later. </w:t>
      </w:r>
    </w:p>
    <w:p w14:paraId="73D25F60" w14:textId="6CE62D76" w:rsidR="00AD5D2C" w:rsidRDefault="00AD5D2C" w:rsidP="009622F6">
      <w:pPr>
        <w:tabs>
          <w:tab w:val="left" w:pos="737"/>
        </w:tabs>
        <w:spacing w:line="480" w:lineRule="auto"/>
        <w:rPr>
          <w:rFonts w:ascii="Times New Roman" w:hAnsi="Times New Roman" w:cs="Times New Roman"/>
        </w:rPr>
      </w:pPr>
      <w:r>
        <w:rPr>
          <w:rFonts w:ascii="Times New Roman" w:hAnsi="Times New Roman" w:cs="Times New Roman"/>
        </w:rPr>
        <w:tab/>
        <w:t xml:space="preserve">T2DM can be treated </w:t>
      </w:r>
      <w:r w:rsidR="00275FBC">
        <w:rPr>
          <w:rFonts w:ascii="Times New Roman" w:hAnsi="Times New Roman" w:cs="Times New Roman"/>
        </w:rPr>
        <w:t>and managed by starting with an ADA diet as well as exercise and lifestyle changes</w:t>
      </w:r>
      <w:r w:rsidR="00213703">
        <w:rPr>
          <w:rFonts w:ascii="Times New Roman" w:hAnsi="Times New Roman" w:cs="Times New Roman"/>
        </w:rPr>
        <w:t xml:space="preserve"> </w:t>
      </w:r>
      <w:r w:rsidR="00213703">
        <w:rPr>
          <w:rFonts w:ascii="Times New Roman" w:hAnsi="Times New Roman" w:cs="Times New Roman"/>
        </w:rPr>
        <w:t>(Dickinson, 2025).</w:t>
      </w:r>
      <w:r w:rsidR="00275FBC">
        <w:rPr>
          <w:rFonts w:ascii="Times New Roman" w:hAnsi="Times New Roman" w:cs="Times New Roman"/>
        </w:rPr>
        <w:t xml:space="preserve"> If modifiable factors are used and deemed ineffective or the patient is unable to </w:t>
      </w:r>
      <w:r w:rsidR="000575E8">
        <w:rPr>
          <w:rFonts w:ascii="Times New Roman" w:hAnsi="Times New Roman" w:cs="Times New Roman"/>
        </w:rPr>
        <w:t xml:space="preserve">comply then </w:t>
      </w:r>
      <w:proofErr w:type="gramStart"/>
      <w:r w:rsidR="000575E8">
        <w:rPr>
          <w:rFonts w:ascii="Times New Roman" w:hAnsi="Times New Roman" w:cs="Times New Roman"/>
        </w:rPr>
        <w:t>pharmacologic</w:t>
      </w:r>
      <w:proofErr w:type="gramEnd"/>
      <w:r w:rsidR="000575E8">
        <w:rPr>
          <w:rFonts w:ascii="Times New Roman" w:hAnsi="Times New Roman" w:cs="Times New Roman"/>
        </w:rPr>
        <w:t xml:space="preserve"> interventions may be needed. Pharmacologic interventions for T2DM include oral hypoglycemics</w:t>
      </w:r>
      <w:r w:rsidR="009E4F85">
        <w:rPr>
          <w:rFonts w:ascii="Times New Roman" w:hAnsi="Times New Roman" w:cs="Times New Roman"/>
        </w:rPr>
        <w:t xml:space="preserve"> and</w:t>
      </w:r>
      <w:r w:rsidR="000575E8">
        <w:rPr>
          <w:rFonts w:ascii="Times New Roman" w:hAnsi="Times New Roman" w:cs="Times New Roman"/>
        </w:rPr>
        <w:t xml:space="preserve"> insulin</w:t>
      </w:r>
      <w:r w:rsidR="00B76EC7">
        <w:rPr>
          <w:rFonts w:ascii="Times New Roman" w:hAnsi="Times New Roman" w:cs="Times New Roman"/>
        </w:rPr>
        <w:t xml:space="preserve">. The patient must also </w:t>
      </w:r>
      <w:r w:rsidR="00E32720">
        <w:rPr>
          <w:rFonts w:ascii="Times New Roman" w:hAnsi="Times New Roman" w:cs="Times New Roman"/>
        </w:rPr>
        <w:t xml:space="preserve">continue to monitor their glucose levels and A1C regularly. Additional things like inspecting the feet regularly and </w:t>
      </w:r>
      <w:proofErr w:type="gramStart"/>
      <w:r w:rsidR="00E32720">
        <w:rPr>
          <w:rFonts w:ascii="Times New Roman" w:hAnsi="Times New Roman" w:cs="Times New Roman"/>
        </w:rPr>
        <w:t>doing</w:t>
      </w:r>
      <w:proofErr w:type="gramEnd"/>
      <w:r w:rsidR="00E32720">
        <w:rPr>
          <w:rFonts w:ascii="Times New Roman" w:hAnsi="Times New Roman" w:cs="Times New Roman"/>
        </w:rPr>
        <w:t xml:space="preserve"> proper care </w:t>
      </w:r>
      <w:proofErr w:type="gramStart"/>
      <w:r w:rsidR="00E32720">
        <w:rPr>
          <w:rFonts w:ascii="Times New Roman" w:hAnsi="Times New Roman" w:cs="Times New Roman"/>
        </w:rPr>
        <w:t>for</w:t>
      </w:r>
      <w:proofErr w:type="gramEnd"/>
      <w:r w:rsidR="00E32720">
        <w:rPr>
          <w:rFonts w:ascii="Times New Roman" w:hAnsi="Times New Roman" w:cs="Times New Roman"/>
        </w:rPr>
        <w:t xml:space="preserve"> them, wearing a </w:t>
      </w:r>
      <w:proofErr w:type="gramStart"/>
      <w:r w:rsidR="00E32720">
        <w:rPr>
          <w:rFonts w:ascii="Times New Roman" w:hAnsi="Times New Roman" w:cs="Times New Roman"/>
        </w:rPr>
        <w:t>medic</w:t>
      </w:r>
      <w:proofErr w:type="gramEnd"/>
      <w:r w:rsidR="00E32720">
        <w:rPr>
          <w:rFonts w:ascii="Times New Roman" w:hAnsi="Times New Roman" w:cs="Times New Roman"/>
        </w:rPr>
        <w:t xml:space="preserve"> alert bracelet.</w:t>
      </w:r>
    </w:p>
    <w:p w14:paraId="137F761B" w14:textId="341149DE" w:rsidR="007B035F" w:rsidRPr="006A1F70" w:rsidRDefault="007B035F" w:rsidP="009622F6">
      <w:pPr>
        <w:tabs>
          <w:tab w:val="left" w:pos="737"/>
        </w:tabs>
        <w:spacing w:line="480" w:lineRule="auto"/>
        <w:rPr>
          <w:rFonts w:ascii="Times New Roman" w:hAnsi="Times New Roman" w:cs="Times New Roman"/>
        </w:rPr>
      </w:pPr>
      <w:r>
        <w:rPr>
          <w:rFonts w:ascii="Times New Roman" w:hAnsi="Times New Roman" w:cs="Times New Roman"/>
        </w:rPr>
        <w:tab/>
      </w:r>
      <w:r w:rsidR="00E5028F">
        <w:rPr>
          <w:rFonts w:ascii="Times New Roman" w:hAnsi="Times New Roman" w:cs="Times New Roman"/>
        </w:rPr>
        <w:t xml:space="preserve">Relating T2DM back to septic enteritis, </w:t>
      </w:r>
      <w:r w:rsidR="00BB1CEA">
        <w:rPr>
          <w:rFonts w:ascii="Times New Roman" w:hAnsi="Times New Roman" w:cs="Times New Roman"/>
        </w:rPr>
        <w:t>hyperglycemia makes the blood a more susceptible medium for bacteria to grow and spread in</w:t>
      </w:r>
      <w:r w:rsidR="00A33867">
        <w:rPr>
          <w:rFonts w:ascii="Times New Roman" w:hAnsi="Times New Roman" w:cs="Times New Roman"/>
        </w:rPr>
        <w:t xml:space="preserve"> (McCance</w:t>
      </w:r>
      <w:r w:rsidR="004A42E1">
        <w:rPr>
          <w:rFonts w:ascii="Times New Roman" w:hAnsi="Times New Roman" w:cs="Times New Roman"/>
        </w:rPr>
        <w:t>, 2023)</w:t>
      </w:r>
      <w:r w:rsidR="00BB1CEA">
        <w:rPr>
          <w:rFonts w:ascii="Times New Roman" w:hAnsi="Times New Roman" w:cs="Times New Roman"/>
        </w:rPr>
        <w:t xml:space="preserve">. </w:t>
      </w:r>
      <w:r w:rsidR="00011876">
        <w:rPr>
          <w:rFonts w:ascii="Times New Roman" w:hAnsi="Times New Roman" w:cs="Times New Roman"/>
        </w:rPr>
        <w:t xml:space="preserve">T2DM also impairs the immune system and inflammatory response which impacts how the body responds to infiltration of pathogens. </w:t>
      </w:r>
      <w:r w:rsidR="00BD1F92">
        <w:rPr>
          <w:rFonts w:ascii="Times New Roman" w:hAnsi="Times New Roman" w:cs="Times New Roman"/>
        </w:rPr>
        <w:t xml:space="preserve">WBCs don’t respond as readily to infection which will give the pathogen more </w:t>
      </w:r>
      <w:r w:rsidR="00BD1F92">
        <w:rPr>
          <w:rFonts w:ascii="Times New Roman" w:hAnsi="Times New Roman" w:cs="Times New Roman"/>
        </w:rPr>
        <w:lastRenderedPageBreak/>
        <w:t xml:space="preserve">time to spread and overwhelm the body. Neutrophils and monocytes are unable </w:t>
      </w:r>
      <w:proofErr w:type="gramStart"/>
      <w:r w:rsidR="00BD1F92">
        <w:rPr>
          <w:rFonts w:ascii="Times New Roman" w:hAnsi="Times New Roman" w:cs="Times New Roman"/>
        </w:rPr>
        <w:t>to effectively</w:t>
      </w:r>
      <w:proofErr w:type="gramEnd"/>
      <w:r w:rsidR="00BD1F92">
        <w:rPr>
          <w:rFonts w:ascii="Times New Roman" w:hAnsi="Times New Roman" w:cs="Times New Roman"/>
        </w:rPr>
        <w:t xml:space="preserve"> engulf and destroy </w:t>
      </w:r>
      <w:r w:rsidR="00A65AC1">
        <w:rPr>
          <w:rFonts w:ascii="Times New Roman" w:hAnsi="Times New Roman" w:cs="Times New Roman"/>
        </w:rPr>
        <w:t xml:space="preserve">pathogens as well. T-cells are impacted because they develop a reduced ability to mark pathogens for destruction, which </w:t>
      </w:r>
      <w:r w:rsidR="003A2D20">
        <w:rPr>
          <w:rFonts w:ascii="Times New Roman" w:hAnsi="Times New Roman" w:cs="Times New Roman"/>
        </w:rPr>
        <w:t xml:space="preserve">hinders the immune system from identifying and attacking the invader. </w:t>
      </w:r>
      <w:r w:rsidR="00A53597">
        <w:rPr>
          <w:rFonts w:ascii="Times New Roman" w:hAnsi="Times New Roman" w:cs="Times New Roman"/>
        </w:rPr>
        <w:t>With this immune system and inflammatory response impact, the bacteria</w:t>
      </w:r>
      <w:r w:rsidR="003C0A74">
        <w:rPr>
          <w:rFonts w:ascii="Times New Roman" w:hAnsi="Times New Roman" w:cs="Times New Roman"/>
        </w:rPr>
        <w:t xml:space="preserve"> that the patient had in her bowels was able to grow and spread more easily because of the </w:t>
      </w:r>
      <w:r w:rsidR="00A33867">
        <w:rPr>
          <w:rFonts w:ascii="Times New Roman" w:hAnsi="Times New Roman" w:cs="Times New Roman"/>
        </w:rPr>
        <w:t xml:space="preserve">normal mechanisms that a healthy body has, was slowed down and unable to identify the infection fast enough. </w:t>
      </w:r>
    </w:p>
    <w:p w14:paraId="4E192DA2" w14:textId="74A66A65" w:rsidR="004D32A4" w:rsidRPr="006A1F70" w:rsidRDefault="006A1F70" w:rsidP="009622F6">
      <w:pPr>
        <w:tabs>
          <w:tab w:val="left" w:pos="737"/>
        </w:tabs>
        <w:spacing w:line="480" w:lineRule="auto"/>
        <w:rPr>
          <w:rFonts w:ascii="Times New Roman" w:hAnsi="Times New Roman" w:cs="Times New Roman"/>
          <w:b/>
          <w:bCs/>
        </w:rPr>
      </w:pPr>
      <w:r>
        <w:rPr>
          <w:rFonts w:ascii="Times New Roman" w:hAnsi="Times New Roman" w:cs="Times New Roman"/>
          <w:b/>
          <w:bCs/>
        </w:rPr>
        <w:t>Hypertension</w:t>
      </w:r>
      <w:r w:rsidR="008561BA">
        <w:rPr>
          <w:rFonts w:ascii="Times New Roman" w:hAnsi="Times New Roman" w:cs="Times New Roman"/>
          <w:b/>
          <w:bCs/>
        </w:rPr>
        <w:t xml:space="preserve"> (HTN)</w:t>
      </w:r>
    </w:p>
    <w:p w14:paraId="3731A0C9" w14:textId="259D1AE2" w:rsidR="005640D8" w:rsidRDefault="00AB5273" w:rsidP="00BA612C">
      <w:pPr>
        <w:tabs>
          <w:tab w:val="left" w:pos="737"/>
        </w:tabs>
        <w:spacing w:line="480" w:lineRule="auto"/>
        <w:rPr>
          <w:rFonts w:ascii="Times New Roman" w:hAnsi="Times New Roman" w:cs="Times New Roman"/>
        </w:rPr>
      </w:pPr>
      <w:r>
        <w:rPr>
          <w:rFonts w:ascii="Times New Roman" w:hAnsi="Times New Roman" w:cs="Times New Roman"/>
        </w:rPr>
        <w:tab/>
      </w:r>
      <w:r w:rsidR="00951AC7">
        <w:rPr>
          <w:rFonts w:ascii="Times New Roman" w:hAnsi="Times New Roman" w:cs="Times New Roman"/>
        </w:rPr>
        <w:t xml:space="preserve">Hypertension, or high blood pressure, is defined as </w:t>
      </w:r>
      <w:r w:rsidR="00567094">
        <w:rPr>
          <w:rFonts w:ascii="Times New Roman" w:hAnsi="Times New Roman" w:cs="Times New Roman"/>
        </w:rPr>
        <w:t>persistent elevated arterial blood pressure</w:t>
      </w:r>
      <w:r w:rsidR="00D67758">
        <w:rPr>
          <w:rFonts w:ascii="Times New Roman" w:hAnsi="Times New Roman" w:cs="Times New Roman"/>
        </w:rPr>
        <w:t xml:space="preserve"> that causes increased systemic vascular resistance and long-term </w:t>
      </w:r>
      <w:r w:rsidR="008F70A1">
        <w:rPr>
          <w:rFonts w:ascii="Times New Roman" w:hAnsi="Times New Roman" w:cs="Times New Roman"/>
        </w:rPr>
        <w:t>organ damage</w:t>
      </w:r>
      <w:r w:rsidR="00450A16">
        <w:rPr>
          <w:rFonts w:ascii="Times New Roman" w:hAnsi="Times New Roman" w:cs="Times New Roman"/>
        </w:rPr>
        <w:t xml:space="preserve"> (Wermers, 2025)</w:t>
      </w:r>
      <w:r w:rsidR="008F70A1">
        <w:rPr>
          <w:rFonts w:ascii="Times New Roman" w:hAnsi="Times New Roman" w:cs="Times New Roman"/>
        </w:rPr>
        <w:t>.</w:t>
      </w:r>
      <w:r w:rsidR="00265CBF">
        <w:rPr>
          <w:rFonts w:ascii="Times New Roman" w:hAnsi="Times New Roman" w:cs="Times New Roman"/>
        </w:rPr>
        <w:t xml:space="preserve"> Normal blood pressure is typically under 120/80 mmHg</w:t>
      </w:r>
      <w:r w:rsidR="0046098B">
        <w:rPr>
          <w:rFonts w:ascii="Times New Roman" w:hAnsi="Times New Roman" w:cs="Times New Roman"/>
        </w:rPr>
        <w:t xml:space="preserve"> whereas elevated is 120-129/&lt;80 mmHg</w:t>
      </w:r>
      <w:r w:rsidR="008022DC">
        <w:rPr>
          <w:rFonts w:ascii="Times New Roman" w:hAnsi="Times New Roman" w:cs="Times New Roman"/>
        </w:rPr>
        <w:t>, stage one is</w:t>
      </w:r>
      <w:r w:rsidR="00350434">
        <w:rPr>
          <w:rFonts w:ascii="Times New Roman" w:hAnsi="Times New Roman" w:cs="Times New Roman"/>
        </w:rPr>
        <w:t xml:space="preserve"> ≥ 130/</w:t>
      </w:r>
      <w:r w:rsidR="007C0C59">
        <w:rPr>
          <w:rFonts w:ascii="Times New Roman" w:hAnsi="Times New Roman" w:cs="Times New Roman"/>
        </w:rPr>
        <w:t xml:space="preserve"> </w:t>
      </w:r>
      <w:r w:rsidR="00350434">
        <w:rPr>
          <w:rFonts w:ascii="Times New Roman" w:hAnsi="Times New Roman" w:cs="Times New Roman"/>
        </w:rPr>
        <w:t>≥</w:t>
      </w:r>
      <w:r w:rsidR="00350434">
        <w:rPr>
          <w:rFonts w:ascii="Times New Roman" w:hAnsi="Times New Roman" w:cs="Times New Roman"/>
        </w:rPr>
        <w:t xml:space="preserve"> 80 mmHg, and stage two is </w:t>
      </w:r>
      <w:r w:rsidR="00350434">
        <w:rPr>
          <w:rFonts w:ascii="Times New Roman" w:hAnsi="Times New Roman" w:cs="Times New Roman"/>
        </w:rPr>
        <w:t>≥</w:t>
      </w:r>
      <w:r w:rsidR="00350434">
        <w:rPr>
          <w:rFonts w:ascii="Times New Roman" w:hAnsi="Times New Roman" w:cs="Times New Roman"/>
        </w:rPr>
        <w:t xml:space="preserve"> 140/</w:t>
      </w:r>
      <w:r w:rsidR="007C0C59">
        <w:rPr>
          <w:rFonts w:ascii="Times New Roman" w:hAnsi="Times New Roman" w:cs="Times New Roman"/>
        </w:rPr>
        <w:t xml:space="preserve"> </w:t>
      </w:r>
      <w:r w:rsidR="00350434">
        <w:rPr>
          <w:rFonts w:ascii="Times New Roman" w:hAnsi="Times New Roman" w:cs="Times New Roman"/>
        </w:rPr>
        <w:t>≥</w:t>
      </w:r>
      <w:r w:rsidR="00350434">
        <w:rPr>
          <w:rFonts w:ascii="Times New Roman" w:hAnsi="Times New Roman" w:cs="Times New Roman"/>
        </w:rPr>
        <w:t>90 mmHg</w:t>
      </w:r>
      <w:r w:rsidR="00695D00">
        <w:rPr>
          <w:rFonts w:ascii="Times New Roman" w:hAnsi="Times New Roman" w:cs="Times New Roman"/>
        </w:rPr>
        <w:t>.</w:t>
      </w:r>
      <w:r w:rsidR="007C0C59">
        <w:rPr>
          <w:rFonts w:ascii="Times New Roman" w:hAnsi="Times New Roman" w:cs="Times New Roman"/>
        </w:rPr>
        <w:t xml:space="preserve"> </w:t>
      </w:r>
      <w:r w:rsidR="001612AD">
        <w:rPr>
          <w:rFonts w:ascii="Times New Roman" w:hAnsi="Times New Roman" w:cs="Times New Roman"/>
        </w:rPr>
        <w:t>HTN</w:t>
      </w:r>
      <w:r w:rsidR="00F32FBA">
        <w:rPr>
          <w:rFonts w:ascii="Times New Roman" w:hAnsi="Times New Roman" w:cs="Times New Roman"/>
        </w:rPr>
        <w:t xml:space="preserve"> starts with the initial trigger, whether it be environmental or genetic activation of the sympathetic nervous system (SNS), renin</w:t>
      </w:r>
      <w:r w:rsidR="006F2799">
        <w:rPr>
          <w:rFonts w:ascii="Times New Roman" w:hAnsi="Times New Roman" w:cs="Times New Roman"/>
        </w:rPr>
        <w:t>-angiotensinogen-aldosterone system (RAAS), and natriuretic hormone dysfunction occurs.</w:t>
      </w:r>
      <w:r w:rsidR="00450A16">
        <w:rPr>
          <w:rFonts w:ascii="Times New Roman" w:hAnsi="Times New Roman" w:cs="Times New Roman"/>
        </w:rPr>
        <w:t xml:space="preserve"> </w:t>
      </w:r>
      <w:r w:rsidR="004357B0">
        <w:rPr>
          <w:rFonts w:ascii="Times New Roman" w:hAnsi="Times New Roman" w:cs="Times New Roman"/>
        </w:rPr>
        <w:t xml:space="preserve">The typical function of the RAAS </w:t>
      </w:r>
      <w:r w:rsidR="006F2799">
        <w:rPr>
          <w:rFonts w:ascii="Times New Roman" w:hAnsi="Times New Roman" w:cs="Times New Roman"/>
        </w:rPr>
        <w:t xml:space="preserve">in the kidneys </w:t>
      </w:r>
      <w:r w:rsidR="004357B0">
        <w:rPr>
          <w:rFonts w:ascii="Times New Roman" w:hAnsi="Times New Roman" w:cs="Times New Roman"/>
        </w:rPr>
        <w:t>is renin turning angiotensinogen into angiotensin</w:t>
      </w:r>
      <w:r w:rsidR="003E138A">
        <w:rPr>
          <w:rFonts w:ascii="Times New Roman" w:hAnsi="Times New Roman" w:cs="Times New Roman"/>
        </w:rPr>
        <w:t xml:space="preserve"> I</w:t>
      </w:r>
      <w:r w:rsidR="00926B79">
        <w:rPr>
          <w:rFonts w:ascii="Times New Roman" w:hAnsi="Times New Roman" w:cs="Times New Roman"/>
        </w:rPr>
        <w:t xml:space="preserve"> then </w:t>
      </w:r>
      <w:r w:rsidR="003E138A">
        <w:rPr>
          <w:rFonts w:ascii="Times New Roman" w:hAnsi="Times New Roman" w:cs="Times New Roman"/>
        </w:rPr>
        <w:t>angiotensin-converting enzyme converting angiotensin I to angiotensin II</w:t>
      </w:r>
      <w:r w:rsidR="00926B79">
        <w:rPr>
          <w:rFonts w:ascii="Times New Roman" w:hAnsi="Times New Roman" w:cs="Times New Roman"/>
        </w:rPr>
        <w:t xml:space="preserve">. Angiotensin II will then bind to AT1 receptors to cause vasoconstriction, aldosterone release, SNS activation, avascular remodeling, and myocardial growth. </w:t>
      </w:r>
      <w:r w:rsidR="002D5582">
        <w:rPr>
          <w:rFonts w:ascii="Times New Roman" w:hAnsi="Times New Roman" w:cs="Times New Roman"/>
        </w:rPr>
        <w:t>The above information increases cardiac output and peripheral resistance</w:t>
      </w:r>
      <w:r w:rsidR="00961C35">
        <w:rPr>
          <w:rFonts w:ascii="Times New Roman" w:hAnsi="Times New Roman" w:cs="Times New Roman"/>
        </w:rPr>
        <w:t xml:space="preserve">. When the SNS is </w:t>
      </w:r>
      <w:proofErr w:type="gramStart"/>
      <w:r w:rsidR="00961C35">
        <w:rPr>
          <w:rFonts w:ascii="Times New Roman" w:hAnsi="Times New Roman" w:cs="Times New Roman"/>
        </w:rPr>
        <w:t>activated</w:t>
      </w:r>
      <w:proofErr w:type="gramEnd"/>
      <w:r w:rsidR="007E5B1E">
        <w:rPr>
          <w:rFonts w:ascii="Times New Roman" w:hAnsi="Times New Roman" w:cs="Times New Roman"/>
        </w:rPr>
        <w:t xml:space="preserve"> it causes a release of norepinephrine which leads to vasoconstriction. SNS stimulation also causes stimulation of β1 receptors on juxtaglomerular cells that release renin</w:t>
      </w:r>
      <w:r w:rsidR="00910FB1">
        <w:rPr>
          <w:rFonts w:ascii="Times New Roman" w:hAnsi="Times New Roman" w:cs="Times New Roman"/>
        </w:rPr>
        <w:t xml:space="preserve"> and activate RAAS. </w:t>
      </w:r>
      <w:r w:rsidR="00646331">
        <w:rPr>
          <w:rFonts w:ascii="Times New Roman" w:hAnsi="Times New Roman" w:cs="Times New Roman"/>
        </w:rPr>
        <w:t>Finally,</w:t>
      </w:r>
      <w:r w:rsidR="00910FB1">
        <w:rPr>
          <w:rFonts w:ascii="Times New Roman" w:hAnsi="Times New Roman" w:cs="Times New Roman"/>
        </w:rPr>
        <w:t xml:space="preserve"> SNS activation also increases heart rate and contractility. In HTN, </w:t>
      </w:r>
      <w:r w:rsidR="00344472">
        <w:rPr>
          <w:rFonts w:ascii="Times New Roman" w:hAnsi="Times New Roman" w:cs="Times New Roman"/>
        </w:rPr>
        <w:t>atrial natriuretic peptide</w:t>
      </w:r>
      <w:r w:rsidR="00AB6F79">
        <w:rPr>
          <w:rFonts w:ascii="Times New Roman" w:hAnsi="Times New Roman" w:cs="Times New Roman"/>
        </w:rPr>
        <w:t xml:space="preserve"> (ANP)</w:t>
      </w:r>
      <w:r w:rsidR="00344472">
        <w:rPr>
          <w:rFonts w:ascii="Times New Roman" w:hAnsi="Times New Roman" w:cs="Times New Roman"/>
        </w:rPr>
        <w:t xml:space="preserve"> and B-type natriuretic peptide</w:t>
      </w:r>
      <w:r w:rsidR="00AB6F79">
        <w:rPr>
          <w:rFonts w:ascii="Times New Roman" w:hAnsi="Times New Roman" w:cs="Times New Roman"/>
        </w:rPr>
        <w:t xml:space="preserve"> (BNP)</w:t>
      </w:r>
      <w:r w:rsidR="00A37FBA">
        <w:rPr>
          <w:rFonts w:ascii="Times New Roman" w:hAnsi="Times New Roman" w:cs="Times New Roman"/>
        </w:rPr>
        <w:t xml:space="preserve"> dysfunction occurs and causes impaired </w:t>
      </w:r>
      <w:r w:rsidR="00A37FBA">
        <w:rPr>
          <w:rFonts w:ascii="Times New Roman" w:hAnsi="Times New Roman" w:cs="Times New Roman"/>
        </w:rPr>
        <w:lastRenderedPageBreak/>
        <w:t xml:space="preserve">sodium excretion, pressure natriuresis relationship shifts to increase blood volume, </w:t>
      </w:r>
      <w:r w:rsidR="00D17D36">
        <w:rPr>
          <w:rFonts w:ascii="Times New Roman" w:hAnsi="Times New Roman" w:cs="Times New Roman"/>
        </w:rPr>
        <w:t>vasoconstrict, and remodel the vascular and cardiac systems.</w:t>
      </w:r>
      <w:r w:rsidR="00646331">
        <w:rPr>
          <w:rFonts w:ascii="Times New Roman" w:hAnsi="Times New Roman" w:cs="Times New Roman"/>
        </w:rPr>
        <w:t xml:space="preserve"> </w:t>
      </w:r>
      <w:r w:rsidR="00236185">
        <w:rPr>
          <w:rFonts w:ascii="Times New Roman" w:hAnsi="Times New Roman" w:cs="Times New Roman"/>
        </w:rPr>
        <w:t>Vascular endothelial dysfunction can also occur</w:t>
      </w:r>
      <w:r w:rsidR="00654E3E">
        <w:rPr>
          <w:rFonts w:ascii="Times New Roman" w:hAnsi="Times New Roman" w:cs="Times New Roman"/>
        </w:rPr>
        <w:t xml:space="preserve"> when vasodilators like nitric oxide</w:t>
      </w:r>
      <w:r w:rsidR="005C6EAD">
        <w:rPr>
          <w:rFonts w:ascii="Times New Roman" w:hAnsi="Times New Roman" w:cs="Times New Roman"/>
        </w:rPr>
        <w:t xml:space="preserve"> (NO)</w:t>
      </w:r>
      <w:r w:rsidR="00654E3E">
        <w:rPr>
          <w:rFonts w:ascii="Times New Roman" w:hAnsi="Times New Roman" w:cs="Times New Roman"/>
        </w:rPr>
        <w:t xml:space="preserve"> and prostacyclin as well as vasoconstrictors like endothelin</w:t>
      </w:r>
      <w:r w:rsidR="005C6EAD">
        <w:rPr>
          <w:rFonts w:ascii="Times New Roman" w:hAnsi="Times New Roman" w:cs="Times New Roman"/>
        </w:rPr>
        <w:t xml:space="preserve"> are impaired. Endothelial damage reduced NO production</w:t>
      </w:r>
      <w:r w:rsidR="00247BC4">
        <w:rPr>
          <w:rFonts w:ascii="Times New Roman" w:hAnsi="Times New Roman" w:cs="Times New Roman"/>
        </w:rPr>
        <w:t xml:space="preserve"> and </w:t>
      </w:r>
      <w:proofErr w:type="gramStart"/>
      <w:r w:rsidR="00247BC4">
        <w:rPr>
          <w:rFonts w:ascii="Times New Roman" w:hAnsi="Times New Roman" w:cs="Times New Roman"/>
        </w:rPr>
        <w:t>increases</w:t>
      </w:r>
      <w:proofErr w:type="gramEnd"/>
      <w:r w:rsidR="00247BC4">
        <w:rPr>
          <w:rFonts w:ascii="Times New Roman" w:hAnsi="Times New Roman" w:cs="Times New Roman"/>
        </w:rPr>
        <w:t xml:space="preserve"> endothelin leading to excessive vasoconstriction and arterial tone changes. </w:t>
      </w:r>
      <w:r w:rsidR="00ED5DD8">
        <w:rPr>
          <w:rFonts w:ascii="Times New Roman" w:hAnsi="Times New Roman" w:cs="Times New Roman"/>
        </w:rPr>
        <w:t xml:space="preserve">ANP and BNP together can cause increased peripheral resistance and blood volume. </w:t>
      </w:r>
      <w:r w:rsidR="00247BC4">
        <w:rPr>
          <w:rFonts w:ascii="Times New Roman" w:hAnsi="Times New Roman" w:cs="Times New Roman"/>
        </w:rPr>
        <w:t xml:space="preserve">Adipokines also play a role in </w:t>
      </w:r>
      <w:r w:rsidR="00022A24">
        <w:rPr>
          <w:rFonts w:ascii="Times New Roman" w:hAnsi="Times New Roman" w:cs="Times New Roman"/>
        </w:rPr>
        <w:t xml:space="preserve">HTN. Adipokines promote insulin resistance, inflammation, SNS and RAAS activation as well as vasoconstriction and salt retention. </w:t>
      </w:r>
      <w:r w:rsidR="001913EE">
        <w:rPr>
          <w:rFonts w:ascii="Times New Roman" w:hAnsi="Times New Roman" w:cs="Times New Roman"/>
        </w:rPr>
        <w:t xml:space="preserve">When adipokines are thrown into dysfunction and </w:t>
      </w:r>
      <w:proofErr w:type="gramStart"/>
      <w:r w:rsidR="001913EE">
        <w:rPr>
          <w:rFonts w:ascii="Times New Roman" w:hAnsi="Times New Roman" w:cs="Times New Roman"/>
        </w:rPr>
        <w:t>causes</w:t>
      </w:r>
      <w:proofErr w:type="gramEnd"/>
      <w:r w:rsidR="001913EE">
        <w:rPr>
          <w:rFonts w:ascii="Times New Roman" w:hAnsi="Times New Roman" w:cs="Times New Roman"/>
        </w:rPr>
        <w:t xml:space="preserve"> chronic vasoconstriction and salt retention, it further exacerbates HTN. </w:t>
      </w:r>
      <w:r w:rsidR="00470AB7">
        <w:rPr>
          <w:rFonts w:ascii="Times New Roman" w:hAnsi="Times New Roman" w:cs="Times New Roman"/>
        </w:rPr>
        <w:t>Vascular remodeling also occurs with chronic</w:t>
      </w:r>
      <w:r w:rsidR="00AB6F79">
        <w:rPr>
          <w:rFonts w:ascii="Times New Roman" w:hAnsi="Times New Roman" w:cs="Times New Roman"/>
        </w:rPr>
        <w:t xml:space="preserve"> and sustained HTN.</w:t>
      </w:r>
      <w:r w:rsidR="007F26E1">
        <w:rPr>
          <w:rFonts w:ascii="Times New Roman" w:hAnsi="Times New Roman" w:cs="Times New Roman"/>
        </w:rPr>
        <w:t xml:space="preserve"> Hyaline sclerosis or thickening of the blood vessels can occur along with atherosclerosis, and permanent structural changes that make the vessels stay stiff and narrow.</w:t>
      </w:r>
    </w:p>
    <w:p w14:paraId="6C3F474E" w14:textId="4B06D38C" w:rsidR="00070E17" w:rsidRDefault="00070E17" w:rsidP="00BA612C">
      <w:pPr>
        <w:tabs>
          <w:tab w:val="left" w:pos="737"/>
        </w:tabs>
        <w:spacing w:line="480" w:lineRule="auto"/>
        <w:rPr>
          <w:rFonts w:ascii="Times New Roman" w:hAnsi="Times New Roman" w:cs="Times New Roman"/>
        </w:rPr>
      </w:pPr>
      <w:r>
        <w:rPr>
          <w:rFonts w:ascii="Times New Roman" w:hAnsi="Times New Roman" w:cs="Times New Roman"/>
        </w:rPr>
        <w:tab/>
        <w:t>HTN is diagnosed when</w:t>
      </w:r>
      <w:r w:rsidR="00472A3B">
        <w:rPr>
          <w:rFonts w:ascii="Times New Roman" w:hAnsi="Times New Roman" w:cs="Times New Roman"/>
        </w:rPr>
        <w:t xml:space="preserve"> the patient has high blood pressure in two consecutive measurements at least five minutes apart</w:t>
      </w:r>
      <w:r w:rsidR="008A709F">
        <w:rPr>
          <w:rFonts w:ascii="Times New Roman" w:hAnsi="Times New Roman" w:cs="Times New Roman"/>
        </w:rPr>
        <w:t xml:space="preserve"> </w:t>
      </w:r>
      <w:r w:rsidR="008A709F">
        <w:rPr>
          <w:rFonts w:ascii="Times New Roman" w:hAnsi="Times New Roman" w:cs="Times New Roman"/>
        </w:rPr>
        <w:t>(Wermers, 2025).</w:t>
      </w:r>
      <w:r w:rsidR="008A709F">
        <w:rPr>
          <w:rFonts w:ascii="Times New Roman" w:hAnsi="Times New Roman" w:cs="Times New Roman"/>
        </w:rPr>
        <w:t xml:space="preserve"> </w:t>
      </w:r>
      <w:r w:rsidR="005D1F15">
        <w:rPr>
          <w:rFonts w:ascii="Times New Roman" w:hAnsi="Times New Roman" w:cs="Times New Roman"/>
        </w:rPr>
        <w:t xml:space="preserve">The diagnosis is confirmed when the systolic blood pressure is </w:t>
      </w:r>
      <w:r w:rsidR="005D1F15">
        <w:rPr>
          <w:rFonts w:ascii="Times New Roman" w:hAnsi="Times New Roman" w:cs="Times New Roman"/>
        </w:rPr>
        <w:t xml:space="preserve">≥ </w:t>
      </w:r>
      <w:r w:rsidR="005D1F15">
        <w:rPr>
          <w:rFonts w:ascii="Times New Roman" w:hAnsi="Times New Roman" w:cs="Times New Roman"/>
        </w:rPr>
        <w:t xml:space="preserve">130 mmHg or the diastolic is </w:t>
      </w:r>
      <w:r w:rsidR="005D1F15">
        <w:rPr>
          <w:rFonts w:ascii="Times New Roman" w:hAnsi="Times New Roman" w:cs="Times New Roman"/>
        </w:rPr>
        <w:t xml:space="preserve">≥ </w:t>
      </w:r>
      <w:r w:rsidR="003C01DF">
        <w:rPr>
          <w:rFonts w:ascii="Times New Roman" w:hAnsi="Times New Roman" w:cs="Times New Roman"/>
        </w:rPr>
        <w:t xml:space="preserve">80 mmHg. The patient must be seated in a chair with their feet on the ground. The reading may be skewed if the patient had smoked or consumed caffeine 30 minutes before their reading. </w:t>
      </w:r>
      <w:r w:rsidR="00140DBB">
        <w:rPr>
          <w:rFonts w:ascii="Times New Roman" w:hAnsi="Times New Roman" w:cs="Times New Roman"/>
        </w:rPr>
        <w:t>Ambulatory blood pressure monitoring (ABPM) is the gold standard for confirmation of HTN because it is more accurate. For ABPM</w:t>
      </w:r>
      <w:r w:rsidR="008321D8">
        <w:rPr>
          <w:rFonts w:ascii="Times New Roman" w:hAnsi="Times New Roman" w:cs="Times New Roman"/>
        </w:rPr>
        <w:t xml:space="preserve"> the patient must have their blood pressure measured in intervals over 12-24 hours. ABPM can detect “white coat”</w:t>
      </w:r>
      <w:r w:rsidR="00DD43D4">
        <w:rPr>
          <w:rFonts w:ascii="Times New Roman" w:hAnsi="Times New Roman" w:cs="Times New Roman"/>
        </w:rPr>
        <w:t xml:space="preserve"> and masked HTN as well as verify diurnal variability when the blood pressure drops by 10%+ at nights. Additional tests include</w:t>
      </w:r>
      <w:r w:rsidR="00700D10">
        <w:rPr>
          <w:rFonts w:ascii="Times New Roman" w:hAnsi="Times New Roman" w:cs="Times New Roman"/>
        </w:rPr>
        <w:t xml:space="preserve"> electrolytes, glucose, and lipids, ECG, echocardiography, carotid ultrasounds, and renal evaluation.</w:t>
      </w:r>
    </w:p>
    <w:p w14:paraId="387B8934" w14:textId="4F7F98FA" w:rsidR="00CF3C9F" w:rsidRDefault="00CF3C9F" w:rsidP="00BA612C">
      <w:pPr>
        <w:tabs>
          <w:tab w:val="left" w:pos="737"/>
        </w:tabs>
        <w:spacing w:line="480" w:lineRule="auto"/>
        <w:rPr>
          <w:rFonts w:ascii="Times New Roman" w:hAnsi="Times New Roman" w:cs="Times New Roman"/>
        </w:rPr>
      </w:pPr>
      <w:r>
        <w:rPr>
          <w:rFonts w:ascii="Times New Roman" w:hAnsi="Times New Roman" w:cs="Times New Roman"/>
        </w:rPr>
        <w:lastRenderedPageBreak/>
        <w:tab/>
        <w:t>Treatment of HTN can vary due to different factors</w:t>
      </w:r>
      <w:r w:rsidR="00081067">
        <w:rPr>
          <w:rFonts w:ascii="Times New Roman" w:hAnsi="Times New Roman" w:cs="Times New Roman"/>
        </w:rPr>
        <w:t xml:space="preserve"> (Burchum</w:t>
      </w:r>
      <w:r w:rsidR="00975912">
        <w:rPr>
          <w:rFonts w:ascii="Times New Roman" w:hAnsi="Times New Roman" w:cs="Times New Roman"/>
        </w:rPr>
        <w:t xml:space="preserve"> &amp; Rosenthal, 2025)</w:t>
      </w:r>
      <w:r>
        <w:rPr>
          <w:rFonts w:ascii="Times New Roman" w:hAnsi="Times New Roman" w:cs="Times New Roman"/>
        </w:rPr>
        <w:t xml:space="preserve">. The first-line treatment of HTN is lifestyle modifications like exercising, taking up a low sodium diet, </w:t>
      </w:r>
      <w:r w:rsidR="000E7411">
        <w:rPr>
          <w:rFonts w:ascii="Times New Roman" w:hAnsi="Times New Roman" w:cs="Times New Roman"/>
        </w:rPr>
        <w:t xml:space="preserve">losing weight, decreasing or stopping smoking and alcohol intake, as well as eating healthy and nutritious foods. </w:t>
      </w:r>
      <w:r w:rsidR="00F76900">
        <w:rPr>
          <w:rFonts w:ascii="Times New Roman" w:hAnsi="Times New Roman" w:cs="Times New Roman"/>
        </w:rPr>
        <w:t>If lifestyle and diet changes don’t work, the patient may be put on medications. First-line pharmacological treatment of HTN would be thiazide diuretics</w:t>
      </w:r>
      <w:r w:rsidR="00C8344C">
        <w:rPr>
          <w:rFonts w:ascii="Times New Roman" w:hAnsi="Times New Roman" w:cs="Times New Roman"/>
        </w:rPr>
        <w:t xml:space="preserve"> which decrease morbidity and mortality. Other medications that can be used include ACE inhibitors like captopril or enalapril</w:t>
      </w:r>
      <w:r w:rsidR="00024879">
        <w:rPr>
          <w:rFonts w:ascii="Times New Roman" w:hAnsi="Times New Roman" w:cs="Times New Roman"/>
        </w:rPr>
        <w:t>, angiotensin receptor blockers</w:t>
      </w:r>
      <w:r w:rsidR="00B6337E">
        <w:rPr>
          <w:rFonts w:ascii="Times New Roman" w:hAnsi="Times New Roman" w:cs="Times New Roman"/>
        </w:rPr>
        <w:t xml:space="preserve"> like valsartan, or calcium channel blockers like diltiazem or verapamil. Α-1 blockers as well as central acting sympatholytic and direct-acting vasodilators can also be used but not first line. As the patient is being treated for HTN, medications may be added if the initial treatment is determined to be ineffective.</w:t>
      </w:r>
    </w:p>
    <w:p w14:paraId="05FCC12C" w14:textId="206017E6" w:rsidR="000141E0" w:rsidRPr="006A60EF" w:rsidRDefault="006C55E9" w:rsidP="006A60EF">
      <w:pPr>
        <w:tabs>
          <w:tab w:val="left" w:pos="737"/>
        </w:tabs>
        <w:spacing w:line="480" w:lineRule="auto"/>
        <w:rPr>
          <w:rFonts w:ascii="Times New Roman" w:hAnsi="Times New Roman" w:cs="Times New Roman"/>
        </w:rPr>
      </w:pPr>
      <w:r>
        <w:rPr>
          <w:rFonts w:ascii="Times New Roman" w:hAnsi="Times New Roman" w:cs="Times New Roman"/>
        </w:rPr>
        <w:tab/>
        <w:t xml:space="preserve">HTN can </w:t>
      </w:r>
      <w:proofErr w:type="gramStart"/>
      <w:r>
        <w:rPr>
          <w:rFonts w:ascii="Times New Roman" w:hAnsi="Times New Roman" w:cs="Times New Roman"/>
        </w:rPr>
        <w:t>impact</w:t>
      </w:r>
      <w:proofErr w:type="gramEnd"/>
      <w:r>
        <w:rPr>
          <w:rFonts w:ascii="Times New Roman" w:hAnsi="Times New Roman" w:cs="Times New Roman"/>
        </w:rPr>
        <w:t xml:space="preserve"> how the body responds to septic enteritis and outcomes through multiple mechanisms combined</w:t>
      </w:r>
      <w:r w:rsidR="0054460C">
        <w:rPr>
          <w:rFonts w:ascii="Times New Roman" w:hAnsi="Times New Roman" w:cs="Times New Roman"/>
        </w:rPr>
        <w:t xml:space="preserve"> </w:t>
      </w:r>
      <w:r w:rsidR="0054460C">
        <w:rPr>
          <w:rFonts w:ascii="Times New Roman" w:hAnsi="Times New Roman" w:cs="Times New Roman"/>
        </w:rPr>
        <w:t xml:space="preserve">(Miley, 2025). </w:t>
      </w:r>
      <w:r>
        <w:rPr>
          <w:rFonts w:ascii="Times New Roman" w:hAnsi="Times New Roman" w:cs="Times New Roman"/>
        </w:rPr>
        <w:t xml:space="preserve">With pre-existing vascular damage, </w:t>
      </w:r>
      <w:r w:rsidR="00FC6A09">
        <w:rPr>
          <w:rFonts w:ascii="Times New Roman" w:hAnsi="Times New Roman" w:cs="Times New Roman"/>
        </w:rPr>
        <w:t xml:space="preserve">damaged vessel linings can’t respond appropriately to the inflammatory mediators, reduced elasticity impairs compensatory mechanisms, and </w:t>
      </w:r>
      <w:r w:rsidR="0063440F">
        <w:rPr>
          <w:rFonts w:ascii="Times New Roman" w:hAnsi="Times New Roman" w:cs="Times New Roman"/>
        </w:rPr>
        <w:t xml:space="preserve">compromised blood flow </w:t>
      </w:r>
      <w:r w:rsidR="006A433F">
        <w:rPr>
          <w:rFonts w:ascii="Times New Roman" w:hAnsi="Times New Roman" w:cs="Times New Roman"/>
        </w:rPr>
        <w:t>worsens during sepsis. This then increases maldistribution of blood flow and causes tissue hypoxia. During septic shock, the body tries to compensate</w:t>
      </w:r>
      <w:r w:rsidR="009C19CC">
        <w:rPr>
          <w:rFonts w:ascii="Times New Roman" w:hAnsi="Times New Roman" w:cs="Times New Roman"/>
        </w:rPr>
        <w:t xml:space="preserve"> by increasing cardiac </w:t>
      </w:r>
      <w:proofErr w:type="gramStart"/>
      <w:r w:rsidR="009C19CC">
        <w:rPr>
          <w:rFonts w:ascii="Times New Roman" w:hAnsi="Times New Roman" w:cs="Times New Roman"/>
        </w:rPr>
        <w:t>output</w:t>
      </w:r>
      <w:proofErr w:type="gramEnd"/>
      <w:r w:rsidR="009C19CC">
        <w:rPr>
          <w:rFonts w:ascii="Times New Roman" w:hAnsi="Times New Roman" w:cs="Times New Roman"/>
        </w:rPr>
        <w:t xml:space="preserve"> but HTN impairs that because the left ventricle may have hypertrophied </w:t>
      </w:r>
      <w:r w:rsidR="002B0983">
        <w:rPr>
          <w:rFonts w:ascii="Times New Roman" w:hAnsi="Times New Roman" w:cs="Times New Roman"/>
        </w:rPr>
        <w:t xml:space="preserve">making it stiff and less compliant. Left ventricle hypertrophy can decrease stroke volume and the amount of blood that </w:t>
      </w:r>
      <w:proofErr w:type="gramStart"/>
      <w:r w:rsidR="002B0983">
        <w:rPr>
          <w:rFonts w:ascii="Times New Roman" w:hAnsi="Times New Roman" w:cs="Times New Roman"/>
        </w:rPr>
        <w:t>actually reaches</w:t>
      </w:r>
      <w:proofErr w:type="gramEnd"/>
      <w:r w:rsidR="002B0983">
        <w:rPr>
          <w:rFonts w:ascii="Times New Roman" w:hAnsi="Times New Roman" w:cs="Times New Roman"/>
        </w:rPr>
        <w:t xml:space="preserve"> the rest of the body.</w:t>
      </w:r>
      <w:r w:rsidR="00BD6FEA">
        <w:rPr>
          <w:rFonts w:ascii="Times New Roman" w:hAnsi="Times New Roman" w:cs="Times New Roman"/>
        </w:rPr>
        <w:t xml:space="preserve"> HTN can also </w:t>
      </w:r>
      <w:r w:rsidR="00F26D2B">
        <w:rPr>
          <w:rFonts w:ascii="Times New Roman" w:hAnsi="Times New Roman" w:cs="Times New Roman"/>
        </w:rPr>
        <w:t>reduce how the kidneys respond to sepsis and</w:t>
      </w:r>
      <w:r w:rsidR="005B7EFA">
        <w:rPr>
          <w:rFonts w:ascii="Times New Roman" w:hAnsi="Times New Roman" w:cs="Times New Roman"/>
        </w:rPr>
        <w:t xml:space="preserve"> </w:t>
      </w:r>
      <w:proofErr w:type="gramStart"/>
      <w:r w:rsidR="005B7EFA">
        <w:rPr>
          <w:rFonts w:ascii="Times New Roman" w:hAnsi="Times New Roman" w:cs="Times New Roman"/>
        </w:rPr>
        <w:t>worsens</w:t>
      </w:r>
      <w:proofErr w:type="gramEnd"/>
      <w:r w:rsidR="005B7EFA">
        <w:rPr>
          <w:rFonts w:ascii="Times New Roman" w:hAnsi="Times New Roman" w:cs="Times New Roman"/>
        </w:rPr>
        <w:t xml:space="preserve"> dehydration.</w:t>
      </w:r>
      <w:r w:rsidR="00104DDC">
        <w:rPr>
          <w:rFonts w:ascii="Times New Roman" w:hAnsi="Times New Roman" w:cs="Times New Roman"/>
        </w:rPr>
        <w:t xml:space="preserve"> HTN with septic shock can increase mortality risk and make the patient’s situation more severe. The patient would need more aggressive fluid resuscitation and replacement</w:t>
      </w:r>
      <w:r w:rsidR="00EE4503">
        <w:rPr>
          <w:rFonts w:ascii="Times New Roman" w:hAnsi="Times New Roman" w:cs="Times New Roman"/>
        </w:rPr>
        <w:t>. The patient’s HTN medications may also have to be adjusted or held until the infection has passed</w:t>
      </w:r>
      <w:r w:rsidR="006A60EF">
        <w:rPr>
          <w:rFonts w:ascii="Times New Roman" w:hAnsi="Times New Roman" w:cs="Times New Roman"/>
        </w:rPr>
        <w:t>.</w:t>
      </w:r>
    </w:p>
    <w:p w14:paraId="51A4D362" w14:textId="77777777" w:rsidR="008C4415" w:rsidRPr="00E04691" w:rsidRDefault="008C4415" w:rsidP="008C4415">
      <w:pPr>
        <w:rPr>
          <w:rFonts w:ascii="Times New Roman" w:hAnsi="Times New Roman" w:cs="Times New Roman"/>
          <w:b/>
          <w:bCs/>
        </w:rPr>
      </w:pPr>
    </w:p>
    <w:p w14:paraId="1AD74AC1" w14:textId="77777777" w:rsidR="008C4415" w:rsidRPr="00E04691" w:rsidRDefault="008C4415" w:rsidP="006A60EF">
      <w:pPr>
        <w:rPr>
          <w:rFonts w:ascii="Times New Roman" w:hAnsi="Times New Roman" w:cs="Times New Roman"/>
          <w:b/>
          <w:bCs/>
        </w:rPr>
      </w:pPr>
    </w:p>
    <w:p w14:paraId="505B8E1A" w14:textId="77777777" w:rsidR="008C4415" w:rsidRPr="00E04691" w:rsidRDefault="008C4415" w:rsidP="008C4415">
      <w:pPr>
        <w:jc w:val="center"/>
        <w:rPr>
          <w:rFonts w:ascii="Times New Roman" w:hAnsi="Times New Roman" w:cs="Times New Roman"/>
          <w:b/>
        </w:rPr>
      </w:pPr>
      <w:r w:rsidRPr="00E04691">
        <w:rPr>
          <w:rFonts w:ascii="Times New Roman" w:hAnsi="Times New Roman" w:cs="Times New Roman"/>
          <w:b/>
        </w:rPr>
        <w:lastRenderedPageBreak/>
        <w:t>References</w:t>
      </w:r>
    </w:p>
    <w:p w14:paraId="636759EE" w14:textId="5F0019AD" w:rsidR="009E064C" w:rsidRPr="00E04691" w:rsidRDefault="009E064C" w:rsidP="00A61EAA">
      <w:pPr>
        <w:spacing w:line="480" w:lineRule="auto"/>
        <w:jc w:val="center"/>
        <w:rPr>
          <w:rFonts w:ascii="Times New Roman" w:hAnsi="Times New Roman" w:cs="Times New Roman"/>
        </w:rPr>
      </w:pPr>
    </w:p>
    <w:p w14:paraId="3C31A38D"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Ackley, B. J., Ladwig, G. B., Makic, M. B. F., Martinez-Kratz, M. R., &amp; Zanotti, M. (2020). </w:t>
      </w:r>
      <w:r w:rsidRPr="006A60EF">
        <w:rPr>
          <w:i/>
          <w:iCs/>
        </w:rPr>
        <w:t>Nursing diagnosis handbook: An evidence-based guide to planning care</w:t>
      </w:r>
      <w:r w:rsidRPr="006A60EF">
        <w:t xml:space="preserve"> (12th ed.). Elsevier.</w:t>
      </w:r>
    </w:p>
    <w:p w14:paraId="575C1956"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Burchum, J. R., &amp; Rosenthal, L. D. (2025). </w:t>
      </w:r>
      <w:r w:rsidRPr="006A60EF">
        <w:rPr>
          <w:i/>
          <w:iCs/>
        </w:rPr>
        <w:t>Lehne's pharmacology for nursing care</w:t>
      </w:r>
      <w:r w:rsidRPr="006A60EF">
        <w:t xml:space="preserve"> (12th ed.). Elsevier - Evolve. </w:t>
      </w:r>
      <w:hyperlink r:id="rId13" w:tgtFrame="_new" w:history="1">
        <w:r w:rsidRPr="006A60EF">
          <w:rPr>
            <w:rStyle w:val="Hyperlink"/>
          </w:rPr>
          <w:t>https://online.vitalsource.com/books/9780443108686</w:t>
        </w:r>
      </w:hyperlink>
    </w:p>
    <w:p w14:paraId="0344CC2A"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Dickinson, J. (2025). Diabetes. In M. M. Harding (Ed.), </w:t>
      </w:r>
      <w:r w:rsidRPr="006A60EF">
        <w:rPr>
          <w:i/>
          <w:iCs/>
        </w:rPr>
        <w:t>Lewis’s medical-surgical nursing: Assessment and management of clinical problems</w:t>
      </w:r>
      <w:r w:rsidRPr="006A60EF">
        <w:t xml:space="preserve"> (11th ed.). Elsevier.</w:t>
      </w:r>
    </w:p>
    <w:p w14:paraId="01592B86"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Harding, M. (2025). Lower gastrointestinal problems. In M. M. Harding (Ed.), </w:t>
      </w:r>
      <w:r w:rsidRPr="006A60EF">
        <w:rPr>
          <w:i/>
          <w:iCs/>
        </w:rPr>
        <w:t>Lewis’s medical-surgical nursing: Assessment and management of clinical problems</w:t>
      </w:r>
      <w:r w:rsidRPr="006A60EF">
        <w:t xml:space="preserve"> (11th ed.). Elsevier.</w:t>
      </w:r>
    </w:p>
    <w:p w14:paraId="54E75300"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Harding, M. (2025). Obesity. In M. M. Harding (Ed.), </w:t>
      </w:r>
      <w:r w:rsidRPr="006A60EF">
        <w:rPr>
          <w:i/>
          <w:iCs/>
        </w:rPr>
        <w:t>Lewis’s medical-surgical nursing: Assessment and management of clinical problems</w:t>
      </w:r>
      <w:r w:rsidRPr="006A60EF">
        <w:t xml:space="preserve"> (11th ed.). Elsevier.</w:t>
      </w:r>
    </w:p>
    <w:p w14:paraId="496814FD"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McCance, K. L., Huether, S. E., Brashers, V. L., &amp; Rote, N. S. (2023). </w:t>
      </w:r>
      <w:r w:rsidRPr="006A60EF">
        <w:rPr>
          <w:i/>
          <w:iCs/>
        </w:rPr>
        <w:t>Pathophysiology: Alterations of digestive function</w:t>
      </w:r>
      <w:r w:rsidRPr="006A60EF">
        <w:t xml:space="preserve"> (9th ed., p. 928). Elsevier.</w:t>
      </w:r>
    </w:p>
    <w:p w14:paraId="38FA0D85"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Mefford, L. (2025). Disorders of endocrine control of growth and metabolism. In T. L. Norris (Ed.), </w:t>
      </w:r>
      <w:r w:rsidRPr="006A60EF">
        <w:rPr>
          <w:i/>
          <w:iCs/>
        </w:rPr>
        <w:t>Porth's pathophysiology: Concepts of altered health states</w:t>
      </w:r>
      <w:r w:rsidRPr="006A60EF">
        <w:t xml:space="preserve"> (11th ed.). Wolters Kluwer Health. </w:t>
      </w:r>
      <w:hyperlink r:id="rId14" w:tgtFrame="_new" w:history="1">
        <w:r w:rsidRPr="006A60EF">
          <w:rPr>
            <w:rStyle w:val="Hyperlink"/>
          </w:rPr>
          <w:t>https://pageburstls.elsevier.com/books/9781975238506</w:t>
        </w:r>
      </w:hyperlink>
    </w:p>
    <w:p w14:paraId="6BE57876"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Miley, H. (2025). Shock, sepsis, and multiple organ dysfunction syndrome. In M. M. Harding (Ed.), </w:t>
      </w:r>
      <w:r w:rsidRPr="006A60EF">
        <w:rPr>
          <w:i/>
          <w:iCs/>
        </w:rPr>
        <w:t>Lewis’s medical-surgical nursing: Assessment and management of clinical problems</w:t>
      </w:r>
      <w:r w:rsidRPr="006A60EF">
        <w:t xml:space="preserve"> (11th ed.). Elsevier.</w:t>
      </w:r>
    </w:p>
    <w:p w14:paraId="5D4B3C34"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Vallerand, A. H., &amp; Sanoski, C. A. (2018). </w:t>
      </w:r>
      <w:r w:rsidRPr="006A60EF">
        <w:rPr>
          <w:i/>
          <w:iCs/>
        </w:rPr>
        <w:t>Davis’s drug guide for nurses</w:t>
      </w:r>
      <w:r w:rsidRPr="006A60EF">
        <w:t xml:space="preserve"> (16th ed.). F. A. Davis. </w:t>
      </w:r>
      <w:hyperlink r:id="rId15" w:tgtFrame="_new" w:history="1">
        <w:r w:rsidRPr="006A60EF">
          <w:rPr>
            <w:rStyle w:val="Hyperlink"/>
          </w:rPr>
          <w:t>https://tinyurl.com/ez7s8ccu</w:t>
        </w:r>
      </w:hyperlink>
    </w:p>
    <w:p w14:paraId="2A51821D"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lastRenderedPageBreak/>
        <w:t xml:space="preserve">Van Leeuwen, A. M., &amp; Bladh, M. L. (2019). </w:t>
      </w:r>
      <w:r w:rsidRPr="006A60EF">
        <w:rPr>
          <w:i/>
          <w:iCs/>
        </w:rPr>
        <w:t>Davis’s comprehensive handbook of laboratory and diagnostic tests with nursing implications</w:t>
      </w:r>
      <w:r w:rsidRPr="006A60EF">
        <w:t xml:space="preserve"> (9th ed.). F. A. Davis Company. </w:t>
      </w:r>
      <w:hyperlink r:id="rId16" w:tgtFrame="_new" w:history="1">
        <w:r w:rsidRPr="006A60EF">
          <w:rPr>
            <w:rStyle w:val="Hyperlink"/>
          </w:rPr>
          <w:t>https://tinyurl.com/2urscbrx</w:t>
        </w:r>
      </w:hyperlink>
    </w:p>
    <w:p w14:paraId="13F9699B" w14:textId="77777777" w:rsidR="006A60EF" w:rsidRPr="006A60EF" w:rsidRDefault="006A60EF" w:rsidP="006A60EF">
      <w:pPr>
        <w:pStyle w:val="paragraph"/>
        <w:spacing w:before="0" w:beforeAutospacing="0" w:after="0" w:afterAutospacing="0" w:line="480" w:lineRule="auto"/>
        <w:ind w:left="720" w:hanging="720"/>
        <w:textAlignment w:val="baseline"/>
      </w:pPr>
      <w:r w:rsidRPr="006A60EF">
        <w:t xml:space="preserve">Ventura, K. (2025). Upper gastrointestinal problems. In M. M. Harding (Ed.), </w:t>
      </w:r>
      <w:r w:rsidRPr="006A60EF">
        <w:rPr>
          <w:i/>
          <w:iCs/>
        </w:rPr>
        <w:t>Lewis’s medical-surgical nursing: Assessment and management of clinical problems</w:t>
      </w:r>
      <w:r w:rsidRPr="006A60EF">
        <w:t xml:space="preserve"> (11th ed.). Elsevier.</w:t>
      </w:r>
    </w:p>
    <w:p w14:paraId="2BF0101D" w14:textId="0AD0CAD5" w:rsidR="008302FE" w:rsidRPr="00645F99" w:rsidRDefault="006A60EF" w:rsidP="006A60EF">
      <w:pPr>
        <w:pStyle w:val="paragraph"/>
        <w:spacing w:before="0" w:beforeAutospacing="0" w:after="0" w:afterAutospacing="0" w:line="480" w:lineRule="auto"/>
        <w:ind w:left="720" w:hanging="720"/>
        <w:textAlignment w:val="baseline"/>
      </w:pPr>
      <w:r w:rsidRPr="006A60EF">
        <w:t xml:space="preserve">Wermers, R. (2025). Hypertension. In M. M. Harding (Ed.), </w:t>
      </w:r>
      <w:r w:rsidRPr="006A60EF">
        <w:rPr>
          <w:i/>
          <w:iCs/>
        </w:rPr>
        <w:t>Lewis’s medical-surgical nursing: Assessment and management of clinical problems</w:t>
      </w:r>
      <w:r w:rsidRPr="006A60EF">
        <w:t xml:space="preserve"> (11th ed.). Elsevier.</w:t>
      </w:r>
    </w:p>
    <w:p w14:paraId="76B9B198" w14:textId="2A5B8084" w:rsidR="002428E6" w:rsidRPr="00E04691" w:rsidRDefault="002428E6" w:rsidP="002428E6">
      <w:pPr>
        <w:spacing w:line="480" w:lineRule="auto"/>
        <w:ind w:left="720" w:hanging="720"/>
        <w:rPr>
          <w:rFonts w:ascii="Times New Roman" w:hAnsi="Times New Roman" w:cs="Times New Roman"/>
        </w:rPr>
      </w:pPr>
    </w:p>
    <w:sectPr w:rsidR="002428E6" w:rsidRPr="00E04691">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316F5" w14:textId="77777777" w:rsidR="00683085" w:rsidRDefault="00683085" w:rsidP="0072185C">
      <w:r>
        <w:separator/>
      </w:r>
    </w:p>
  </w:endnote>
  <w:endnote w:type="continuationSeparator" w:id="0">
    <w:p w14:paraId="3D24BBDA" w14:textId="77777777" w:rsidR="00683085" w:rsidRDefault="00683085" w:rsidP="00721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A87D3" w14:textId="77777777" w:rsidR="00683085" w:rsidRDefault="00683085" w:rsidP="0072185C">
      <w:r>
        <w:separator/>
      </w:r>
    </w:p>
  </w:footnote>
  <w:footnote w:type="continuationSeparator" w:id="0">
    <w:p w14:paraId="361CF88B" w14:textId="77777777" w:rsidR="00683085" w:rsidRDefault="00683085" w:rsidP="00721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C49B" w14:textId="725D2E05" w:rsidR="00A61EAA" w:rsidRPr="00204054" w:rsidRDefault="00A61EAA" w:rsidP="002E05AF">
    <w:pPr>
      <w:pStyle w:val="Header"/>
      <w:framePr w:wrap="none" w:vAnchor="text" w:hAnchor="margin" w:xAlign="right" w:y="1"/>
      <w:rPr>
        <w:rStyle w:val="PageNumber"/>
        <w:rFonts w:ascii="Times" w:hAnsi="Times"/>
      </w:rPr>
    </w:pPr>
    <w:r w:rsidRPr="00204054">
      <w:rPr>
        <w:rStyle w:val="PageNumber"/>
        <w:rFonts w:ascii="Times" w:hAnsi="Times"/>
      </w:rPr>
      <w:fldChar w:fldCharType="begin"/>
    </w:r>
    <w:r w:rsidRPr="00204054">
      <w:rPr>
        <w:rStyle w:val="PageNumber"/>
        <w:rFonts w:ascii="Times" w:hAnsi="Times"/>
      </w:rPr>
      <w:instrText xml:space="preserve">PAGE  </w:instrText>
    </w:r>
    <w:r w:rsidRPr="00204054">
      <w:rPr>
        <w:rStyle w:val="PageNumber"/>
        <w:rFonts w:ascii="Times" w:hAnsi="Times"/>
      </w:rPr>
      <w:fldChar w:fldCharType="separate"/>
    </w:r>
    <w:r w:rsidR="002267DA">
      <w:rPr>
        <w:rStyle w:val="PageNumber"/>
        <w:rFonts w:ascii="Times" w:hAnsi="Times"/>
        <w:noProof/>
      </w:rPr>
      <w:t>5</w:t>
    </w:r>
    <w:r w:rsidRPr="00204054">
      <w:rPr>
        <w:rStyle w:val="PageNumber"/>
        <w:rFonts w:ascii="Times" w:hAnsi="Times"/>
      </w:rPr>
      <w:fldChar w:fldCharType="end"/>
    </w:r>
  </w:p>
  <w:sdt>
    <w:sdtPr>
      <w:rPr>
        <w:rFonts w:ascii="Times New Roman" w:hAnsi="Times New Roman" w:cs="Times New Roman"/>
      </w:rPr>
      <w:id w:val="918066395"/>
      <w:docPartObj>
        <w:docPartGallery w:val="Page Numbers (Top of Page)"/>
        <w:docPartUnique/>
      </w:docPartObj>
    </w:sdtPr>
    <w:sdtEndPr>
      <w:rPr>
        <w:noProof/>
      </w:rPr>
    </w:sdtEndPr>
    <w:sdtContent>
      <w:p w14:paraId="71E73317" w14:textId="77777777" w:rsidR="00A61EAA" w:rsidRPr="002E2039" w:rsidRDefault="00A61EAA" w:rsidP="002E05AF">
        <w:pPr>
          <w:pStyle w:val="Header"/>
          <w:ind w:right="360"/>
          <w:rPr>
            <w:rFonts w:ascii="Times New Roman" w:hAnsi="Times New Roman" w:cs="Times New Roman"/>
          </w:rPr>
        </w:pPr>
        <w:r w:rsidRPr="002E2039">
          <w:rPr>
            <w:rFonts w:ascii="Times New Roman" w:hAnsi="Times New Roman" w:cs="Times New Roman"/>
          </w:rPr>
          <w:tab/>
        </w:r>
      </w:p>
    </w:sdtContent>
  </w:sdt>
  <w:p w14:paraId="4D9FEFD1" w14:textId="77777777" w:rsidR="00A61EAA" w:rsidRPr="002E2039" w:rsidRDefault="00A61EA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2B3C" w14:textId="4357052F" w:rsidR="00A61EAA" w:rsidRPr="004A4AC0" w:rsidRDefault="00F3422E" w:rsidP="002E05AF">
    <w:pPr>
      <w:pStyle w:val="Header"/>
      <w:rPr>
        <w:rFonts w:ascii="Times New Roman" w:hAnsi="Times New Roman" w:cs="Times New Roman"/>
      </w:rPr>
    </w:pPr>
    <w:r>
      <w:rPr>
        <w:rFonts w:ascii="Times New Roman" w:hAnsi="Times New Roman" w:cs="Times New Roman"/>
      </w:rPr>
      <w:t>Name:</w:t>
    </w:r>
    <w:r w:rsidR="003C6871">
      <w:rPr>
        <w:rFonts w:ascii="Times New Roman" w:hAnsi="Times New Roman" w:cs="Times New Roman"/>
      </w:rPr>
      <w:t xml:space="preserve"> Caroline Thomas</w:t>
    </w:r>
    <w:r>
      <w:rPr>
        <w:rFonts w:ascii="Times New Roman" w:hAnsi="Times New Roman" w:cs="Times New Roman"/>
      </w:rPr>
      <w:tab/>
      <w:t>Date:</w:t>
    </w:r>
    <w:r w:rsidR="003C6871">
      <w:rPr>
        <w:rFonts w:ascii="Times New Roman" w:hAnsi="Times New Roman" w:cs="Times New Roman"/>
      </w:rPr>
      <w:t xml:space="preserve"> 02/21/2</w:t>
    </w:r>
    <w:r w:rsidR="00B61917">
      <w:rPr>
        <w:rFonts w:ascii="Times New Roman" w:hAnsi="Times New Roman" w:cs="Times New Roman"/>
      </w:rPr>
      <w:t>6</w:t>
    </w:r>
    <w:r w:rsidR="00A61EAA" w:rsidRPr="004A4AC0">
      <w:rPr>
        <w:rFonts w:ascii="Times New Roman" w:hAnsi="Times New Roman" w:cs="Times New Roman"/>
      </w:rPr>
      <w:tab/>
    </w:r>
    <w:sdt>
      <w:sdtPr>
        <w:rPr>
          <w:rFonts w:ascii="Times New Roman" w:hAnsi="Times New Roman" w:cs="Times New Roman"/>
        </w:rPr>
        <w:id w:val="578952411"/>
        <w:docPartObj>
          <w:docPartGallery w:val="Page Numbers (Top of Page)"/>
          <w:docPartUnique/>
        </w:docPartObj>
      </w:sdtPr>
      <w:sdtEndPr>
        <w:rPr>
          <w:noProof/>
        </w:rPr>
      </w:sdtEndPr>
      <w:sdtContent>
        <w:r w:rsidR="00A61EAA" w:rsidRPr="004A4AC0">
          <w:rPr>
            <w:rFonts w:ascii="Times New Roman" w:hAnsi="Times New Roman" w:cs="Times New Roman"/>
          </w:rPr>
          <w:fldChar w:fldCharType="begin"/>
        </w:r>
        <w:r w:rsidR="00A61EAA" w:rsidRPr="004A4AC0">
          <w:rPr>
            <w:rFonts w:ascii="Times New Roman" w:hAnsi="Times New Roman" w:cs="Times New Roman"/>
          </w:rPr>
          <w:instrText xml:space="preserve"> PAGE   \* MERGEFORMAT </w:instrText>
        </w:r>
        <w:r w:rsidR="00A61EAA" w:rsidRPr="004A4AC0">
          <w:rPr>
            <w:rFonts w:ascii="Times New Roman" w:hAnsi="Times New Roman" w:cs="Times New Roman"/>
          </w:rPr>
          <w:fldChar w:fldCharType="separate"/>
        </w:r>
        <w:r w:rsidR="00E832C8">
          <w:rPr>
            <w:rFonts w:ascii="Times New Roman" w:hAnsi="Times New Roman" w:cs="Times New Roman"/>
            <w:noProof/>
          </w:rPr>
          <w:t>1</w:t>
        </w:r>
        <w:r w:rsidR="00A61EAA" w:rsidRPr="004A4AC0">
          <w:rPr>
            <w:rFonts w:ascii="Times New Roman" w:hAnsi="Times New Roman" w:cs="Times New Roman"/>
            <w:noProof/>
          </w:rPr>
          <w:fldChar w:fldCharType="end"/>
        </w:r>
      </w:sdtContent>
    </w:sdt>
  </w:p>
  <w:p w14:paraId="7BA782EC" w14:textId="77777777" w:rsidR="00A61EAA" w:rsidRPr="004A4AC0" w:rsidRDefault="00A61EAA">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659021"/>
      <w:docPartObj>
        <w:docPartGallery w:val="Page Numbers (Top of Page)"/>
        <w:docPartUnique/>
      </w:docPartObj>
    </w:sdtPr>
    <w:sdtEndPr>
      <w:rPr>
        <w:noProof/>
      </w:rPr>
    </w:sdtEndPr>
    <w:sdtContent>
      <w:p w14:paraId="669FE012" w14:textId="3F8193D7" w:rsidR="00ED6E82" w:rsidRDefault="009A7A08">
        <w:pPr>
          <w:pStyle w:val="Header"/>
          <w:jc w:val="right"/>
        </w:pPr>
        <w:r>
          <w:fldChar w:fldCharType="begin"/>
        </w:r>
        <w:r>
          <w:instrText xml:space="preserve"> PAGE   \* MERGEFORMAT </w:instrText>
        </w:r>
        <w:r>
          <w:fldChar w:fldCharType="separate"/>
        </w:r>
        <w:r w:rsidR="002267DA">
          <w:rPr>
            <w:noProof/>
          </w:rPr>
          <w:t>12</w:t>
        </w:r>
        <w:r>
          <w:rPr>
            <w:noProof/>
          </w:rPr>
          <w:fldChar w:fldCharType="end"/>
        </w:r>
      </w:p>
    </w:sdtContent>
  </w:sdt>
  <w:p w14:paraId="1E6405C8" w14:textId="77777777" w:rsidR="00ED6E82" w:rsidRDefault="00ED6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2727F"/>
    <w:multiLevelType w:val="hybridMultilevel"/>
    <w:tmpl w:val="B2ECA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635409"/>
    <w:multiLevelType w:val="hybridMultilevel"/>
    <w:tmpl w:val="0D609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844259">
    <w:abstractNumId w:val="0"/>
  </w:num>
  <w:num w:numId="2" w16cid:durableId="192815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ughton, Aimee (Nursing)">
    <w15:presenceInfo w15:providerId="AD" w15:userId="S-1-5-21-2108236516-2095977292-1695163583-4978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MLcwNDE0MzC2tLRQ0lEKTi0uzszPAykwrAUAfWz7ySwAAAA="/>
  </w:docVars>
  <w:rsids>
    <w:rsidRoot w:val="0072185C"/>
    <w:rsid w:val="00002CB0"/>
    <w:rsid w:val="00005F9A"/>
    <w:rsid w:val="00007C40"/>
    <w:rsid w:val="00007CAA"/>
    <w:rsid w:val="00011876"/>
    <w:rsid w:val="00013402"/>
    <w:rsid w:val="00013F3E"/>
    <w:rsid w:val="000141E0"/>
    <w:rsid w:val="00020813"/>
    <w:rsid w:val="00022A24"/>
    <w:rsid w:val="00023F70"/>
    <w:rsid w:val="00024879"/>
    <w:rsid w:val="000272B1"/>
    <w:rsid w:val="00032725"/>
    <w:rsid w:val="00036930"/>
    <w:rsid w:val="00040F4E"/>
    <w:rsid w:val="00043465"/>
    <w:rsid w:val="00047305"/>
    <w:rsid w:val="000575E8"/>
    <w:rsid w:val="00061ADE"/>
    <w:rsid w:val="0006578D"/>
    <w:rsid w:val="00070E17"/>
    <w:rsid w:val="00075323"/>
    <w:rsid w:val="00075F0A"/>
    <w:rsid w:val="000764D2"/>
    <w:rsid w:val="00080741"/>
    <w:rsid w:val="00081067"/>
    <w:rsid w:val="0008291D"/>
    <w:rsid w:val="0008697E"/>
    <w:rsid w:val="00092003"/>
    <w:rsid w:val="000A073D"/>
    <w:rsid w:val="000D40C9"/>
    <w:rsid w:val="000D4EB5"/>
    <w:rsid w:val="000E2416"/>
    <w:rsid w:val="000E2CCD"/>
    <w:rsid w:val="000E4CC0"/>
    <w:rsid w:val="000E582A"/>
    <w:rsid w:val="000E7411"/>
    <w:rsid w:val="000F31E0"/>
    <w:rsid w:val="00100468"/>
    <w:rsid w:val="00101916"/>
    <w:rsid w:val="00104DDC"/>
    <w:rsid w:val="00105445"/>
    <w:rsid w:val="001106E6"/>
    <w:rsid w:val="00111815"/>
    <w:rsid w:val="0011395F"/>
    <w:rsid w:val="00113BD8"/>
    <w:rsid w:val="00120330"/>
    <w:rsid w:val="00121304"/>
    <w:rsid w:val="00132E69"/>
    <w:rsid w:val="001346EE"/>
    <w:rsid w:val="00140DBB"/>
    <w:rsid w:val="00140E64"/>
    <w:rsid w:val="001606DF"/>
    <w:rsid w:val="001612AD"/>
    <w:rsid w:val="00171039"/>
    <w:rsid w:val="001721DF"/>
    <w:rsid w:val="00173CDB"/>
    <w:rsid w:val="00180770"/>
    <w:rsid w:val="00181032"/>
    <w:rsid w:val="0018178F"/>
    <w:rsid w:val="00184364"/>
    <w:rsid w:val="0018527A"/>
    <w:rsid w:val="00187BF9"/>
    <w:rsid w:val="001913EE"/>
    <w:rsid w:val="001972E3"/>
    <w:rsid w:val="001A06B2"/>
    <w:rsid w:val="001A38CB"/>
    <w:rsid w:val="001B0D3B"/>
    <w:rsid w:val="001B3A7B"/>
    <w:rsid w:val="001C3A1B"/>
    <w:rsid w:val="001C4D5F"/>
    <w:rsid w:val="001D1960"/>
    <w:rsid w:val="001D1E21"/>
    <w:rsid w:val="001E061A"/>
    <w:rsid w:val="001E243A"/>
    <w:rsid w:val="001E7F46"/>
    <w:rsid w:val="001F2DC5"/>
    <w:rsid w:val="00204E5F"/>
    <w:rsid w:val="00204FDB"/>
    <w:rsid w:val="0021322F"/>
    <w:rsid w:val="00213703"/>
    <w:rsid w:val="002177DF"/>
    <w:rsid w:val="002267DA"/>
    <w:rsid w:val="00230339"/>
    <w:rsid w:val="00232305"/>
    <w:rsid w:val="00233E51"/>
    <w:rsid w:val="002354B3"/>
    <w:rsid w:val="00236185"/>
    <w:rsid w:val="00236D90"/>
    <w:rsid w:val="00240398"/>
    <w:rsid w:val="002428E6"/>
    <w:rsid w:val="002432F1"/>
    <w:rsid w:val="00243679"/>
    <w:rsid w:val="002436AF"/>
    <w:rsid w:val="00245E70"/>
    <w:rsid w:val="00247BC4"/>
    <w:rsid w:val="00263822"/>
    <w:rsid w:val="00265CBF"/>
    <w:rsid w:val="00275CDE"/>
    <w:rsid w:val="00275FBC"/>
    <w:rsid w:val="00276BBA"/>
    <w:rsid w:val="0028048C"/>
    <w:rsid w:val="00286435"/>
    <w:rsid w:val="002877C2"/>
    <w:rsid w:val="00290244"/>
    <w:rsid w:val="002931CB"/>
    <w:rsid w:val="00293DA2"/>
    <w:rsid w:val="002970FE"/>
    <w:rsid w:val="002A0890"/>
    <w:rsid w:val="002A4879"/>
    <w:rsid w:val="002B0983"/>
    <w:rsid w:val="002B7A34"/>
    <w:rsid w:val="002C143B"/>
    <w:rsid w:val="002C3CF8"/>
    <w:rsid w:val="002D0CCD"/>
    <w:rsid w:val="002D5582"/>
    <w:rsid w:val="002D6AB7"/>
    <w:rsid w:val="002E05AF"/>
    <w:rsid w:val="002E286F"/>
    <w:rsid w:val="002E67CB"/>
    <w:rsid w:val="002E6AE4"/>
    <w:rsid w:val="002F5FF9"/>
    <w:rsid w:val="0030585A"/>
    <w:rsid w:val="00310982"/>
    <w:rsid w:val="00310D24"/>
    <w:rsid w:val="0031119A"/>
    <w:rsid w:val="00311E7C"/>
    <w:rsid w:val="003151F6"/>
    <w:rsid w:val="0032161A"/>
    <w:rsid w:val="00324132"/>
    <w:rsid w:val="00326C30"/>
    <w:rsid w:val="00331BF7"/>
    <w:rsid w:val="00344472"/>
    <w:rsid w:val="00347738"/>
    <w:rsid w:val="00350434"/>
    <w:rsid w:val="003536E5"/>
    <w:rsid w:val="00354278"/>
    <w:rsid w:val="00357A1A"/>
    <w:rsid w:val="0036498B"/>
    <w:rsid w:val="003649CC"/>
    <w:rsid w:val="00364C79"/>
    <w:rsid w:val="003745E4"/>
    <w:rsid w:val="0037478D"/>
    <w:rsid w:val="0037583B"/>
    <w:rsid w:val="00380858"/>
    <w:rsid w:val="00390239"/>
    <w:rsid w:val="003929C4"/>
    <w:rsid w:val="0039706C"/>
    <w:rsid w:val="003A2D20"/>
    <w:rsid w:val="003A34DA"/>
    <w:rsid w:val="003B5EDC"/>
    <w:rsid w:val="003C01DF"/>
    <w:rsid w:val="003C0A74"/>
    <w:rsid w:val="003C1726"/>
    <w:rsid w:val="003C2C31"/>
    <w:rsid w:val="003C6871"/>
    <w:rsid w:val="003D454A"/>
    <w:rsid w:val="003E138A"/>
    <w:rsid w:val="003E5C6D"/>
    <w:rsid w:val="003F1AB7"/>
    <w:rsid w:val="00403EC9"/>
    <w:rsid w:val="004062E4"/>
    <w:rsid w:val="00421B45"/>
    <w:rsid w:val="0042250B"/>
    <w:rsid w:val="0042514E"/>
    <w:rsid w:val="004343AE"/>
    <w:rsid w:val="004357B0"/>
    <w:rsid w:val="0044677D"/>
    <w:rsid w:val="004474D5"/>
    <w:rsid w:val="00450A16"/>
    <w:rsid w:val="00455D0A"/>
    <w:rsid w:val="0046098B"/>
    <w:rsid w:val="00461963"/>
    <w:rsid w:val="00461EEE"/>
    <w:rsid w:val="004669C3"/>
    <w:rsid w:val="00470AB7"/>
    <w:rsid w:val="00472A3B"/>
    <w:rsid w:val="004737D5"/>
    <w:rsid w:val="004821E6"/>
    <w:rsid w:val="004863BE"/>
    <w:rsid w:val="00491787"/>
    <w:rsid w:val="0049184C"/>
    <w:rsid w:val="00492084"/>
    <w:rsid w:val="004A0B95"/>
    <w:rsid w:val="004A19A1"/>
    <w:rsid w:val="004A42E1"/>
    <w:rsid w:val="004B1E33"/>
    <w:rsid w:val="004B2DD7"/>
    <w:rsid w:val="004C42E6"/>
    <w:rsid w:val="004C60EE"/>
    <w:rsid w:val="004C706D"/>
    <w:rsid w:val="004D32A4"/>
    <w:rsid w:val="004D68E5"/>
    <w:rsid w:val="004D7CB6"/>
    <w:rsid w:val="004E00A6"/>
    <w:rsid w:val="004E3BB7"/>
    <w:rsid w:val="004E74A9"/>
    <w:rsid w:val="004F29DC"/>
    <w:rsid w:val="004F70ED"/>
    <w:rsid w:val="0050463E"/>
    <w:rsid w:val="00505ACD"/>
    <w:rsid w:val="005223EC"/>
    <w:rsid w:val="00536B03"/>
    <w:rsid w:val="00537A1C"/>
    <w:rsid w:val="0054460C"/>
    <w:rsid w:val="00550019"/>
    <w:rsid w:val="00555397"/>
    <w:rsid w:val="00560BAF"/>
    <w:rsid w:val="005640D8"/>
    <w:rsid w:val="00564CDE"/>
    <w:rsid w:val="00567094"/>
    <w:rsid w:val="00567935"/>
    <w:rsid w:val="00584925"/>
    <w:rsid w:val="00584E87"/>
    <w:rsid w:val="00586072"/>
    <w:rsid w:val="00594804"/>
    <w:rsid w:val="0059567C"/>
    <w:rsid w:val="005979B4"/>
    <w:rsid w:val="005A3D68"/>
    <w:rsid w:val="005B5BA6"/>
    <w:rsid w:val="005B7EFA"/>
    <w:rsid w:val="005C1F5C"/>
    <w:rsid w:val="005C3565"/>
    <w:rsid w:val="005C6EAD"/>
    <w:rsid w:val="005D1F15"/>
    <w:rsid w:val="005D2941"/>
    <w:rsid w:val="005D4509"/>
    <w:rsid w:val="005E2DB6"/>
    <w:rsid w:val="005E43B2"/>
    <w:rsid w:val="005F22D2"/>
    <w:rsid w:val="00601C79"/>
    <w:rsid w:val="00607EFA"/>
    <w:rsid w:val="00617057"/>
    <w:rsid w:val="00623C20"/>
    <w:rsid w:val="006243A6"/>
    <w:rsid w:val="00624868"/>
    <w:rsid w:val="006253C1"/>
    <w:rsid w:val="0063440F"/>
    <w:rsid w:val="00634CBF"/>
    <w:rsid w:val="00645F99"/>
    <w:rsid w:val="00646331"/>
    <w:rsid w:val="00647C6D"/>
    <w:rsid w:val="00654E3E"/>
    <w:rsid w:val="00665413"/>
    <w:rsid w:val="00665825"/>
    <w:rsid w:val="0067332E"/>
    <w:rsid w:val="00683085"/>
    <w:rsid w:val="00684FE0"/>
    <w:rsid w:val="0068666D"/>
    <w:rsid w:val="00687771"/>
    <w:rsid w:val="00695D00"/>
    <w:rsid w:val="006A1F70"/>
    <w:rsid w:val="006A37C7"/>
    <w:rsid w:val="006A433F"/>
    <w:rsid w:val="006A60EF"/>
    <w:rsid w:val="006A734F"/>
    <w:rsid w:val="006B0AFA"/>
    <w:rsid w:val="006B3EE9"/>
    <w:rsid w:val="006B4C49"/>
    <w:rsid w:val="006B63DA"/>
    <w:rsid w:val="006C55E9"/>
    <w:rsid w:val="006D0C19"/>
    <w:rsid w:val="006D6512"/>
    <w:rsid w:val="006E3883"/>
    <w:rsid w:val="006E39BD"/>
    <w:rsid w:val="006F11A6"/>
    <w:rsid w:val="006F2799"/>
    <w:rsid w:val="006F397C"/>
    <w:rsid w:val="006F51E8"/>
    <w:rsid w:val="00700D10"/>
    <w:rsid w:val="00706734"/>
    <w:rsid w:val="00710043"/>
    <w:rsid w:val="007151FD"/>
    <w:rsid w:val="0072185C"/>
    <w:rsid w:val="00724854"/>
    <w:rsid w:val="007252A4"/>
    <w:rsid w:val="0072759D"/>
    <w:rsid w:val="00751E24"/>
    <w:rsid w:val="00755624"/>
    <w:rsid w:val="0076189C"/>
    <w:rsid w:val="00772A5E"/>
    <w:rsid w:val="00776090"/>
    <w:rsid w:val="007838C4"/>
    <w:rsid w:val="00790A8E"/>
    <w:rsid w:val="007975DE"/>
    <w:rsid w:val="007A239C"/>
    <w:rsid w:val="007A32C9"/>
    <w:rsid w:val="007A3FB0"/>
    <w:rsid w:val="007A63FA"/>
    <w:rsid w:val="007B035F"/>
    <w:rsid w:val="007B3187"/>
    <w:rsid w:val="007C0C59"/>
    <w:rsid w:val="007C27AD"/>
    <w:rsid w:val="007C6523"/>
    <w:rsid w:val="007D0B29"/>
    <w:rsid w:val="007D6679"/>
    <w:rsid w:val="007D73F1"/>
    <w:rsid w:val="007E4ECB"/>
    <w:rsid w:val="007E5B1E"/>
    <w:rsid w:val="007F26E1"/>
    <w:rsid w:val="007F3CAC"/>
    <w:rsid w:val="007F5C0A"/>
    <w:rsid w:val="007F6EB7"/>
    <w:rsid w:val="008022DC"/>
    <w:rsid w:val="008050E3"/>
    <w:rsid w:val="00814EB5"/>
    <w:rsid w:val="00817F2A"/>
    <w:rsid w:val="00820187"/>
    <w:rsid w:val="00825EDF"/>
    <w:rsid w:val="00826070"/>
    <w:rsid w:val="008302FE"/>
    <w:rsid w:val="00831A23"/>
    <w:rsid w:val="008321D8"/>
    <w:rsid w:val="00833A53"/>
    <w:rsid w:val="0083644D"/>
    <w:rsid w:val="008439F1"/>
    <w:rsid w:val="008473A2"/>
    <w:rsid w:val="00853D33"/>
    <w:rsid w:val="008561BA"/>
    <w:rsid w:val="00864836"/>
    <w:rsid w:val="0087504B"/>
    <w:rsid w:val="008750E0"/>
    <w:rsid w:val="00886F10"/>
    <w:rsid w:val="00893378"/>
    <w:rsid w:val="008A0323"/>
    <w:rsid w:val="008A4CD8"/>
    <w:rsid w:val="008A709F"/>
    <w:rsid w:val="008B56BE"/>
    <w:rsid w:val="008C1012"/>
    <w:rsid w:val="008C4415"/>
    <w:rsid w:val="008D0D1F"/>
    <w:rsid w:val="008D25A7"/>
    <w:rsid w:val="008D6326"/>
    <w:rsid w:val="008E5639"/>
    <w:rsid w:val="008E5E23"/>
    <w:rsid w:val="008E6CE3"/>
    <w:rsid w:val="008F70A1"/>
    <w:rsid w:val="00900F95"/>
    <w:rsid w:val="00901508"/>
    <w:rsid w:val="00902B69"/>
    <w:rsid w:val="00904370"/>
    <w:rsid w:val="00906495"/>
    <w:rsid w:val="00910FB1"/>
    <w:rsid w:val="0091541B"/>
    <w:rsid w:val="00915546"/>
    <w:rsid w:val="00920F69"/>
    <w:rsid w:val="0092398C"/>
    <w:rsid w:val="00924621"/>
    <w:rsid w:val="009265B1"/>
    <w:rsid w:val="00926B79"/>
    <w:rsid w:val="0093407A"/>
    <w:rsid w:val="00942287"/>
    <w:rsid w:val="009444E7"/>
    <w:rsid w:val="00945291"/>
    <w:rsid w:val="00947902"/>
    <w:rsid w:val="00951AC7"/>
    <w:rsid w:val="00956B3A"/>
    <w:rsid w:val="00961C35"/>
    <w:rsid w:val="009622F6"/>
    <w:rsid w:val="00963C9C"/>
    <w:rsid w:val="00973246"/>
    <w:rsid w:val="00975912"/>
    <w:rsid w:val="009774B0"/>
    <w:rsid w:val="00981F4D"/>
    <w:rsid w:val="00984C51"/>
    <w:rsid w:val="0099728C"/>
    <w:rsid w:val="00997D4F"/>
    <w:rsid w:val="00997DD1"/>
    <w:rsid w:val="009A23C8"/>
    <w:rsid w:val="009A7A08"/>
    <w:rsid w:val="009B5514"/>
    <w:rsid w:val="009B7253"/>
    <w:rsid w:val="009C063A"/>
    <w:rsid w:val="009C19CC"/>
    <w:rsid w:val="009C4BDA"/>
    <w:rsid w:val="009D18E5"/>
    <w:rsid w:val="009D43EB"/>
    <w:rsid w:val="009D460C"/>
    <w:rsid w:val="009E064C"/>
    <w:rsid w:val="009E0C13"/>
    <w:rsid w:val="009E0DAB"/>
    <w:rsid w:val="009E4F85"/>
    <w:rsid w:val="009E684A"/>
    <w:rsid w:val="009F0089"/>
    <w:rsid w:val="009F2DC1"/>
    <w:rsid w:val="009F419C"/>
    <w:rsid w:val="009F48DF"/>
    <w:rsid w:val="00A00F85"/>
    <w:rsid w:val="00A04647"/>
    <w:rsid w:val="00A15B6F"/>
    <w:rsid w:val="00A2266A"/>
    <w:rsid w:val="00A240E9"/>
    <w:rsid w:val="00A27360"/>
    <w:rsid w:val="00A308BC"/>
    <w:rsid w:val="00A32F5B"/>
    <w:rsid w:val="00A33867"/>
    <w:rsid w:val="00A34223"/>
    <w:rsid w:val="00A36139"/>
    <w:rsid w:val="00A37FBA"/>
    <w:rsid w:val="00A41EE7"/>
    <w:rsid w:val="00A5110B"/>
    <w:rsid w:val="00A534BC"/>
    <w:rsid w:val="00A53597"/>
    <w:rsid w:val="00A61EAA"/>
    <w:rsid w:val="00A61EF3"/>
    <w:rsid w:val="00A65AC1"/>
    <w:rsid w:val="00A73B60"/>
    <w:rsid w:val="00A76817"/>
    <w:rsid w:val="00A77AE5"/>
    <w:rsid w:val="00A77C55"/>
    <w:rsid w:val="00A85C25"/>
    <w:rsid w:val="00A871F8"/>
    <w:rsid w:val="00A91FE5"/>
    <w:rsid w:val="00A9241F"/>
    <w:rsid w:val="00A94BEE"/>
    <w:rsid w:val="00AA0083"/>
    <w:rsid w:val="00AA026C"/>
    <w:rsid w:val="00AA580C"/>
    <w:rsid w:val="00AB317F"/>
    <w:rsid w:val="00AB4C17"/>
    <w:rsid w:val="00AB5273"/>
    <w:rsid w:val="00AB5FB6"/>
    <w:rsid w:val="00AB6EE7"/>
    <w:rsid w:val="00AB6F79"/>
    <w:rsid w:val="00AC6230"/>
    <w:rsid w:val="00AC62A4"/>
    <w:rsid w:val="00AD020A"/>
    <w:rsid w:val="00AD3211"/>
    <w:rsid w:val="00AD5D2C"/>
    <w:rsid w:val="00AD6F49"/>
    <w:rsid w:val="00AD7DCC"/>
    <w:rsid w:val="00AE1B3C"/>
    <w:rsid w:val="00AE4E27"/>
    <w:rsid w:val="00B05A2D"/>
    <w:rsid w:val="00B20972"/>
    <w:rsid w:val="00B31F3D"/>
    <w:rsid w:val="00B322CE"/>
    <w:rsid w:val="00B33947"/>
    <w:rsid w:val="00B33EB3"/>
    <w:rsid w:val="00B349B7"/>
    <w:rsid w:val="00B47D94"/>
    <w:rsid w:val="00B526B0"/>
    <w:rsid w:val="00B53A18"/>
    <w:rsid w:val="00B61917"/>
    <w:rsid w:val="00B6337E"/>
    <w:rsid w:val="00B6502E"/>
    <w:rsid w:val="00B6779C"/>
    <w:rsid w:val="00B7686A"/>
    <w:rsid w:val="00B76EC7"/>
    <w:rsid w:val="00B82F29"/>
    <w:rsid w:val="00B87AE7"/>
    <w:rsid w:val="00B91D5A"/>
    <w:rsid w:val="00B9725B"/>
    <w:rsid w:val="00BA5941"/>
    <w:rsid w:val="00BA612C"/>
    <w:rsid w:val="00BB1CEA"/>
    <w:rsid w:val="00BB616B"/>
    <w:rsid w:val="00BC01D1"/>
    <w:rsid w:val="00BC2F76"/>
    <w:rsid w:val="00BC6B59"/>
    <w:rsid w:val="00BC7306"/>
    <w:rsid w:val="00BC766B"/>
    <w:rsid w:val="00BD0D3C"/>
    <w:rsid w:val="00BD1F92"/>
    <w:rsid w:val="00BD22CA"/>
    <w:rsid w:val="00BD31DA"/>
    <w:rsid w:val="00BD4355"/>
    <w:rsid w:val="00BD6FEA"/>
    <w:rsid w:val="00BE6772"/>
    <w:rsid w:val="00BF6CA4"/>
    <w:rsid w:val="00BF7FD8"/>
    <w:rsid w:val="00C0221A"/>
    <w:rsid w:val="00C0579C"/>
    <w:rsid w:val="00C12326"/>
    <w:rsid w:val="00C12AFD"/>
    <w:rsid w:val="00C23D6E"/>
    <w:rsid w:val="00C24378"/>
    <w:rsid w:val="00C2633B"/>
    <w:rsid w:val="00C26AF5"/>
    <w:rsid w:val="00C27DD8"/>
    <w:rsid w:val="00C31C5D"/>
    <w:rsid w:val="00C333A7"/>
    <w:rsid w:val="00C34EAF"/>
    <w:rsid w:val="00C37E5F"/>
    <w:rsid w:val="00C43D62"/>
    <w:rsid w:val="00C45D02"/>
    <w:rsid w:val="00C5189C"/>
    <w:rsid w:val="00C519E6"/>
    <w:rsid w:val="00C521F3"/>
    <w:rsid w:val="00C529B6"/>
    <w:rsid w:val="00C62D9C"/>
    <w:rsid w:val="00C64DA3"/>
    <w:rsid w:val="00C65C35"/>
    <w:rsid w:val="00C71E2A"/>
    <w:rsid w:val="00C76986"/>
    <w:rsid w:val="00C8344C"/>
    <w:rsid w:val="00C83F55"/>
    <w:rsid w:val="00C92482"/>
    <w:rsid w:val="00C94B48"/>
    <w:rsid w:val="00CA1EDB"/>
    <w:rsid w:val="00CA5327"/>
    <w:rsid w:val="00CA5F19"/>
    <w:rsid w:val="00CB11F0"/>
    <w:rsid w:val="00CB4008"/>
    <w:rsid w:val="00CB53DF"/>
    <w:rsid w:val="00CB7D67"/>
    <w:rsid w:val="00CD447F"/>
    <w:rsid w:val="00CD5B9D"/>
    <w:rsid w:val="00CE30A5"/>
    <w:rsid w:val="00CE3F73"/>
    <w:rsid w:val="00CE469D"/>
    <w:rsid w:val="00CE5743"/>
    <w:rsid w:val="00CE5C37"/>
    <w:rsid w:val="00CF3C9F"/>
    <w:rsid w:val="00CF54F7"/>
    <w:rsid w:val="00D017D9"/>
    <w:rsid w:val="00D04173"/>
    <w:rsid w:val="00D106EC"/>
    <w:rsid w:val="00D11E8F"/>
    <w:rsid w:val="00D130EF"/>
    <w:rsid w:val="00D17D36"/>
    <w:rsid w:val="00D303F0"/>
    <w:rsid w:val="00D3436C"/>
    <w:rsid w:val="00D36BF4"/>
    <w:rsid w:val="00D37199"/>
    <w:rsid w:val="00D416B3"/>
    <w:rsid w:val="00D417D0"/>
    <w:rsid w:val="00D4181E"/>
    <w:rsid w:val="00D5175F"/>
    <w:rsid w:val="00D56AFB"/>
    <w:rsid w:val="00D57EE2"/>
    <w:rsid w:val="00D62448"/>
    <w:rsid w:val="00D65A20"/>
    <w:rsid w:val="00D67758"/>
    <w:rsid w:val="00D75105"/>
    <w:rsid w:val="00D814AE"/>
    <w:rsid w:val="00D86C59"/>
    <w:rsid w:val="00D92103"/>
    <w:rsid w:val="00D92CE3"/>
    <w:rsid w:val="00D96314"/>
    <w:rsid w:val="00D97B66"/>
    <w:rsid w:val="00DA2871"/>
    <w:rsid w:val="00DD43D4"/>
    <w:rsid w:val="00DD4A03"/>
    <w:rsid w:val="00DE0817"/>
    <w:rsid w:val="00DF31D2"/>
    <w:rsid w:val="00DF3C48"/>
    <w:rsid w:val="00DF475E"/>
    <w:rsid w:val="00DF5442"/>
    <w:rsid w:val="00E00BCC"/>
    <w:rsid w:val="00E034CA"/>
    <w:rsid w:val="00E03F68"/>
    <w:rsid w:val="00E04691"/>
    <w:rsid w:val="00E218D5"/>
    <w:rsid w:val="00E253CD"/>
    <w:rsid w:val="00E25CE0"/>
    <w:rsid w:val="00E32720"/>
    <w:rsid w:val="00E5028F"/>
    <w:rsid w:val="00E562A0"/>
    <w:rsid w:val="00E609C4"/>
    <w:rsid w:val="00E661FA"/>
    <w:rsid w:val="00E67891"/>
    <w:rsid w:val="00E717C9"/>
    <w:rsid w:val="00E76CE7"/>
    <w:rsid w:val="00E82564"/>
    <w:rsid w:val="00E832C8"/>
    <w:rsid w:val="00E860C8"/>
    <w:rsid w:val="00E907E0"/>
    <w:rsid w:val="00E94540"/>
    <w:rsid w:val="00E954C5"/>
    <w:rsid w:val="00EA000E"/>
    <w:rsid w:val="00EA1EF0"/>
    <w:rsid w:val="00EA5532"/>
    <w:rsid w:val="00EA6BDA"/>
    <w:rsid w:val="00EB18A1"/>
    <w:rsid w:val="00EB5D0B"/>
    <w:rsid w:val="00EB6A5C"/>
    <w:rsid w:val="00EB7745"/>
    <w:rsid w:val="00EC6EE2"/>
    <w:rsid w:val="00ED5AED"/>
    <w:rsid w:val="00ED5DD8"/>
    <w:rsid w:val="00ED6E82"/>
    <w:rsid w:val="00EE3F9D"/>
    <w:rsid w:val="00EE4503"/>
    <w:rsid w:val="00EE4D14"/>
    <w:rsid w:val="00EF41B6"/>
    <w:rsid w:val="00EF5544"/>
    <w:rsid w:val="00F0372D"/>
    <w:rsid w:val="00F12769"/>
    <w:rsid w:val="00F205EE"/>
    <w:rsid w:val="00F26D2B"/>
    <w:rsid w:val="00F32FBA"/>
    <w:rsid w:val="00F3422E"/>
    <w:rsid w:val="00F353F4"/>
    <w:rsid w:val="00F42804"/>
    <w:rsid w:val="00F46EC0"/>
    <w:rsid w:val="00F50710"/>
    <w:rsid w:val="00F51B36"/>
    <w:rsid w:val="00F52C7D"/>
    <w:rsid w:val="00F6726A"/>
    <w:rsid w:val="00F67B0E"/>
    <w:rsid w:val="00F72D00"/>
    <w:rsid w:val="00F74A87"/>
    <w:rsid w:val="00F75F4E"/>
    <w:rsid w:val="00F76900"/>
    <w:rsid w:val="00F85A27"/>
    <w:rsid w:val="00F85E46"/>
    <w:rsid w:val="00F861BF"/>
    <w:rsid w:val="00F920FA"/>
    <w:rsid w:val="00F9376E"/>
    <w:rsid w:val="00F93DD0"/>
    <w:rsid w:val="00F950D7"/>
    <w:rsid w:val="00FA3964"/>
    <w:rsid w:val="00FA42D8"/>
    <w:rsid w:val="00FA53D4"/>
    <w:rsid w:val="00FB25A7"/>
    <w:rsid w:val="00FB7F96"/>
    <w:rsid w:val="00FC0542"/>
    <w:rsid w:val="00FC0BE4"/>
    <w:rsid w:val="00FC2C30"/>
    <w:rsid w:val="00FC356C"/>
    <w:rsid w:val="00FC6A09"/>
    <w:rsid w:val="00FD021D"/>
    <w:rsid w:val="00FE1046"/>
    <w:rsid w:val="00FE1111"/>
    <w:rsid w:val="00FE24E8"/>
    <w:rsid w:val="00FF7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082FB"/>
  <w14:defaultImageDpi w14:val="300"/>
  <w15:docId w15:val="{1C3D5C53-AD04-43D3-B652-B7DC1A925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5C"/>
  </w:style>
  <w:style w:type="paragraph" w:styleId="Heading1">
    <w:name w:val="heading 1"/>
    <w:basedOn w:val="Normal"/>
    <w:next w:val="Normal"/>
    <w:link w:val="Heading1Char"/>
    <w:qFormat/>
    <w:rsid w:val="009E0C13"/>
    <w:pPr>
      <w:keepNext/>
      <w:outlineLvl w:val="0"/>
    </w:pPr>
    <w:rPr>
      <w:rFonts w:ascii="Times New Roman" w:eastAsia="Times New Roman" w:hAnsi="Times New Roman" w:cs="Times New Roman"/>
      <w:b/>
      <w:bCs/>
    </w:rPr>
  </w:style>
  <w:style w:type="paragraph" w:styleId="Heading2">
    <w:name w:val="heading 2"/>
    <w:basedOn w:val="Normal"/>
    <w:next w:val="Normal"/>
    <w:link w:val="Heading2Char"/>
    <w:qFormat/>
    <w:rsid w:val="009E0C13"/>
    <w:pPr>
      <w:keepNext/>
      <w:jc w:val="center"/>
      <w:outlineLvl w:val="1"/>
    </w:pPr>
    <w:rPr>
      <w:rFonts w:ascii="Times New Roman" w:eastAsia="Times New Roman" w:hAnsi="Times New Roman" w:cs="Times New Roman"/>
      <w:b/>
      <w:bCs/>
    </w:rPr>
  </w:style>
  <w:style w:type="paragraph" w:styleId="Heading3">
    <w:name w:val="heading 3"/>
    <w:basedOn w:val="Normal"/>
    <w:next w:val="Normal"/>
    <w:link w:val="Heading3Char"/>
    <w:qFormat/>
    <w:rsid w:val="009E0C13"/>
    <w:pPr>
      <w:keepNext/>
      <w:jc w:val="center"/>
      <w:outlineLvl w:val="2"/>
    </w:pPr>
    <w:rPr>
      <w:rFonts w:ascii="Times New Roman" w:eastAsia="Times New Roman" w:hAnsi="Times New Roman" w:cs="Times New Roman"/>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185C"/>
    <w:pPr>
      <w:tabs>
        <w:tab w:val="center" w:pos="4320"/>
        <w:tab w:val="right" w:pos="8640"/>
      </w:tabs>
    </w:pPr>
  </w:style>
  <w:style w:type="character" w:customStyle="1" w:styleId="HeaderChar">
    <w:name w:val="Header Char"/>
    <w:basedOn w:val="DefaultParagraphFont"/>
    <w:link w:val="Header"/>
    <w:uiPriority w:val="99"/>
    <w:rsid w:val="0072185C"/>
  </w:style>
  <w:style w:type="paragraph" w:styleId="Footer">
    <w:name w:val="footer"/>
    <w:basedOn w:val="Normal"/>
    <w:link w:val="FooterChar"/>
    <w:uiPriority w:val="99"/>
    <w:unhideWhenUsed/>
    <w:rsid w:val="0072185C"/>
    <w:pPr>
      <w:tabs>
        <w:tab w:val="center" w:pos="4320"/>
        <w:tab w:val="right" w:pos="8640"/>
      </w:tabs>
    </w:pPr>
  </w:style>
  <w:style w:type="character" w:customStyle="1" w:styleId="FooterChar">
    <w:name w:val="Footer Char"/>
    <w:basedOn w:val="DefaultParagraphFont"/>
    <w:link w:val="Footer"/>
    <w:uiPriority w:val="99"/>
    <w:rsid w:val="0072185C"/>
  </w:style>
  <w:style w:type="character" w:styleId="PageNumber">
    <w:name w:val="page number"/>
    <w:basedOn w:val="DefaultParagraphFont"/>
    <w:uiPriority w:val="99"/>
    <w:semiHidden/>
    <w:unhideWhenUsed/>
    <w:rsid w:val="0072185C"/>
  </w:style>
  <w:style w:type="paragraph" w:styleId="TOC1">
    <w:name w:val="toc 1"/>
    <w:basedOn w:val="Normal"/>
    <w:next w:val="Normal"/>
    <w:autoRedefine/>
    <w:uiPriority w:val="39"/>
    <w:unhideWhenUsed/>
    <w:rsid w:val="0072185C"/>
  </w:style>
  <w:style w:type="paragraph" w:styleId="TOC2">
    <w:name w:val="toc 2"/>
    <w:basedOn w:val="Normal"/>
    <w:next w:val="Normal"/>
    <w:autoRedefine/>
    <w:uiPriority w:val="39"/>
    <w:unhideWhenUsed/>
    <w:rsid w:val="0072185C"/>
    <w:pPr>
      <w:ind w:left="240"/>
    </w:pPr>
  </w:style>
  <w:style w:type="paragraph" w:styleId="TOC3">
    <w:name w:val="toc 3"/>
    <w:basedOn w:val="Normal"/>
    <w:next w:val="Normal"/>
    <w:autoRedefine/>
    <w:uiPriority w:val="39"/>
    <w:unhideWhenUsed/>
    <w:rsid w:val="0072185C"/>
    <w:pPr>
      <w:ind w:left="480"/>
    </w:pPr>
  </w:style>
  <w:style w:type="paragraph" w:styleId="TOC4">
    <w:name w:val="toc 4"/>
    <w:basedOn w:val="Normal"/>
    <w:next w:val="Normal"/>
    <w:autoRedefine/>
    <w:uiPriority w:val="39"/>
    <w:unhideWhenUsed/>
    <w:rsid w:val="0072185C"/>
    <w:pPr>
      <w:ind w:left="720"/>
    </w:pPr>
  </w:style>
  <w:style w:type="paragraph" w:styleId="TOC5">
    <w:name w:val="toc 5"/>
    <w:basedOn w:val="Normal"/>
    <w:next w:val="Normal"/>
    <w:autoRedefine/>
    <w:uiPriority w:val="39"/>
    <w:unhideWhenUsed/>
    <w:rsid w:val="0072185C"/>
    <w:pPr>
      <w:ind w:left="960"/>
    </w:pPr>
  </w:style>
  <w:style w:type="paragraph" w:styleId="TOC6">
    <w:name w:val="toc 6"/>
    <w:basedOn w:val="Normal"/>
    <w:next w:val="Normal"/>
    <w:autoRedefine/>
    <w:uiPriority w:val="39"/>
    <w:unhideWhenUsed/>
    <w:rsid w:val="0072185C"/>
    <w:pPr>
      <w:ind w:left="1200"/>
    </w:pPr>
  </w:style>
  <w:style w:type="paragraph" w:styleId="TOC7">
    <w:name w:val="toc 7"/>
    <w:basedOn w:val="Normal"/>
    <w:next w:val="Normal"/>
    <w:autoRedefine/>
    <w:uiPriority w:val="39"/>
    <w:unhideWhenUsed/>
    <w:rsid w:val="0072185C"/>
    <w:pPr>
      <w:ind w:left="1440"/>
    </w:pPr>
  </w:style>
  <w:style w:type="paragraph" w:styleId="TOC8">
    <w:name w:val="toc 8"/>
    <w:basedOn w:val="Normal"/>
    <w:next w:val="Normal"/>
    <w:autoRedefine/>
    <w:uiPriority w:val="39"/>
    <w:unhideWhenUsed/>
    <w:rsid w:val="0072185C"/>
    <w:pPr>
      <w:ind w:left="1680"/>
    </w:pPr>
  </w:style>
  <w:style w:type="paragraph" w:styleId="TOC9">
    <w:name w:val="toc 9"/>
    <w:basedOn w:val="Normal"/>
    <w:next w:val="Normal"/>
    <w:autoRedefine/>
    <w:uiPriority w:val="39"/>
    <w:unhideWhenUsed/>
    <w:rsid w:val="0072185C"/>
    <w:pPr>
      <w:ind w:left="1920"/>
    </w:pPr>
  </w:style>
  <w:style w:type="paragraph" w:styleId="ListParagraph">
    <w:name w:val="List Paragraph"/>
    <w:basedOn w:val="Normal"/>
    <w:uiPriority w:val="34"/>
    <w:qFormat/>
    <w:rsid w:val="0072185C"/>
    <w:pPr>
      <w:spacing w:after="200" w:line="276" w:lineRule="auto"/>
      <w:ind w:left="720"/>
      <w:contextualSpacing/>
    </w:pPr>
    <w:rPr>
      <w:rFonts w:eastAsiaTheme="minorHAnsi"/>
      <w:sz w:val="22"/>
      <w:szCs w:val="22"/>
    </w:rPr>
  </w:style>
  <w:style w:type="paragraph" w:styleId="NormalWeb">
    <w:name w:val="Normal (Web)"/>
    <w:basedOn w:val="Normal"/>
    <w:uiPriority w:val="99"/>
    <w:unhideWhenUsed/>
    <w:rsid w:val="0072185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2185C"/>
    <w:rPr>
      <w:b/>
      <w:bCs/>
    </w:rPr>
  </w:style>
  <w:style w:type="paragraph" w:styleId="BalloonText">
    <w:name w:val="Balloon Text"/>
    <w:basedOn w:val="Normal"/>
    <w:link w:val="BalloonTextChar"/>
    <w:uiPriority w:val="99"/>
    <w:semiHidden/>
    <w:unhideWhenUsed/>
    <w:rsid w:val="00BC2F7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2F76"/>
    <w:rPr>
      <w:rFonts w:ascii="Lucida Grande" w:hAnsi="Lucida Grande" w:cs="Lucida Grande"/>
      <w:sz w:val="18"/>
      <w:szCs w:val="18"/>
    </w:rPr>
  </w:style>
  <w:style w:type="character" w:styleId="Hyperlink">
    <w:name w:val="Hyperlink"/>
    <w:basedOn w:val="DefaultParagraphFont"/>
    <w:uiPriority w:val="99"/>
    <w:unhideWhenUsed/>
    <w:rsid w:val="006243A6"/>
    <w:rPr>
      <w:color w:val="0000FF" w:themeColor="hyperlink"/>
      <w:u w:val="single"/>
    </w:rPr>
  </w:style>
  <w:style w:type="character" w:customStyle="1" w:styleId="Heading1Char">
    <w:name w:val="Heading 1 Char"/>
    <w:basedOn w:val="DefaultParagraphFont"/>
    <w:link w:val="Heading1"/>
    <w:rsid w:val="009E0C13"/>
    <w:rPr>
      <w:rFonts w:ascii="Times New Roman" w:eastAsia="Times New Roman" w:hAnsi="Times New Roman" w:cs="Times New Roman"/>
      <w:b/>
      <w:bCs/>
    </w:rPr>
  </w:style>
  <w:style w:type="character" w:customStyle="1" w:styleId="Heading2Char">
    <w:name w:val="Heading 2 Char"/>
    <w:basedOn w:val="DefaultParagraphFont"/>
    <w:link w:val="Heading2"/>
    <w:rsid w:val="009E0C13"/>
    <w:rPr>
      <w:rFonts w:ascii="Times New Roman" w:eastAsia="Times New Roman" w:hAnsi="Times New Roman" w:cs="Times New Roman"/>
      <w:b/>
      <w:bCs/>
    </w:rPr>
  </w:style>
  <w:style w:type="character" w:customStyle="1" w:styleId="Heading3Char">
    <w:name w:val="Heading 3 Char"/>
    <w:basedOn w:val="DefaultParagraphFont"/>
    <w:link w:val="Heading3"/>
    <w:rsid w:val="009E0C13"/>
    <w:rPr>
      <w:rFonts w:ascii="Times New Roman" w:eastAsia="Times New Roman" w:hAnsi="Times New Roman" w:cs="Times New Roman"/>
      <w:b/>
      <w:bCs/>
      <w:sz w:val="28"/>
    </w:rPr>
  </w:style>
  <w:style w:type="table" w:styleId="TableGrid">
    <w:name w:val="Table Grid"/>
    <w:basedOn w:val="TableNormal"/>
    <w:uiPriority w:val="39"/>
    <w:rsid w:val="00A61EAA"/>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1EAA"/>
    <w:rPr>
      <w:color w:val="808080"/>
    </w:rPr>
  </w:style>
  <w:style w:type="character" w:styleId="CommentReference">
    <w:name w:val="annotation reference"/>
    <w:basedOn w:val="DefaultParagraphFont"/>
    <w:uiPriority w:val="99"/>
    <w:semiHidden/>
    <w:unhideWhenUsed/>
    <w:rsid w:val="0037478D"/>
    <w:rPr>
      <w:sz w:val="16"/>
      <w:szCs w:val="16"/>
    </w:rPr>
  </w:style>
  <w:style w:type="paragraph" w:styleId="CommentText">
    <w:name w:val="annotation text"/>
    <w:basedOn w:val="Normal"/>
    <w:link w:val="CommentTextChar"/>
    <w:uiPriority w:val="99"/>
    <w:semiHidden/>
    <w:unhideWhenUsed/>
    <w:rsid w:val="0037478D"/>
    <w:rPr>
      <w:sz w:val="20"/>
      <w:szCs w:val="20"/>
    </w:rPr>
  </w:style>
  <w:style w:type="character" w:customStyle="1" w:styleId="CommentTextChar">
    <w:name w:val="Comment Text Char"/>
    <w:basedOn w:val="DefaultParagraphFont"/>
    <w:link w:val="CommentText"/>
    <w:uiPriority w:val="99"/>
    <w:semiHidden/>
    <w:rsid w:val="0037478D"/>
    <w:rPr>
      <w:sz w:val="20"/>
      <w:szCs w:val="20"/>
    </w:rPr>
  </w:style>
  <w:style w:type="paragraph" w:styleId="CommentSubject">
    <w:name w:val="annotation subject"/>
    <w:basedOn w:val="CommentText"/>
    <w:next w:val="CommentText"/>
    <w:link w:val="CommentSubjectChar"/>
    <w:uiPriority w:val="99"/>
    <w:semiHidden/>
    <w:unhideWhenUsed/>
    <w:rsid w:val="0037478D"/>
    <w:rPr>
      <w:b/>
      <w:bCs/>
    </w:rPr>
  </w:style>
  <w:style w:type="character" w:customStyle="1" w:styleId="CommentSubjectChar">
    <w:name w:val="Comment Subject Char"/>
    <w:basedOn w:val="CommentTextChar"/>
    <w:link w:val="CommentSubject"/>
    <w:uiPriority w:val="99"/>
    <w:semiHidden/>
    <w:rsid w:val="0037478D"/>
    <w:rPr>
      <w:b/>
      <w:bCs/>
      <w:sz w:val="20"/>
      <w:szCs w:val="20"/>
    </w:rPr>
  </w:style>
  <w:style w:type="paragraph" w:customStyle="1" w:styleId="paragraph">
    <w:name w:val="paragraph"/>
    <w:basedOn w:val="Normal"/>
    <w:rsid w:val="002428E6"/>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2428E6"/>
  </w:style>
  <w:style w:type="character" w:customStyle="1" w:styleId="eop">
    <w:name w:val="eop"/>
    <w:basedOn w:val="DefaultParagraphFont"/>
    <w:rsid w:val="002428E6"/>
  </w:style>
  <w:style w:type="character" w:styleId="FollowedHyperlink">
    <w:name w:val="FollowedHyperlink"/>
    <w:basedOn w:val="DefaultParagraphFont"/>
    <w:uiPriority w:val="99"/>
    <w:semiHidden/>
    <w:unhideWhenUsed/>
    <w:rsid w:val="002D0CCD"/>
    <w:rPr>
      <w:color w:val="800080" w:themeColor="followedHyperlink"/>
      <w:u w:val="single"/>
    </w:rPr>
  </w:style>
  <w:style w:type="character" w:styleId="UnresolvedMention">
    <w:name w:val="Unresolved Mention"/>
    <w:basedOn w:val="DefaultParagraphFont"/>
    <w:uiPriority w:val="99"/>
    <w:semiHidden/>
    <w:unhideWhenUsed/>
    <w:rsid w:val="002D0CCD"/>
    <w:rPr>
      <w:color w:val="605E5C"/>
      <w:shd w:val="clear" w:color="auto" w:fill="E1DFDD"/>
    </w:rPr>
  </w:style>
  <w:style w:type="character" w:customStyle="1" w:styleId="apple-converted-space">
    <w:name w:val="apple-converted-space"/>
    <w:basedOn w:val="DefaultParagraphFont"/>
    <w:rsid w:val="00EE3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9957">
      <w:bodyDiv w:val="1"/>
      <w:marLeft w:val="0"/>
      <w:marRight w:val="0"/>
      <w:marTop w:val="0"/>
      <w:marBottom w:val="0"/>
      <w:divBdr>
        <w:top w:val="none" w:sz="0" w:space="0" w:color="auto"/>
        <w:left w:val="none" w:sz="0" w:space="0" w:color="auto"/>
        <w:bottom w:val="none" w:sz="0" w:space="0" w:color="auto"/>
        <w:right w:val="none" w:sz="0" w:space="0" w:color="auto"/>
      </w:divBdr>
      <w:divsChild>
        <w:div w:id="747270671">
          <w:marLeft w:val="0"/>
          <w:marRight w:val="0"/>
          <w:marTop w:val="0"/>
          <w:marBottom w:val="0"/>
          <w:divBdr>
            <w:top w:val="none" w:sz="0" w:space="0" w:color="auto"/>
            <w:left w:val="none" w:sz="0" w:space="0" w:color="auto"/>
            <w:bottom w:val="none" w:sz="0" w:space="0" w:color="auto"/>
            <w:right w:val="none" w:sz="0" w:space="0" w:color="auto"/>
          </w:divBdr>
        </w:div>
        <w:div w:id="1521043428">
          <w:marLeft w:val="0"/>
          <w:marRight w:val="0"/>
          <w:marTop w:val="0"/>
          <w:marBottom w:val="0"/>
          <w:divBdr>
            <w:top w:val="none" w:sz="0" w:space="0" w:color="auto"/>
            <w:left w:val="none" w:sz="0" w:space="0" w:color="auto"/>
            <w:bottom w:val="none" w:sz="0" w:space="0" w:color="auto"/>
            <w:right w:val="none" w:sz="0" w:space="0" w:color="auto"/>
          </w:divBdr>
        </w:div>
        <w:div w:id="1618024939">
          <w:marLeft w:val="0"/>
          <w:marRight w:val="0"/>
          <w:marTop w:val="0"/>
          <w:marBottom w:val="0"/>
          <w:divBdr>
            <w:top w:val="none" w:sz="0" w:space="0" w:color="auto"/>
            <w:left w:val="none" w:sz="0" w:space="0" w:color="auto"/>
            <w:bottom w:val="none" w:sz="0" w:space="0" w:color="auto"/>
            <w:right w:val="none" w:sz="0" w:space="0" w:color="auto"/>
          </w:divBdr>
        </w:div>
      </w:divsChild>
    </w:div>
    <w:div w:id="530070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nline.vitalsource.com/books/9780443108686" TargetMode="Externa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tinyurl.com/2urscbrx"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tinyurl.com/ez7s8ccu"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ageburstls.elsevier.com/books/9781975238506"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DA09085ADD494D92A51714D1130360"/>
        <w:category>
          <w:name w:val="General"/>
          <w:gallery w:val="placeholder"/>
        </w:category>
        <w:types>
          <w:type w:val="bbPlcHdr"/>
        </w:types>
        <w:behaviors>
          <w:behavior w:val="content"/>
        </w:behaviors>
        <w:guid w:val="{42380A31-0FF3-3B4F-A499-050820299333}"/>
      </w:docPartPr>
      <w:docPartBody>
        <w:p w:rsidR="00E618FE" w:rsidRDefault="0039015D" w:rsidP="0039015D">
          <w:pPr>
            <w:pStyle w:val="CEDA09085ADD494D92A51714D1130360"/>
          </w:pPr>
          <w:r w:rsidRPr="004F3BB2">
            <w:rPr>
              <w:rStyle w:val="PlaceholderText"/>
            </w:rPr>
            <w:t>Click or tap here to enter text.</w:t>
          </w:r>
        </w:p>
      </w:docPartBody>
    </w:docPart>
    <w:docPart>
      <w:docPartPr>
        <w:name w:val="13C62CCC7D41BB489C4BAAB9D7C2E461"/>
        <w:category>
          <w:name w:val="General"/>
          <w:gallery w:val="placeholder"/>
        </w:category>
        <w:types>
          <w:type w:val="bbPlcHdr"/>
        </w:types>
        <w:behaviors>
          <w:behavior w:val="content"/>
        </w:behaviors>
        <w:guid w:val="{522B28BF-ABC3-1B43-9DC2-9A83DB3D8E4C}"/>
      </w:docPartPr>
      <w:docPartBody>
        <w:p w:rsidR="00E618FE" w:rsidRDefault="0039015D" w:rsidP="0039015D">
          <w:pPr>
            <w:pStyle w:val="13C62CCC7D41BB489C4BAAB9D7C2E461"/>
          </w:pPr>
          <w:r w:rsidRPr="004F3BB2">
            <w:rPr>
              <w:rStyle w:val="PlaceholderText"/>
            </w:rPr>
            <w:t>Click or tap here to enter text.</w:t>
          </w:r>
        </w:p>
      </w:docPartBody>
    </w:docPart>
    <w:docPart>
      <w:docPartPr>
        <w:name w:val="9155D2FCCBC1B940865283E32AF00F36"/>
        <w:category>
          <w:name w:val="General"/>
          <w:gallery w:val="placeholder"/>
        </w:category>
        <w:types>
          <w:type w:val="bbPlcHdr"/>
        </w:types>
        <w:behaviors>
          <w:behavior w:val="content"/>
        </w:behaviors>
        <w:guid w:val="{1A03CB07-E538-FA45-9397-83AF7CBA228F}"/>
      </w:docPartPr>
      <w:docPartBody>
        <w:p w:rsidR="00E618FE" w:rsidRDefault="0039015D" w:rsidP="0039015D">
          <w:pPr>
            <w:pStyle w:val="9155D2FCCBC1B940865283E32AF00F36"/>
          </w:pPr>
          <w:r w:rsidRPr="004F3BB2">
            <w:rPr>
              <w:rStyle w:val="PlaceholderText"/>
            </w:rPr>
            <w:t>Click or tap here to enter text.</w:t>
          </w:r>
        </w:p>
      </w:docPartBody>
    </w:docPart>
    <w:docPart>
      <w:docPartPr>
        <w:name w:val="26CE16F88372D346902A8295B3469ED4"/>
        <w:category>
          <w:name w:val="General"/>
          <w:gallery w:val="placeholder"/>
        </w:category>
        <w:types>
          <w:type w:val="bbPlcHdr"/>
        </w:types>
        <w:behaviors>
          <w:behavior w:val="content"/>
        </w:behaviors>
        <w:guid w:val="{28A56466-D990-5C40-A50D-6E429A09F943}"/>
      </w:docPartPr>
      <w:docPartBody>
        <w:p w:rsidR="00E618FE" w:rsidRDefault="0039015D" w:rsidP="0039015D">
          <w:pPr>
            <w:pStyle w:val="26CE16F88372D346902A8295B3469ED4"/>
          </w:pPr>
          <w:r w:rsidRPr="004F3BB2">
            <w:rPr>
              <w:rStyle w:val="PlaceholderText"/>
            </w:rPr>
            <w:t>Click or tap here to enter text.</w:t>
          </w:r>
        </w:p>
      </w:docPartBody>
    </w:docPart>
    <w:docPart>
      <w:docPartPr>
        <w:name w:val="9CFD3AB0F4EFAE4AA0B60F38BAFC0CEE"/>
        <w:category>
          <w:name w:val="General"/>
          <w:gallery w:val="placeholder"/>
        </w:category>
        <w:types>
          <w:type w:val="bbPlcHdr"/>
        </w:types>
        <w:behaviors>
          <w:behavior w:val="content"/>
        </w:behaviors>
        <w:guid w:val="{0515B28E-6A91-D744-B88F-2577A145F00D}"/>
      </w:docPartPr>
      <w:docPartBody>
        <w:p w:rsidR="00E618FE" w:rsidRDefault="0039015D" w:rsidP="0039015D">
          <w:pPr>
            <w:pStyle w:val="9CFD3AB0F4EFAE4AA0B60F38BAFC0CEE"/>
          </w:pPr>
          <w:r w:rsidRPr="004F3BB2">
            <w:rPr>
              <w:rStyle w:val="PlaceholderText"/>
            </w:rPr>
            <w:t>Click or tap here to enter text.</w:t>
          </w:r>
        </w:p>
      </w:docPartBody>
    </w:docPart>
    <w:docPart>
      <w:docPartPr>
        <w:name w:val="B8DC8E9C7AAE3A41B2A11FEE9E3F1048"/>
        <w:category>
          <w:name w:val="General"/>
          <w:gallery w:val="placeholder"/>
        </w:category>
        <w:types>
          <w:type w:val="bbPlcHdr"/>
        </w:types>
        <w:behaviors>
          <w:behavior w:val="content"/>
        </w:behaviors>
        <w:guid w:val="{6C918666-616B-3E4A-966F-CCBF3C93AA4D}"/>
      </w:docPartPr>
      <w:docPartBody>
        <w:p w:rsidR="00E618FE" w:rsidRDefault="0039015D" w:rsidP="0039015D">
          <w:pPr>
            <w:pStyle w:val="B8DC8E9C7AAE3A41B2A11FEE9E3F1048"/>
          </w:pPr>
          <w:r w:rsidRPr="004F3BB2">
            <w:rPr>
              <w:rStyle w:val="PlaceholderText"/>
            </w:rPr>
            <w:t>Click or tap here to enter text.</w:t>
          </w:r>
        </w:p>
      </w:docPartBody>
    </w:docPart>
    <w:docPart>
      <w:docPartPr>
        <w:name w:val="DDE035A7D26E974B875B6E005B96E552"/>
        <w:category>
          <w:name w:val="General"/>
          <w:gallery w:val="placeholder"/>
        </w:category>
        <w:types>
          <w:type w:val="bbPlcHdr"/>
        </w:types>
        <w:behaviors>
          <w:behavior w:val="content"/>
        </w:behaviors>
        <w:guid w:val="{3FD40619-C9BA-C745-B85A-48AF82792DB3}"/>
      </w:docPartPr>
      <w:docPartBody>
        <w:p w:rsidR="00E618FE" w:rsidRDefault="0039015D" w:rsidP="0039015D">
          <w:pPr>
            <w:pStyle w:val="DDE035A7D26E974B875B6E005B96E552"/>
          </w:pPr>
          <w:r w:rsidRPr="004F3BB2">
            <w:rPr>
              <w:rStyle w:val="PlaceholderText"/>
            </w:rPr>
            <w:t>Click or tap here to enter text.</w:t>
          </w:r>
        </w:p>
      </w:docPartBody>
    </w:docPart>
    <w:docPart>
      <w:docPartPr>
        <w:name w:val="59A87C48E42C2A499CD95C1BCF3C35DD"/>
        <w:category>
          <w:name w:val="General"/>
          <w:gallery w:val="placeholder"/>
        </w:category>
        <w:types>
          <w:type w:val="bbPlcHdr"/>
        </w:types>
        <w:behaviors>
          <w:behavior w:val="content"/>
        </w:behaviors>
        <w:guid w:val="{3EBABD0A-A056-AD47-A691-ED72BA6A9F19}"/>
      </w:docPartPr>
      <w:docPartBody>
        <w:p w:rsidR="00E618FE" w:rsidRDefault="0039015D" w:rsidP="0039015D">
          <w:pPr>
            <w:pStyle w:val="59A87C48E42C2A499CD95C1BCF3C35DD"/>
          </w:pPr>
          <w:r w:rsidRPr="004F3BB2">
            <w:rPr>
              <w:rStyle w:val="PlaceholderText"/>
            </w:rPr>
            <w:t>Click or tap here to enter text.</w:t>
          </w:r>
        </w:p>
      </w:docPartBody>
    </w:docPart>
    <w:docPart>
      <w:docPartPr>
        <w:name w:val="171E6A3BCB50AC4D9D4324A73362864E"/>
        <w:category>
          <w:name w:val="General"/>
          <w:gallery w:val="placeholder"/>
        </w:category>
        <w:types>
          <w:type w:val="bbPlcHdr"/>
        </w:types>
        <w:behaviors>
          <w:behavior w:val="content"/>
        </w:behaviors>
        <w:guid w:val="{B91C4C87-1BEE-0945-8E90-1231F14395D2}"/>
      </w:docPartPr>
      <w:docPartBody>
        <w:p w:rsidR="00E618FE" w:rsidRDefault="0039015D" w:rsidP="0039015D">
          <w:pPr>
            <w:pStyle w:val="171E6A3BCB50AC4D9D4324A73362864E"/>
          </w:pPr>
          <w:r w:rsidRPr="004F3BB2">
            <w:rPr>
              <w:rStyle w:val="PlaceholderText"/>
            </w:rPr>
            <w:t>Click or tap here to enter text.</w:t>
          </w:r>
        </w:p>
      </w:docPartBody>
    </w:docPart>
    <w:docPart>
      <w:docPartPr>
        <w:name w:val="8979AA569BBDFB40A24DBB665870628A"/>
        <w:category>
          <w:name w:val="General"/>
          <w:gallery w:val="placeholder"/>
        </w:category>
        <w:types>
          <w:type w:val="bbPlcHdr"/>
        </w:types>
        <w:behaviors>
          <w:behavior w:val="content"/>
        </w:behaviors>
        <w:guid w:val="{BC589238-AA4E-724C-98FB-DE9B985AD329}"/>
      </w:docPartPr>
      <w:docPartBody>
        <w:p w:rsidR="00E618FE" w:rsidRDefault="0039015D" w:rsidP="0039015D">
          <w:pPr>
            <w:pStyle w:val="8979AA569BBDFB40A24DBB665870628A"/>
          </w:pPr>
          <w:r w:rsidRPr="004F3BB2">
            <w:rPr>
              <w:rStyle w:val="PlaceholderText"/>
            </w:rPr>
            <w:t>Click or tap here to enter text.</w:t>
          </w:r>
        </w:p>
      </w:docPartBody>
    </w:docPart>
    <w:docPart>
      <w:docPartPr>
        <w:name w:val="03EBC52E94E9924D9B84179E24E79FB7"/>
        <w:category>
          <w:name w:val="General"/>
          <w:gallery w:val="placeholder"/>
        </w:category>
        <w:types>
          <w:type w:val="bbPlcHdr"/>
        </w:types>
        <w:behaviors>
          <w:behavior w:val="content"/>
        </w:behaviors>
        <w:guid w:val="{7C3667C1-1EA4-1047-996E-FB3FB43146A6}"/>
      </w:docPartPr>
      <w:docPartBody>
        <w:p w:rsidR="00E618FE" w:rsidRDefault="0039015D" w:rsidP="0039015D">
          <w:pPr>
            <w:pStyle w:val="03EBC52E94E9924D9B84179E24E79FB7"/>
          </w:pPr>
          <w:r w:rsidRPr="004F3BB2">
            <w:rPr>
              <w:rStyle w:val="PlaceholderText"/>
            </w:rPr>
            <w:t>Click or tap here to enter text.</w:t>
          </w:r>
        </w:p>
      </w:docPartBody>
    </w:docPart>
    <w:docPart>
      <w:docPartPr>
        <w:name w:val="0B8EBE2E7A7B6A478CE592CD0A24A5EA"/>
        <w:category>
          <w:name w:val="General"/>
          <w:gallery w:val="placeholder"/>
        </w:category>
        <w:types>
          <w:type w:val="bbPlcHdr"/>
        </w:types>
        <w:behaviors>
          <w:behavior w:val="content"/>
        </w:behaviors>
        <w:guid w:val="{C6AE7D12-AE6D-0149-91AB-741920C9C10B}"/>
      </w:docPartPr>
      <w:docPartBody>
        <w:p w:rsidR="00E618FE" w:rsidRDefault="0039015D" w:rsidP="0039015D">
          <w:pPr>
            <w:pStyle w:val="0B8EBE2E7A7B6A478CE592CD0A24A5EA"/>
          </w:pPr>
          <w:r w:rsidRPr="004F3BB2">
            <w:rPr>
              <w:rStyle w:val="PlaceholderText"/>
            </w:rPr>
            <w:t>Click or tap here to enter text.</w:t>
          </w:r>
        </w:p>
      </w:docPartBody>
    </w:docPart>
    <w:docPart>
      <w:docPartPr>
        <w:name w:val="8F8524AB2D39794197A07E7285C0B0C6"/>
        <w:category>
          <w:name w:val="General"/>
          <w:gallery w:val="placeholder"/>
        </w:category>
        <w:types>
          <w:type w:val="bbPlcHdr"/>
        </w:types>
        <w:behaviors>
          <w:behavior w:val="content"/>
        </w:behaviors>
        <w:guid w:val="{43FED048-E9EF-8842-9D8C-81564C48BEFB}"/>
      </w:docPartPr>
      <w:docPartBody>
        <w:p w:rsidR="00E618FE" w:rsidRDefault="0039015D" w:rsidP="0039015D">
          <w:pPr>
            <w:pStyle w:val="8F8524AB2D39794197A07E7285C0B0C6"/>
          </w:pPr>
          <w:r w:rsidRPr="004F3BB2">
            <w:rPr>
              <w:rStyle w:val="PlaceholderText"/>
            </w:rPr>
            <w:t>Click or tap here to enter text.</w:t>
          </w:r>
        </w:p>
      </w:docPartBody>
    </w:docPart>
    <w:docPart>
      <w:docPartPr>
        <w:name w:val="3AC59A78BF78A944BC73912BAEEBC2E1"/>
        <w:category>
          <w:name w:val="General"/>
          <w:gallery w:val="placeholder"/>
        </w:category>
        <w:types>
          <w:type w:val="bbPlcHdr"/>
        </w:types>
        <w:behaviors>
          <w:behavior w:val="content"/>
        </w:behaviors>
        <w:guid w:val="{2B273458-2EB5-E240-BD44-6B19A3519140}"/>
      </w:docPartPr>
      <w:docPartBody>
        <w:p w:rsidR="00E618FE" w:rsidRDefault="0039015D" w:rsidP="0039015D">
          <w:pPr>
            <w:pStyle w:val="3AC59A78BF78A944BC73912BAEEBC2E1"/>
          </w:pPr>
          <w:r w:rsidRPr="004F3BB2">
            <w:rPr>
              <w:rStyle w:val="PlaceholderText"/>
            </w:rPr>
            <w:t>Click or tap here to enter text.</w:t>
          </w:r>
        </w:p>
      </w:docPartBody>
    </w:docPart>
    <w:docPart>
      <w:docPartPr>
        <w:name w:val="0EBD3ECCAF2D524A8E4CE4D433EAC66A"/>
        <w:category>
          <w:name w:val="General"/>
          <w:gallery w:val="placeholder"/>
        </w:category>
        <w:types>
          <w:type w:val="bbPlcHdr"/>
        </w:types>
        <w:behaviors>
          <w:behavior w:val="content"/>
        </w:behaviors>
        <w:guid w:val="{1471E43F-B30D-4043-BA54-A0B6197F8124}"/>
      </w:docPartPr>
      <w:docPartBody>
        <w:p w:rsidR="00E618FE" w:rsidRDefault="0039015D" w:rsidP="0039015D">
          <w:pPr>
            <w:pStyle w:val="0EBD3ECCAF2D524A8E4CE4D433EAC66A"/>
          </w:pPr>
          <w:r w:rsidRPr="004F3BB2">
            <w:rPr>
              <w:rStyle w:val="PlaceholderText"/>
            </w:rPr>
            <w:t>Click or tap here to enter text.</w:t>
          </w:r>
        </w:p>
      </w:docPartBody>
    </w:docPart>
    <w:docPart>
      <w:docPartPr>
        <w:name w:val="4E8846C9144BDE419A7E440E0F60A2C5"/>
        <w:category>
          <w:name w:val="General"/>
          <w:gallery w:val="placeholder"/>
        </w:category>
        <w:types>
          <w:type w:val="bbPlcHdr"/>
        </w:types>
        <w:behaviors>
          <w:behavior w:val="content"/>
        </w:behaviors>
        <w:guid w:val="{2629F365-5B89-5843-A7E1-E8E1857E4515}"/>
      </w:docPartPr>
      <w:docPartBody>
        <w:p w:rsidR="00E618FE" w:rsidRDefault="0039015D" w:rsidP="0039015D">
          <w:pPr>
            <w:pStyle w:val="4E8846C9144BDE419A7E440E0F60A2C5"/>
          </w:pPr>
          <w:r w:rsidRPr="004F3BB2">
            <w:rPr>
              <w:rStyle w:val="PlaceholderText"/>
            </w:rPr>
            <w:t>Click or tap here to enter text.</w:t>
          </w:r>
        </w:p>
      </w:docPartBody>
    </w:docPart>
    <w:docPart>
      <w:docPartPr>
        <w:name w:val="C9380DF292AD94468B6B76461A21CBDE"/>
        <w:category>
          <w:name w:val="General"/>
          <w:gallery w:val="placeholder"/>
        </w:category>
        <w:types>
          <w:type w:val="bbPlcHdr"/>
        </w:types>
        <w:behaviors>
          <w:behavior w:val="content"/>
        </w:behaviors>
        <w:guid w:val="{C69C481B-0D98-F04D-B65A-632E6C78935C}"/>
      </w:docPartPr>
      <w:docPartBody>
        <w:p w:rsidR="00E618FE" w:rsidRDefault="0039015D" w:rsidP="0039015D">
          <w:pPr>
            <w:pStyle w:val="C9380DF292AD94468B6B76461A21CBDE"/>
          </w:pPr>
          <w:r w:rsidRPr="004F3BB2">
            <w:rPr>
              <w:rStyle w:val="PlaceholderText"/>
            </w:rPr>
            <w:t>Click or tap here to enter text.</w:t>
          </w:r>
        </w:p>
      </w:docPartBody>
    </w:docPart>
    <w:docPart>
      <w:docPartPr>
        <w:name w:val="E91E18905DE34F4B9639DE720A21BD9E"/>
        <w:category>
          <w:name w:val="General"/>
          <w:gallery w:val="placeholder"/>
        </w:category>
        <w:types>
          <w:type w:val="bbPlcHdr"/>
        </w:types>
        <w:behaviors>
          <w:behavior w:val="content"/>
        </w:behaviors>
        <w:guid w:val="{EAD80F77-5988-D347-A1FA-79F1EB314C17}"/>
      </w:docPartPr>
      <w:docPartBody>
        <w:p w:rsidR="00E618FE" w:rsidRDefault="0039015D" w:rsidP="0039015D">
          <w:pPr>
            <w:pStyle w:val="E91E18905DE34F4B9639DE720A21BD9E"/>
          </w:pPr>
          <w:r w:rsidRPr="004F3BB2">
            <w:rPr>
              <w:rStyle w:val="PlaceholderText"/>
            </w:rPr>
            <w:t>Click or tap here to enter text.</w:t>
          </w:r>
        </w:p>
      </w:docPartBody>
    </w:docPart>
    <w:docPart>
      <w:docPartPr>
        <w:name w:val="62D25D5DD9D8ED4EA2767522E148A068"/>
        <w:category>
          <w:name w:val="General"/>
          <w:gallery w:val="placeholder"/>
        </w:category>
        <w:types>
          <w:type w:val="bbPlcHdr"/>
        </w:types>
        <w:behaviors>
          <w:behavior w:val="content"/>
        </w:behaviors>
        <w:guid w:val="{2DC8F2F6-BD3E-B94E-9E23-77E542E604FF}"/>
      </w:docPartPr>
      <w:docPartBody>
        <w:p w:rsidR="00E618FE" w:rsidRDefault="0039015D" w:rsidP="0039015D">
          <w:pPr>
            <w:pStyle w:val="62D25D5DD9D8ED4EA2767522E148A068"/>
          </w:pPr>
          <w:r w:rsidRPr="004F3BB2">
            <w:rPr>
              <w:rStyle w:val="PlaceholderText"/>
            </w:rPr>
            <w:t>Click or tap here to enter text.</w:t>
          </w:r>
        </w:p>
      </w:docPartBody>
    </w:docPart>
    <w:docPart>
      <w:docPartPr>
        <w:name w:val="1813A32F1C682F4B8870F37ED3A98D55"/>
        <w:category>
          <w:name w:val="General"/>
          <w:gallery w:val="placeholder"/>
        </w:category>
        <w:types>
          <w:type w:val="bbPlcHdr"/>
        </w:types>
        <w:behaviors>
          <w:behavior w:val="content"/>
        </w:behaviors>
        <w:guid w:val="{9F62546A-D8EB-1E4E-9CE6-AC1B16D04841}"/>
      </w:docPartPr>
      <w:docPartBody>
        <w:p w:rsidR="00E618FE" w:rsidRDefault="0039015D" w:rsidP="0039015D">
          <w:pPr>
            <w:pStyle w:val="1813A32F1C682F4B8870F37ED3A98D55"/>
          </w:pPr>
          <w:r w:rsidRPr="004F3BB2">
            <w:rPr>
              <w:rStyle w:val="PlaceholderText"/>
            </w:rPr>
            <w:t>Click or tap here to enter text.</w:t>
          </w:r>
        </w:p>
      </w:docPartBody>
    </w:docPart>
    <w:docPart>
      <w:docPartPr>
        <w:name w:val="F8AF60BFC7E8384DA10958C057B467A1"/>
        <w:category>
          <w:name w:val="General"/>
          <w:gallery w:val="placeholder"/>
        </w:category>
        <w:types>
          <w:type w:val="bbPlcHdr"/>
        </w:types>
        <w:behaviors>
          <w:behavior w:val="content"/>
        </w:behaviors>
        <w:guid w:val="{650B8F42-AAB6-DE40-A389-E0543EA95B47}"/>
      </w:docPartPr>
      <w:docPartBody>
        <w:p w:rsidR="00E618FE" w:rsidRDefault="0039015D" w:rsidP="0039015D">
          <w:pPr>
            <w:pStyle w:val="F8AF60BFC7E8384DA10958C057B467A1"/>
          </w:pPr>
          <w:r w:rsidRPr="004F3BB2">
            <w:rPr>
              <w:rStyle w:val="PlaceholderText"/>
            </w:rPr>
            <w:t>Click or tap here to enter text.</w:t>
          </w:r>
        </w:p>
      </w:docPartBody>
    </w:docPart>
    <w:docPart>
      <w:docPartPr>
        <w:name w:val="D4464BF58E50F142859576298EDA25F1"/>
        <w:category>
          <w:name w:val="General"/>
          <w:gallery w:val="placeholder"/>
        </w:category>
        <w:types>
          <w:type w:val="bbPlcHdr"/>
        </w:types>
        <w:behaviors>
          <w:behavior w:val="content"/>
        </w:behaviors>
        <w:guid w:val="{91EB2471-A3CE-8740-B6CA-3D91913C04FF}"/>
      </w:docPartPr>
      <w:docPartBody>
        <w:p w:rsidR="00E618FE" w:rsidRDefault="0039015D" w:rsidP="0039015D">
          <w:pPr>
            <w:pStyle w:val="D4464BF58E50F142859576298EDA25F1"/>
          </w:pPr>
          <w:r w:rsidRPr="004F3BB2">
            <w:rPr>
              <w:rStyle w:val="PlaceholderText"/>
            </w:rPr>
            <w:t>Click or tap here to enter text.</w:t>
          </w:r>
        </w:p>
      </w:docPartBody>
    </w:docPart>
    <w:docPart>
      <w:docPartPr>
        <w:name w:val="CB12FA09421E1F4B88AAECE752B26E9A"/>
        <w:category>
          <w:name w:val="General"/>
          <w:gallery w:val="placeholder"/>
        </w:category>
        <w:types>
          <w:type w:val="bbPlcHdr"/>
        </w:types>
        <w:behaviors>
          <w:behavior w:val="content"/>
        </w:behaviors>
        <w:guid w:val="{04290537-94C3-BC4C-BA5B-4FAC80654BB2}"/>
      </w:docPartPr>
      <w:docPartBody>
        <w:p w:rsidR="00E618FE" w:rsidRDefault="0039015D" w:rsidP="0039015D">
          <w:pPr>
            <w:pStyle w:val="CB12FA09421E1F4B88AAECE752B26E9A"/>
          </w:pPr>
          <w:r w:rsidRPr="004F3BB2">
            <w:rPr>
              <w:rStyle w:val="PlaceholderText"/>
            </w:rPr>
            <w:t>Click or tap here to enter text.</w:t>
          </w:r>
        </w:p>
      </w:docPartBody>
    </w:docPart>
    <w:docPart>
      <w:docPartPr>
        <w:name w:val="F87B01B084ED5E42B307E303492CFAEA"/>
        <w:category>
          <w:name w:val="General"/>
          <w:gallery w:val="placeholder"/>
        </w:category>
        <w:types>
          <w:type w:val="bbPlcHdr"/>
        </w:types>
        <w:behaviors>
          <w:behavior w:val="content"/>
        </w:behaviors>
        <w:guid w:val="{4CCCFBDB-E231-B44D-B02B-7F2C4C20FA4F}"/>
      </w:docPartPr>
      <w:docPartBody>
        <w:p w:rsidR="00E618FE" w:rsidRDefault="0039015D" w:rsidP="0039015D">
          <w:pPr>
            <w:pStyle w:val="F87B01B084ED5E42B307E303492CFAEA"/>
          </w:pPr>
          <w:r w:rsidRPr="004F3BB2">
            <w:rPr>
              <w:rStyle w:val="PlaceholderText"/>
            </w:rPr>
            <w:t>Click or tap here to enter text.</w:t>
          </w:r>
        </w:p>
      </w:docPartBody>
    </w:docPart>
    <w:docPart>
      <w:docPartPr>
        <w:name w:val="6D1569EE2217D44AB4856F097173AD59"/>
        <w:category>
          <w:name w:val="General"/>
          <w:gallery w:val="placeholder"/>
        </w:category>
        <w:types>
          <w:type w:val="bbPlcHdr"/>
        </w:types>
        <w:behaviors>
          <w:behavior w:val="content"/>
        </w:behaviors>
        <w:guid w:val="{8743169F-B141-F54C-B7CA-8B266D42006D}"/>
      </w:docPartPr>
      <w:docPartBody>
        <w:p w:rsidR="00E618FE" w:rsidRDefault="0039015D" w:rsidP="0039015D">
          <w:pPr>
            <w:pStyle w:val="6D1569EE2217D44AB4856F097173AD59"/>
          </w:pPr>
          <w:r w:rsidRPr="004F3BB2">
            <w:rPr>
              <w:rStyle w:val="PlaceholderText"/>
            </w:rPr>
            <w:t>Click or tap here to enter text.</w:t>
          </w:r>
        </w:p>
      </w:docPartBody>
    </w:docPart>
    <w:docPart>
      <w:docPartPr>
        <w:name w:val="C36B7E09FC9FE84E8323AD838C83432D"/>
        <w:category>
          <w:name w:val="General"/>
          <w:gallery w:val="placeholder"/>
        </w:category>
        <w:types>
          <w:type w:val="bbPlcHdr"/>
        </w:types>
        <w:behaviors>
          <w:behavior w:val="content"/>
        </w:behaviors>
        <w:guid w:val="{3FA9E561-BE94-2241-9B93-7319D056D290}"/>
      </w:docPartPr>
      <w:docPartBody>
        <w:p w:rsidR="00E618FE" w:rsidRDefault="0039015D" w:rsidP="0039015D">
          <w:pPr>
            <w:pStyle w:val="C36B7E09FC9FE84E8323AD838C83432D"/>
          </w:pPr>
          <w:r w:rsidRPr="004F3BB2">
            <w:rPr>
              <w:rStyle w:val="PlaceholderText"/>
            </w:rPr>
            <w:t>Click or tap here to enter text.</w:t>
          </w:r>
        </w:p>
      </w:docPartBody>
    </w:docPart>
    <w:docPart>
      <w:docPartPr>
        <w:name w:val="3721A498A398D344A85E300C5D3A3C05"/>
        <w:category>
          <w:name w:val="General"/>
          <w:gallery w:val="placeholder"/>
        </w:category>
        <w:types>
          <w:type w:val="bbPlcHdr"/>
        </w:types>
        <w:behaviors>
          <w:behavior w:val="content"/>
        </w:behaviors>
        <w:guid w:val="{3C11DCB8-AD55-1446-9161-52F2064882D6}"/>
      </w:docPartPr>
      <w:docPartBody>
        <w:p w:rsidR="00E618FE" w:rsidRDefault="0039015D" w:rsidP="0039015D">
          <w:pPr>
            <w:pStyle w:val="3721A498A398D344A85E300C5D3A3C05"/>
          </w:pPr>
          <w:r w:rsidRPr="004F3BB2">
            <w:rPr>
              <w:rStyle w:val="PlaceholderText"/>
            </w:rPr>
            <w:t>Click or tap here to enter text.</w:t>
          </w:r>
        </w:p>
      </w:docPartBody>
    </w:docPart>
    <w:docPart>
      <w:docPartPr>
        <w:name w:val="EA3EC2EB9B48AA49BB0354AD48C27C51"/>
        <w:category>
          <w:name w:val="General"/>
          <w:gallery w:val="placeholder"/>
        </w:category>
        <w:types>
          <w:type w:val="bbPlcHdr"/>
        </w:types>
        <w:behaviors>
          <w:behavior w:val="content"/>
        </w:behaviors>
        <w:guid w:val="{44817BE2-9599-8841-A9F7-C6F6C85D4639}"/>
      </w:docPartPr>
      <w:docPartBody>
        <w:p w:rsidR="00E618FE" w:rsidRDefault="0039015D" w:rsidP="0039015D">
          <w:pPr>
            <w:pStyle w:val="EA3EC2EB9B48AA49BB0354AD48C27C51"/>
          </w:pPr>
          <w:r w:rsidRPr="004F3BB2">
            <w:rPr>
              <w:rStyle w:val="PlaceholderText"/>
            </w:rPr>
            <w:t>Click or tap here to enter text.</w:t>
          </w:r>
        </w:p>
      </w:docPartBody>
    </w:docPart>
    <w:docPart>
      <w:docPartPr>
        <w:name w:val="460EF0018AA94D78B38D56ED55F52FA9"/>
        <w:category>
          <w:name w:val="General"/>
          <w:gallery w:val="placeholder"/>
        </w:category>
        <w:types>
          <w:type w:val="bbPlcHdr"/>
        </w:types>
        <w:behaviors>
          <w:behavior w:val="content"/>
        </w:behaviors>
        <w:guid w:val="{9B372442-885B-41AD-80E1-D1E58CEEF65F}"/>
      </w:docPartPr>
      <w:docPartBody>
        <w:p w:rsidR="001C66A9" w:rsidRDefault="00A858C6" w:rsidP="00A858C6">
          <w:pPr>
            <w:pStyle w:val="460EF0018AA94D78B38D56ED55F52FA9"/>
          </w:pPr>
          <w:r w:rsidRPr="004F3BB2">
            <w:rPr>
              <w:rStyle w:val="PlaceholderText"/>
            </w:rPr>
            <w:t>Click or tap here to enter text.</w:t>
          </w:r>
        </w:p>
      </w:docPartBody>
    </w:docPart>
    <w:docPart>
      <w:docPartPr>
        <w:name w:val="AB4D563CDF3947618F35B6A02CC714B6"/>
        <w:category>
          <w:name w:val="General"/>
          <w:gallery w:val="placeholder"/>
        </w:category>
        <w:types>
          <w:type w:val="bbPlcHdr"/>
        </w:types>
        <w:behaviors>
          <w:behavior w:val="content"/>
        </w:behaviors>
        <w:guid w:val="{B85EBA0A-03F7-44A9-AD94-986248FE92F3}"/>
      </w:docPartPr>
      <w:docPartBody>
        <w:p w:rsidR="001C66A9" w:rsidRDefault="00A858C6" w:rsidP="00A858C6">
          <w:pPr>
            <w:pStyle w:val="AB4D563CDF3947618F35B6A02CC714B6"/>
          </w:pPr>
          <w:r w:rsidRPr="004F3BB2">
            <w:rPr>
              <w:rStyle w:val="PlaceholderText"/>
            </w:rPr>
            <w:t>Click or tap here to enter text.</w:t>
          </w:r>
        </w:p>
      </w:docPartBody>
    </w:docPart>
    <w:docPart>
      <w:docPartPr>
        <w:name w:val="76C63D9237044AA98306FAE07F1F38B1"/>
        <w:category>
          <w:name w:val="General"/>
          <w:gallery w:val="placeholder"/>
        </w:category>
        <w:types>
          <w:type w:val="bbPlcHdr"/>
        </w:types>
        <w:behaviors>
          <w:behavior w:val="content"/>
        </w:behaviors>
        <w:guid w:val="{454CBCB5-C876-497D-B335-383B4D0E13D4}"/>
      </w:docPartPr>
      <w:docPartBody>
        <w:p w:rsidR="001C66A9" w:rsidRDefault="00A858C6" w:rsidP="00A858C6">
          <w:pPr>
            <w:pStyle w:val="76C63D9237044AA98306FAE07F1F38B1"/>
          </w:pPr>
          <w:r w:rsidRPr="004F3BB2">
            <w:rPr>
              <w:rStyle w:val="PlaceholderText"/>
            </w:rPr>
            <w:t>Click or tap here to enter text.</w:t>
          </w:r>
        </w:p>
      </w:docPartBody>
    </w:docPart>
    <w:docPart>
      <w:docPartPr>
        <w:name w:val="C97867069CA947D1B9B23FD858FB1ADA"/>
        <w:category>
          <w:name w:val="General"/>
          <w:gallery w:val="placeholder"/>
        </w:category>
        <w:types>
          <w:type w:val="bbPlcHdr"/>
        </w:types>
        <w:behaviors>
          <w:behavior w:val="content"/>
        </w:behaviors>
        <w:guid w:val="{B5BB76B5-8CE9-43D9-8154-8F704ECD4A64}"/>
      </w:docPartPr>
      <w:docPartBody>
        <w:p w:rsidR="001C66A9" w:rsidRDefault="00A858C6" w:rsidP="00A858C6">
          <w:pPr>
            <w:pStyle w:val="C97867069CA947D1B9B23FD858FB1ADA"/>
          </w:pPr>
          <w:r w:rsidRPr="004F3BB2">
            <w:rPr>
              <w:rStyle w:val="PlaceholderText"/>
            </w:rPr>
            <w:t>Click or tap here to enter text.</w:t>
          </w:r>
        </w:p>
      </w:docPartBody>
    </w:docPart>
    <w:docPart>
      <w:docPartPr>
        <w:name w:val="E4177CA049464F2F96439D8666C3EE35"/>
        <w:category>
          <w:name w:val="General"/>
          <w:gallery w:val="placeholder"/>
        </w:category>
        <w:types>
          <w:type w:val="bbPlcHdr"/>
        </w:types>
        <w:behaviors>
          <w:behavior w:val="content"/>
        </w:behaviors>
        <w:guid w:val="{9686880C-F979-44A8-8625-50D0E4DA4430}"/>
      </w:docPartPr>
      <w:docPartBody>
        <w:p w:rsidR="001C66A9" w:rsidRDefault="00A858C6" w:rsidP="00A858C6">
          <w:pPr>
            <w:pStyle w:val="E4177CA049464F2F96439D8666C3EE35"/>
          </w:pPr>
          <w:r w:rsidRPr="004F3BB2">
            <w:rPr>
              <w:rStyle w:val="PlaceholderText"/>
            </w:rPr>
            <w:t>Click or tap here to enter text.</w:t>
          </w:r>
        </w:p>
      </w:docPartBody>
    </w:docPart>
    <w:docPart>
      <w:docPartPr>
        <w:name w:val="3E95FFF872514752B1F238BCC8342EBF"/>
        <w:category>
          <w:name w:val="General"/>
          <w:gallery w:val="placeholder"/>
        </w:category>
        <w:types>
          <w:type w:val="bbPlcHdr"/>
        </w:types>
        <w:behaviors>
          <w:behavior w:val="content"/>
        </w:behaviors>
        <w:guid w:val="{882F8566-C181-4CAB-8226-473486B530E2}"/>
      </w:docPartPr>
      <w:docPartBody>
        <w:p w:rsidR="001C66A9" w:rsidRDefault="00A858C6" w:rsidP="00A858C6">
          <w:pPr>
            <w:pStyle w:val="3E95FFF872514752B1F238BCC8342EBF"/>
          </w:pPr>
          <w:r w:rsidRPr="004F3BB2">
            <w:rPr>
              <w:rStyle w:val="PlaceholderText"/>
            </w:rPr>
            <w:t>Click or tap here to enter text.</w:t>
          </w:r>
        </w:p>
      </w:docPartBody>
    </w:docPart>
    <w:docPart>
      <w:docPartPr>
        <w:name w:val="385CEB97643149F9996DF95652C37FFF"/>
        <w:category>
          <w:name w:val="General"/>
          <w:gallery w:val="placeholder"/>
        </w:category>
        <w:types>
          <w:type w:val="bbPlcHdr"/>
        </w:types>
        <w:behaviors>
          <w:behavior w:val="content"/>
        </w:behaviors>
        <w:guid w:val="{AE3D05F0-2BA1-483B-87C4-79B94F122371}"/>
      </w:docPartPr>
      <w:docPartBody>
        <w:p w:rsidR="001C66A9" w:rsidRDefault="00A858C6" w:rsidP="00A858C6">
          <w:pPr>
            <w:pStyle w:val="385CEB97643149F9996DF95652C37FFF"/>
          </w:pPr>
          <w:r w:rsidRPr="004F3BB2">
            <w:rPr>
              <w:rStyle w:val="PlaceholderText"/>
            </w:rPr>
            <w:t>Click or tap here to enter text.</w:t>
          </w:r>
        </w:p>
      </w:docPartBody>
    </w:docPart>
    <w:docPart>
      <w:docPartPr>
        <w:name w:val="586345610AA944AD975E32A9432CBE49"/>
        <w:category>
          <w:name w:val="General"/>
          <w:gallery w:val="placeholder"/>
        </w:category>
        <w:types>
          <w:type w:val="bbPlcHdr"/>
        </w:types>
        <w:behaviors>
          <w:behavior w:val="content"/>
        </w:behaviors>
        <w:guid w:val="{7943EEC2-F8C2-4D28-BC70-7D8BC6BAD5DE}"/>
      </w:docPartPr>
      <w:docPartBody>
        <w:p w:rsidR="001C66A9" w:rsidRDefault="00A858C6" w:rsidP="00A858C6">
          <w:pPr>
            <w:pStyle w:val="586345610AA944AD975E32A9432CBE49"/>
          </w:pPr>
          <w:r w:rsidRPr="004F3BB2">
            <w:rPr>
              <w:rStyle w:val="PlaceholderText"/>
            </w:rPr>
            <w:t>Click or tap here to enter text.</w:t>
          </w:r>
        </w:p>
      </w:docPartBody>
    </w:docPart>
    <w:docPart>
      <w:docPartPr>
        <w:name w:val="7C513AF1202448F19A61E5EAF04C0984"/>
        <w:category>
          <w:name w:val="General"/>
          <w:gallery w:val="placeholder"/>
        </w:category>
        <w:types>
          <w:type w:val="bbPlcHdr"/>
        </w:types>
        <w:behaviors>
          <w:behavior w:val="content"/>
        </w:behaviors>
        <w:guid w:val="{F984D4A0-3460-4921-8EFF-855F6CB4919F}"/>
      </w:docPartPr>
      <w:docPartBody>
        <w:p w:rsidR="001C66A9" w:rsidRDefault="00A858C6" w:rsidP="00A858C6">
          <w:pPr>
            <w:pStyle w:val="7C513AF1202448F19A61E5EAF04C0984"/>
          </w:pPr>
          <w:r w:rsidRPr="004F3BB2">
            <w:rPr>
              <w:rStyle w:val="PlaceholderText"/>
            </w:rPr>
            <w:t>Click or tap here to enter text.</w:t>
          </w:r>
        </w:p>
      </w:docPartBody>
    </w:docPart>
    <w:docPart>
      <w:docPartPr>
        <w:name w:val="7D5EA55493B54CE19D6F1D3479C2538E"/>
        <w:category>
          <w:name w:val="General"/>
          <w:gallery w:val="placeholder"/>
        </w:category>
        <w:types>
          <w:type w:val="bbPlcHdr"/>
        </w:types>
        <w:behaviors>
          <w:behavior w:val="content"/>
        </w:behaviors>
        <w:guid w:val="{FF1FBD56-9B78-42B0-AFDD-B5712C617569}"/>
      </w:docPartPr>
      <w:docPartBody>
        <w:p w:rsidR="00D15D9E" w:rsidRDefault="001C66A9" w:rsidP="001C66A9">
          <w:pPr>
            <w:pStyle w:val="7D5EA55493B54CE19D6F1D3479C2538E"/>
          </w:pPr>
          <w:r w:rsidRPr="004F3BB2">
            <w:rPr>
              <w:rStyle w:val="PlaceholderText"/>
            </w:rPr>
            <w:t>Click or tap here to enter text.</w:t>
          </w:r>
        </w:p>
      </w:docPartBody>
    </w:docPart>
    <w:docPart>
      <w:docPartPr>
        <w:name w:val="D4152FCC05F74942BD4A80EFA3727CDB"/>
        <w:category>
          <w:name w:val="General"/>
          <w:gallery w:val="placeholder"/>
        </w:category>
        <w:types>
          <w:type w:val="bbPlcHdr"/>
        </w:types>
        <w:behaviors>
          <w:behavior w:val="content"/>
        </w:behaviors>
        <w:guid w:val="{1310F1BD-968A-47DF-888B-F29136503272}"/>
      </w:docPartPr>
      <w:docPartBody>
        <w:p w:rsidR="00D15D9E" w:rsidRDefault="001C66A9" w:rsidP="001C66A9">
          <w:pPr>
            <w:pStyle w:val="D4152FCC05F74942BD4A80EFA3727CDB"/>
          </w:pPr>
          <w:r w:rsidRPr="004F3BB2">
            <w:rPr>
              <w:rStyle w:val="PlaceholderText"/>
            </w:rPr>
            <w:t>Click or tap here to enter text.</w:t>
          </w:r>
        </w:p>
      </w:docPartBody>
    </w:docPart>
    <w:docPart>
      <w:docPartPr>
        <w:name w:val="7143CF2DF02147D6BB3AB2459BB0566E"/>
        <w:category>
          <w:name w:val="General"/>
          <w:gallery w:val="placeholder"/>
        </w:category>
        <w:types>
          <w:type w:val="bbPlcHdr"/>
        </w:types>
        <w:behaviors>
          <w:behavior w:val="content"/>
        </w:behaviors>
        <w:guid w:val="{E027263A-3678-433C-9482-2228489E86D8}"/>
      </w:docPartPr>
      <w:docPartBody>
        <w:p w:rsidR="00D15D9E" w:rsidRDefault="001C66A9" w:rsidP="001C66A9">
          <w:pPr>
            <w:pStyle w:val="7143CF2DF02147D6BB3AB2459BB0566E"/>
          </w:pPr>
          <w:r w:rsidRPr="004F3BB2">
            <w:rPr>
              <w:rStyle w:val="PlaceholderText"/>
            </w:rPr>
            <w:t>Click or tap here to enter text.</w:t>
          </w:r>
        </w:p>
      </w:docPartBody>
    </w:docPart>
    <w:docPart>
      <w:docPartPr>
        <w:name w:val="182501207FB44A9A92B1A8566D3D2F37"/>
        <w:category>
          <w:name w:val="General"/>
          <w:gallery w:val="placeholder"/>
        </w:category>
        <w:types>
          <w:type w:val="bbPlcHdr"/>
        </w:types>
        <w:behaviors>
          <w:behavior w:val="content"/>
        </w:behaviors>
        <w:guid w:val="{EE3498B9-976A-4CF2-A4B3-B59A1F5E6AC2}"/>
      </w:docPartPr>
      <w:docPartBody>
        <w:p w:rsidR="005B0F1A" w:rsidRDefault="005B0F1A">
          <w:pPr>
            <w:pStyle w:val="182501207FB44A9A92B1A8566D3D2F37"/>
          </w:pPr>
          <w:r w:rsidRPr="004F3BB2">
            <w:rPr>
              <w:rStyle w:val="PlaceholderText"/>
            </w:rPr>
            <w:t>Click or tap here to enter text.</w:t>
          </w:r>
        </w:p>
      </w:docPartBody>
    </w:docPart>
    <w:docPart>
      <w:docPartPr>
        <w:name w:val="D35F7C493CD14842A17BD5F6949A2E66"/>
        <w:category>
          <w:name w:val="General"/>
          <w:gallery w:val="placeholder"/>
        </w:category>
        <w:types>
          <w:type w:val="bbPlcHdr"/>
        </w:types>
        <w:behaviors>
          <w:behavior w:val="content"/>
        </w:behaviors>
        <w:guid w:val="{63FC01D0-41E2-4B64-81E0-1BD6CDE6DE01}"/>
      </w:docPartPr>
      <w:docPartBody>
        <w:p w:rsidR="005B0F1A" w:rsidRDefault="005B0F1A">
          <w:pPr>
            <w:pStyle w:val="D35F7C493CD14842A17BD5F6949A2E66"/>
          </w:pPr>
          <w:r w:rsidRPr="004F3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5C8A"/>
    <w:rsid w:val="0004290C"/>
    <w:rsid w:val="00067C6A"/>
    <w:rsid w:val="000A0145"/>
    <w:rsid w:val="000F761D"/>
    <w:rsid w:val="001C66A9"/>
    <w:rsid w:val="001D0CC8"/>
    <w:rsid w:val="001D4E27"/>
    <w:rsid w:val="00230339"/>
    <w:rsid w:val="00270CB6"/>
    <w:rsid w:val="002A2CFC"/>
    <w:rsid w:val="002B41CF"/>
    <w:rsid w:val="002E4420"/>
    <w:rsid w:val="00302AA7"/>
    <w:rsid w:val="003630D9"/>
    <w:rsid w:val="0037583B"/>
    <w:rsid w:val="0039015D"/>
    <w:rsid w:val="003A407D"/>
    <w:rsid w:val="003E2482"/>
    <w:rsid w:val="003E6082"/>
    <w:rsid w:val="00406774"/>
    <w:rsid w:val="004128E7"/>
    <w:rsid w:val="00481BEA"/>
    <w:rsid w:val="00483902"/>
    <w:rsid w:val="004B3A0E"/>
    <w:rsid w:val="00560BAF"/>
    <w:rsid w:val="00587C31"/>
    <w:rsid w:val="005A0F2F"/>
    <w:rsid w:val="00642428"/>
    <w:rsid w:val="006F2976"/>
    <w:rsid w:val="0080055A"/>
    <w:rsid w:val="008929F3"/>
    <w:rsid w:val="008E5568"/>
    <w:rsid w:val="008F2446"/>
    <w:rsid w:val="0092134B"/>
    <w:rsid w:val="00965C8A"/>
    <w:rsid w:val="009A7400"/>
    <w:rsid w:val="009B0AE4"/>
    <w:rsid w:val="00A1491F"/>
    <w:rsid w:val="00A240F3"/>
    <w:rsid w:val="00A858C6"/>
    <w:rsid w:val="00AA3AC2"/>
    <w:rsid w:val="00B074CB"/>
    <w:rsid w:val="00B322CE"/>
    <w:rsid w:val="00B63F20"/>
    <w:rsid w:val="00B82ABD"/>
    <w:rsid w:val="00BB74D9"/>
    <w:rsid w:val="00BC77A5"/>
    <w:rsid w:val="00BF66B2"/>
    <w:rsid w:val="00C22E6D"/>
    <w:rsid w:val="00C5264A"/>
    <w:rsid w:val="00CC7DC1"/>
    <w:rsid w:val="00CE3979"/>
    <w:rsid w:val="00CF2DCE"/>
    <w:rsid w:val="00D15D9E"/>
    <w:rsid w:val="00DC3090"/>
    <w:rsid w:val="00DD4397"/>
    <w:rsid w:val="00E11AB3"/>
    <w:rsid w:val="00E16187"/>
    <w:rsid w:val="00E618FE"/>
    <w:rsid w:val="00FC23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A055AFBD7BD24D804CB0D35DF9D6A7">
    <w:name w:val="05A055AFBD7BD24D804CB0D35DF9D6A7"/>
    <w:rsid w:val="00965C8A"/>
  </w:style>
  <w:style w:type="paragraph" w:customStyle="1" w:styleId="F814D7747D2B14468AC0FFE1992C37E8">
    <w:name w:val="F814D7747D2B14468AC0FFE1992C37E8"/>
    <w:rsid w:val="00965C8A"/>
  </w:style>
  <w:style w:type="paragraph" w:customStyle="1" w:styleId="33D9732BBABE6C4385B367AFB4A8913E">
    <w:name w:val="33D9732BBABE6C4385B367AFB4A8913E"/>
    <w:rsid w:val="00965C8A"/>
  </w:style>
  <w:style w:type="paragraph" w:customStyle="1" w:styleId="42CA96CF85A58543A4FD854CF39989D4">
    <w:name w:val="42CA96CF85A58543A4FD854CF39989D4"/>
    <w:rsid w:val="00965C8A"/>
  </w:style>
  <w:style w:type="paragraph" w:customStyle="1" w:styleId="D0884AE72E59EE4FA00F906F6F6F321D">
    <w:name w:val="D0884AE72E59EE4FA00F906F6F6F321D"/>
    <w:rsid w:val="00965C8A"/>
  </w:style>
  <w:style w:type="paragraph" w:customStyle="1" w:styleId="CD656CDF146E64478545C7B5F3D8F05D">
    <w:name w:val="CD656CDF146E64478545C7B5F3D8F05D"/>
    <w:rsid w:val="00965C8A"/>
  </w:style>
  <w:style w:type="character" w:styleId="PlaceholderText">
    <w:name w:val="Placeholder Text"/>
    <w:basedOn w:val="DefaultParagraphFont"/>
    <w:uiPriority w:val="99"/>
    <w:semiHidden/>
    <w:rPr>
      <w:color w:val="808080"/>
    </w:rPr>
  </w:style>
  <w:style w:type="paragraph" w:customStyle="1" w:styleId="CEDA09085ADD494D92A51714D1130360">
    <w:name w:val="CEDA09085ADD494D92A51714D1130360"/>
    <w:rsid w:val="0039015D"/>
    <w:rPr>
      <w:lang w:eastAsia="en-US"/>
    </w:rPr>
  </w:style>
  <w:style w:type="paragraph" w:customStyle="1" w:styleId="13C62CCC7D41BB489C4BAAB9D7C2E461">
    <w:name w:val="13C62CCC7D41BB489C4BAAB9D7C2E461"/>
    <w:rsid w:val="0039015D"/>
    <w:rPr>
      <w:lang w:eastAsia="en-US"/>
    </w:rPr>
  </w:style>
  <w:style w:type="paragraph" w:customStyle="1" w:styleId="9155D2FCCBC1B940865283E32AF00F36">
    <w:name w:val="9155D2FCCBC1B940865283E32AF00F36"/>
    <w:rsid w:val="0039015D"/>
    <w:rPr>
      <w:lang w:eastAsia="en-US"/>
    </w:rPr>
  </w:style>
  <w:style w:type="paragraph" w:customStyle="1" w:styleId="26CE16F88372D346902A8295B3469ED4">
    <w:name w:val="26CE16F88372D346902A8295B3469ED4"/>
    <w:rsid w:val="0039015D"/>
    <w:rPr>
      <w:lang w:eastAsia="en-US"/>
    </w:rPr>
  </w:style>
  <w:style w:type="paragraph" w:customStyle="1" w:styleId="9CFD3AB0F4EFAE4AA0B60F38BAFC0CEE">
    <w:name w:val="9CFD3AB0F4EFAE4AA0B60F38BAFC0CEE"/>
    <w:rsid w:val="0039015D"/>
    <w:rPr>
      <w:lang w:eastAsia="en-US"/>
    </w:rPr>
  </w:style>
  <w:style w:type="paragraph" w:customStyle="1" w:styleId="B8DC8E9C7AAE3A41B2A11FEE9E3F1048">
    <w:name w:val="B8DC8E9C7AAE3A41B2A11FEE9E3F1048"/>
    <w:rsid w:val="0039015D"/>
    <w:rPr>
      <w:lang w:eastAsia="en-US"/>
    </w:rPr>
  </w:style>
  <w:style w:type="paragraph" w:customStyle="1" w:styleId="DDE035A7D26E974B875B6E005B96E552">
    <w:name w:val="DDE035A7D26E974B875B6E005B96E552"/>
    <w:rsid w:val="0039015D"/>
    <w:rPr>
      <w:lang w:eastAsia="en-US"/>
    </w:rPr>
  </w:style>
  <w:style w:type="paragraph" w:customStyle="1" w:styleId="59A87C48E42C2A499CD95C1BCF3C35DD">
    <w:name w:val="59A87C48E42C2A499CD95C1BCF3C35DD"/>
    <w:rsid w:val="0039015D"/>
    <w:rPr>
      <w:lang w:eastAsia="en-US"/>
    </w:rPr>
  </w:style>
  <w:style w:type="paragraph" w:customStyle="1" w:styleId="171E6A3BCB50AC4D9D4324A73362864E">
    <w:name w:val="171E6A3BCB50AC4D9D4324A73362864E"/>
    <w:rsid w:val="0039015D"/>
    <w:rPr>
      <w:lang w:eastAsia="en-US"/>
    </w:rPr>
  </w:style>
  <w:style w:type="paragraph" w:customStyle="1" w:styleId="8979AA569BBDFB40A24DBB665870628A">
    <w:name w:val="8979AA569BBDFB40A24DBB665870628A"/>
    <w:rsid w:val="0039015D"/>
    <w:rPr>
      <w:lang w:eastAsia="en-US"/>
    </w:rPr>
  </w:style>
  <w:style w:type="paragraph" w:customStyle="1" w:styleId="03EBC52E94E9924D9B84179E24E79FB7">
    <w:name w:val="03EBC52E94E9924D9B84179E24E79FB7"/>
    <w:rsid w:val="0039015D"/>
    <w:rPr>
      <w:lang w:eastAsia="en-US"/>
    </w:rPr>
  </w:style>
  <w:style w:type="paragraph" w:customStyle="1" w:styleId="0B8EBE2E7A7B6A478CE592CD0A24A5EA">
    <w:name w:val="0B8EBE2E7A7B6A478CE592CD0A24A5EA"/>
    <w:rsid w:val="0039015D"/>
    <w:rPr>
      <w:lang w:eastAsia="en-US"/>
    </w:rPr>
  </w:style>
  <w:style w:type="paragraph" w:customStyle="1" w:styleId="8F8524AB2D39794197A07E7285C0B0C6">
    <w:name w:val="8F8524AB2D39794197A07E7285C0B0C6"/>
    <w:rsid w:val="0039015D"/>
    <w:rPr>
      <w:lang w:eastAsia="en-US"/>
    </w:rPr>
  </w:style>
  <w:style w:type="paragraph" w:customStyle="1" w:styleId="3AC59A78BF78A944BC73912BAEEBC2E1">
    <w:name w:val="3AC59A78BF78A944BC73912BAEEBC2E1"/>
    <w:rsid w:val="0039015D"/>
    <w:rPr>
      <w:lang w:eastAsia="en-US"/>
    </w:rPr>
  </w:style>
  <w:style w:type="paragraph" w:customStyle="1" w:styleId="0EBD3ECCAF2D524A8E4CE4D433EAC66A">
    <w:name w:val="0EBD3ECCAF2D524A8E4CE4D433EAC66A"/>
    <w:rsid w:val="0039015D"/>
    <w:rPr>
      <w:lang w:eastAsia="en-US"/>
    </w:rPr>
  </w:style>
  <w:style w:type="paragraph" w:customStyle="1" w:styleId="4E8846C9144BDE419A7E440E0F60A2C5">
    <w:name w:val="4E8846C9144BDE419A7E440E0F60A2C5"/>
    <w:rsid w:val="0039015D"/>
    <w:rPr>
      <w:lang w:eastAsia="en-US"/>
    </w:rPr>
  </w:style>
  <w:style w:type="paragraph" w:customStyle="1" w:styleId="C9380DF292AD94468B6B76461A21CBDE">
    <w:name w:val="C9380DF292AD94468B6B76461A21CBDE"/>
    <w:rsid w:val="0039015D"/>
    <w:rPr>
      <w:lang w:eastAsia="en-US"/>
    </w:rPr>
  </w:style>
  <w:style w:type="paragraph" w:customStyle="1" w:styleId="E91E18905DE34F4B9639DE720A21BD9E">
    <w:name w:val="E91E18905DE34F4B9639DE720A21BD9E"/>
    <w:rsid w:val="0039015D"/>
    <w:rPr>
      <w:lang w:eastAsia="en-US"/>
    </w:rPr>
  </w:style>
  <w:style w:type="paragraph" w:customStyle="1" w:styleId="62D25D5DD9D8ED4EA2767522E148A068">
    <w:name w:val="62D25D5DD9D8ED4EA2767522E148A068"/>
    <w:rsid w:val="0039015D"/>
    <w:rPr>
      <w:lang w:eastAsia="en-US"/>
    </w:rPr>
  </w:style>
  <w:style w:type="paragraph" w:customStyle="1" w:styleId="1813A32F1C682F4B8870F37ED3A98D55">
    <w:name w:val="1813A32F1C682F4B8870F37ED3A98D55"/>
    <w:rsid w:val="0039015D"/>
    <w:rPr>
      <w:lang w:eastAsia="en-US"/>
    </w:rPr>
  </w:style>
  <w:style w:type="paragraph" w:customStyle="1" w:styleId="F8AF60BFC7E8384DA10958C057B467A1">
    <w:name w:val="F8AF60BFC7E8384DA10958C057B467A1"/>
    <w:rsid w:val="0039015D"/>
    <w:rPr>
      <w:lang w:eastAsia="en-US"/>
    </w:rPr>
  </w:style>
  <w:style w:type="paragraph" w:customStyle="1" w:styleId="D4464BF58E50F142859576298EDA25F1">
    <w:name w:val="D4464BF58E50F142859576298EDA25F1"/>
    <w:rsid w:val="0039015D"/>
    <w:rPr>
      <w:lang w:eastAsia="en-US"/>
    </w:rPr>
  </w:style>
  <w:style w:type="paragraph" w:customStyle="1" w:styleId="CB12FA09421E1F4B88AAECE752B26E9A">
    <w:name w:val="CB12FA09421E1F4B88AAECE752B26E9A"/>
    <w:rsid w:val="0039015D"/>
    <w:rPr>
      <w:lang w:eastAsia="en-US"/>
    </w:rPr>
  </w:style>
  <w:style w:type="paragraph" w:customStyle="1" w:styleId="F87B01B084ED5E42B307E303492CFAEA">
    <w:name w:val="F87B01B084ED5E42B307E303492CFAEA"/>
    <w:rsid w:val="0039015D"/>
    <w:rPr>
      <w:lang w:eastAsia="en-US"/>
    </w:rPr>
  </w:style>
  <w:style w:type="paragraph" w:customStyle="1" w:styleId="6D1569EE2217D44AB4856F097173AD59">
    <w:name w:val="6D1569EE2217D44AB4856F097173AD59"/>
    <w:rsid w:val="0039015D"/>
    <w:rPr>
      <w:lang w:eastAsia="en-US"/>
    </w:rPr>
  </w:style>
  <w:style w:type="paragraph" w:customStyle="1" w:styleId="C36B7E09FC9FE84E8323AD838C83432D">
    <w:name w:val="C36B7E09FC9FE84E8323AD838C83432D"/>
    <w:rsid w:val="0039015D"/>
    <w:rPr>
      <w:lang w:eastAsia="en-US"/>
    </w:rPr>
  </w:style>
  <w:style w:type="paragraph" w:customStyle="1" w:styleId="3721A498A398D344A85E300C5D3A3C05">
    <w:name w:val="3721A498A398D344A85E300C5D3A3C05"/>
    <w:rsid w:val="0039015D"/>
    <w:rPr>
      <w:lang w:eastAsia="en-US"/>
    </w:rPr>
  </w:style>
  <w:style w:type="paragraph" w:customStyle="1" w:styleId="EA3EC2EB9B48AA49BB0354AD48C27C51">
    <w:name w:val="EA3EC2EB9B48AA49BB0354AD48C27C51"/>
    <w:rsid w:val="0039015D"/>
    <w:rPr>
      <w:lang w:eastAsia="en-US"/>
    </w:rPr>
  </w:style>
  <w:style w:type="paragraph" w:customStyle="1" w:styleId="AE231A25C068F040A6ABCB9C2520A17C">
    <w:name w:val="AE231A25C068F040A6ABCB9C2520A17C"/>
    <w:rsid w:val="0039015D"/>
    <w:rPr>
      <w:lang w:eastAsia="en-US"/>
    </w:rPr>
  </w:style>
  <w:style w:type="paragraph" w:customStyle="1" w:styleId="6B1E7AE17AA39B4C801D774DF715DEC9">
    <w:name w:val="6B1E7AE17AA39B4C801D774DF715DEC9"/>
    <w:rsid w:val="0039015D"/>
    <w:rPr>
      <w:lang w:eastAsia="en-US"/>
    </w:rPr>
  </w:style>
  <w:style w:type="paragraph" w:customStyle="1" w:styleId="96C641D7EE2A69408C1C80A4CFAEBE2C">
    <w:name w:val="96C641D7EE2A69408C1C80A4CFAEBE2C"/>
    <w:rsid w:val="0039015D"/>
    <w:rPr>
      <w:lang w:eastAsia="en-US"/>
    </w:rPr>
  </w:style>
  <w:style w:type="paragraph" w:customStyle="1" w:styleId="16A9FB5835C06544859374AE501932F3">
    <w:name w:val="16A9FB5835C06544859374AE501932F3"/>
    <w:rsid w:val="0039015D"/>
    <w:rPr>
      <w:lang w:eastAsia="en-US"/>
    </w:rPr>
  </w:style>
  <w:style w:type="paragraph" w:customStyle="1" w:styleId="33093AA6F91F9346A90218878A5348F0">
    <w:name w:val="33093AA6F91F9346A90218878A5348F0"/>
    <w:rsid w:val="0039015D"/>
    <w:rPr>
      <w:lang w:eastAsia="en-US"/>
    </w:rPr>
  </w:style>
  <w:style w:type="paragraph" w:customStyle="1" w:styleId="1D30CB3281261249A75E3707924AEDD2">
    <w:name w:val="1D30CB3281261249A75E3707924AEDD2"/>
    <w:rsid w:val="0039015D"/>
    <w:rPr>
      <w:lang w:eastAsia="en-US"/>
    </w:rPr>
  </w:style>
  <w:style w:type="paragraph" w:customStyle="1" w:styleId="87BC1975863D5742ABB6BF21D7A9FCF2">
    <w:name w:val="87BC1975863D5742ABB6BF21D7A9FCF2"/>
    <w:rsid w:val="0039015D"/>
    <w:rPr>
      <w:lang w:eastAsia="en-US"/>
    </w:rPr>
  </w:style>
  <w:style w:type="paragraph" w:customStyle="1" w:styleId="278C6B8CBCEC4880BA603A02C44FB67D">
    <w:name w:val="278C6B8CBCEC4880BA603A02C44FB67D"/>
    <w:rsid w:val="00E16187"/>
    <w:pPr>
      <w:spacing w:after="160" w:line="259" w:lineRule="auto"/>
    </w:pPr>
    <w:rPr>
      <w:sz w:val="22"/>
      <w:szCs w:val="22"/>
      <w:lang w:eastAsia="en-US"/>
    </w:rPr>
  </w:style>
  <w:style w:type="paragraph" w:customStyle="1" w:styleId="F341F8022A4340CB8596B6AC4BC6AFDB">
    <w:name w:val="F341F8022A4340CB8596B6AC4BC6AFDB"/>
    <w:rsid w:val="00E16187"/>
    <w:pPr>
      <w:spacing w:after="160" w:line="259" w:lineRule="auto"/>
    </w:pPr>
    <w:rPr>
      <w:sz w:val="22"/>
      <w:szCs w:val="22"/>
      <w:lang w:eastAsia="en-US"/>
    </w:rPr>
  </w:style>
  <w:style w:type="paragraph" w:customStyle="1" w:styleId="DC8C6EDCC028411E9839106885E513F4">
    <w:name w:val="DC8C6EDCC028411E9839106885E513F4"/>
    <w:rsid w:val="00E16187"/>
    <w:pPr>
      <w:spacing w:after="160" w:line="259" w:lineRule="auto"/>
    </w:pPr>
    <w:rPr>
      <w:sz w:val="22"/>
      <w:szCs w:val="22"/>
      <w:lang w:eastAsia="en-US"/>
    </w:rPr>
  </w:style>
  <w:style w:type="paragraph" w:customStyle="1" w:styleId="79C6CBE147A94665A829D418D8E650A2">
    <w:name w:val="79C6CBE147A94665A829D418D8E650A2"/>
    <w:rsid w:val="00E16187"/>
    <w:pPr>
      <w:spacing w:after="160" w:line="259" w:lineRule="auto"/>
    </w:pPr>
    <w:rPr>
      <w:sz w:val="22"/>
      <w:szCs w:val="22"/>
      <w:lang w:eastAsia="en-US"/>
    </w:rPr>
  </w:style>
  <w:style w:type="paragraph" w:customStyle="1" w:styleId="8B69AAB3A18F46A0B3DA068C741116C6">
    <w:name w:val="8B69AAB3A18F46A0B3DA068C741116C6"/>
    <w:rsid w:val="00E16187"/>
    <w:pPr>
      <w:spacing w:after="160" w:line="259" w:lineRule="auto"/>
    </w:pPr>
    <w:rPr>
      <w:sz w:val="22"/>
      <w:szCs w:val="22"/>
      <w:lang w:eastAsia="en-US"/>
    </w:rPr>
  </w:style>
  <w:style w:type="paragraph" w:customStyle="1" w:styleId="F3B75AB2838A40ABADD662C87ADD4DFA">
    <w:name w:val="F3B75AB2838A40ABADD662C87ADD4DFA"/>
    <w:rsid w:val="00E16187"/>
    <w:pPr>
      <w:spacing w:after="160" w:line="259" w:lineRule="auto"/>
    </w:pPr>
    <w:rPr>
      <w:sz w:val="22"/>
      <w:szCs w:val="22"/>
      <w:lang w:eastAsia="en-US"/>
    </w:rPr>
  </w:style>
  <w:style w:type="paragraph" w:customStyle="1" w:styleId="AB66DD9130574CB0ABC2046F4B2D9CCF">
    <w:name w:val="AB66DD9130574CB0ABC2046F4B2D9CCF"/>
    <w:rsid w:val="00E16187"/>
    <w:pPr>
      <w:spacing w:after="160" w:line="259" w:lineRule="auto"/>
    </w:pPr>
    <w:rPr>
      <w:sz w:val="22"/>
      <w:szCs w:val="22"/>
      <w:lang w:eastAsia="en-US"/>
    </w:rPr>
  </w:style>
  <w:style w:type="paragraph" w:customStyle="1" w:styleId="460EF0018AA94D78B38D56ED55F52FA9">
    <w:name w:val="460EF0018AA94D78B38D56ED55F52FA9"/>
    <w:rsid w:val="00A858C6"/>
    <w:pPr>
      <w:spacing w:after="160" w:line="259" w:lineRule="auto"/>
    </w:pPr>
    <w:rPr>
      <w:sz w:val="22"/>
      <w:szCs w:val="22"/>
      <w:lang w:eastAsia="en-US"/>
    </w:rPr>
  </w:style>
  <w:style w:type="paragraph" w:customStyle="1" w:styleId="AB4D563CDF3947618F35B6A02CC714B6">
    <w:name w:val="AB4D563CDF3947618F35B6A02CC714B6"/>
    <w:rsid w:val="00A858C6"/>
    <w:pPr>
      <w:spacing w:after="160" w:line="259" w:lineRule="auto"/>
    </w:pPr>
    <w:rPr>
      <w:sz w:val="22"/>
      <w:szCs w:val="22"/>
      <w:lang w:eastAsia="en-US"/>
    </w:rPr>
  </w:style>
  <w:style w:type="paragraph" w:customStyle="1" w:styleId="76C63D9237044AA98306FAE07F1F38B1">
    <w:name w:val="76C63D9237044AA98306FAE07F1F38B1"/>
    <w:rsid w:val="00A858C6"/>
    <w:pPr>
      <w:spacing w:after="160" w:line="259" w:lineRule="auto"/>
    </w:pPr>
    <w:rPr>
      <w:sz w:val="22"/>
      <w:szCs w:val="22"/>
      <w:lang w:eastAsia="en-US"/>
    </w:rPr>
  </w:style>
  <w:style w:type="paragraph" w:customStyle="1" w:styleId="C97867069CA947D1B9B23FD858FB1ADA">
    <w:name w:val="C97867069CA947D1B9B23FD858FB1ADA"/>
    <w:rsid w:val="00A858C6"/>
    <w:pPr>
      <w:spacing w:after="160" w:line="259" w:lineRule="auto"/>
    </w:pPr>
    <w:rPr>
      <w:sz w:val="22"/>
      <w:szCs w:val="22"/>
      <w:lang w:eastAsia="en-US"/>
    </w:rPr>
  </w:style>
  <w:style w:type="paragraph" w:customStyle="1" w:styleId="E4177CA049464F2F96439D8666C3EE35">
    <w:name w:val="E4177CA049464F2F96439D8666C3EE35"/>
    <w:rsid w:val="00A858C6"/>
    <w:pPr>
      <w:spacing w:after="160" w:line="259" w:lineRule="auto"/>
    </w:pPr>
    <w:rPr>
      <w:sz w:val="22"/>
      <w:szCs w:val="22"/>
      <w:lang w:eastAsia="en-US"/>
    </w:rPr>
  </w:style>
  <w:style w:type="paragraph" w:customStyle="1" w:styleId="3E95FFF872514752B1F238BCC8342EBF">
    <w:name w:val="3E95FFF872514752B1F238BCC8342EBF"/>
    <w:rsid w:val="00A858C6"/>
    <w:pPr>
      <w:spacing w:after="160" w:line="259" w:lineRule="auto"/>
    </w:pPr>
    <w:rPr>
      <w:sz w:val="22"/>
      <w:szCs w:val="22"/>
      <w:lang w:eastAsia="en-US"/>
    </w:rPr>
  </w:style>
  <w:style w:type="paragraph" w:customStyle="1" w:styleId="385CEB97643149F9996DF95652C37FFF">
    <w:name w:val="385CEB97643149F9996DF95652C37FFF"/>
    <w:rsid w:val="00A858C6"/>
    <w:pPr>
      <w:spacing w:after="160" w:line="259" w:lineRule="auto"/>
    </w:pPr>
    <w:rPr>
      <w:sz w:val="22"/>
      <w:szCs w:val="22"/>
      <w:lang w:eastAsia="en-US"/>
    </w:rPr>
  </w:style>
  <w:style w:type="paragraph" w:customStyle="1" w:styleId="586345610AA944AD975E32A9432CBE49">
    <w:name w:val="586345610AA944AD975E32A9432CBE49"/>
    <w:rsid w:val="00A858C6"/>
    <w:pPr>
      <w:spacing w:after="160" w:line="259" w:lineRule="auto"/>
    </w:pPr>
    <w:rPr>
      <w:sz w:val="22"/>
      <w:szCs w:val="22"/>
      <w:lang w:eastAsia="en-US"/>
    </w:rPr>
  </w:style>
  <w:style w:type="paragraph" w:customStyle="1" w:styleId="F92F7F822B7D49E081C239D7B5994D3B">
    <w:name w:val="F92F7F822B7D49E081C239D7B5994D3B"/>
    <w:rsid w:val="00A858C6"/>
    <w:pPr>
      <w:spacing w:after="160" w:line="259" w:lineRule="auto"/>
    </w:pPr>
    <w:rPr>
      <w:sz w:val="22"/>
      <w:szCs w:val="22"/>
      <w:lang w:eastAsia="en-US"/>
    </w:rPr>
  </w:style>
  <w:style w:type="paragraph" w:customStyle="1" w:styleId="7C513AF1202448F19A61E5EAF04C0984">
    <w:name w:val="7C513AF1202448F19A61E5EAF04C0984"/>
    <w:rsid w:val="00A858C6"/>
    <w:pPr>
      <w:spacing w:after="160" w:line="259" w:lineRule="auto"/>
    </w:pPr>
    <w:rPr>
      <w:sz w:val="22"/>
      <w:szCs w:val="22"/>
      <w:lang w:eastAsia="en-US"/>
    </w:rPr>
  </w:style>
  <w:style w:type="paragraph" w:customStyle="1" w:styleId="7D5EA55493B54CE19D6F1D3479C2538E">
    <w:name w:val="7D5EA55493B54CE19D6F1D3479C2538E"/>
    <w:rsid w:val="001C66A9"/>
    <w:pPr>
      <w:spacing w:after="160" w:line="259" w:lineRule="auto"/>
    </w:pPr>
    <w:rPr>
      <w:sz w:val="22"/>
      <w:szCs w:val="22"/>
      <w:lang w:eastAsia="en-US"/>
    </w:rPr>
  </w:style>
  <w:style w:type="paragraph" w:customStyle="1" w:styleId="F90F9D77048647B79BAF5B8F472B7AE6">
    <w:name w:val="F90F9D77048647B79BAF5B8F472B7AE6"/>
    <w:rsid w:val="001C66A9"/>
    <w:pPr>
      <w:spacing w:after="160" w:line="259" w:lineRule="auto"/>
    </w:pPr>
    <w:rPr>
      <w:sz w:val="22"/>
      <w:szCs w:val="22"/>
      <w:lang w:eastAsia="en-US"/>
    </w:rPr>
  </w:style>
  <w:style w:type="paragraph" w:customStyle="1" w:styleId="D4152FCC05F74942BD4A80EFA3727CDB">
    <w:name w:val="D4152FCC05F74942BD4A80EFA3727CDB"/>
    <w:rsid w:val="001C66A9"/>
    <w:pPr>
      <w:spacing w:after="160" w:line="259" w:lineRule="auto"/>
    </w:pPr>
    <w:rPr>
      <w:sz w:val="22"/>
      <w:szCs w:val="22"/>
      <w:lang w:eastAsia="en-US"/>
    </w:rPr>
  </w:style>
  <w:style w:type="paragraph" w:customStyle="1" w:styleId="7143CF2DF02147D6BB3AB2459BB0566E">
    <w:name w:val="7143CF2DF02147D6BB3AB2459BB0566E"/>
    <w:rsid w:val="001C66A9"/>
    <w:pPr>
      <w:spacing w:after="160" w:line="259" w:lineRule="auto"/>
    </w:pPr>
    <w:rPr>
      <w:sz w:val="22"/>
      <w:szCs w:val="22"/>
      <w:lang w:eastAsia="en-US"/>
    </w:rPr>
  </w:style>
  <w:style w:type="paragraph" w:customStyle="1" w:styleId="75C59D71AF454D77A38D25CE04CF6625">
    <w:name w:val="75C59D71AF454D77A38D25CE04CF6625"/>
    <w:rsid w:val="00C22E6D"/>
    <w:pPr>
      <w:spacing w:after="160" w:line="259" w:lineRule="auto"/>
    </w:pPr>
    <w:rPr>
      <w:sz w:val="22"/>
      <w:szCs w:val="22"/>
      <w:lang w:eastAsia="en-US"/>
    </w:rPr>
  </w:style>
  <w:style w:type="paragraph" w:customStyle="1" w:styleId="E0FB28F5B75249EF90FDFA6F0098BC14">
    <w:name w:val="E0FB28F5B75249EF90FDFA6F0098BC14"/>
    <w:rsid w:val="00C22E6D"/>
    <w:pPr>
      <w:spacing w:after="160" w:line="259" w:lineRule="auto"/>
    </w:pPr>
    <w:rPr>
      <w:sz w:val="22"/>
      <w:szCs w:val="22"/>
      <w:lang w:eastAsia="en-US"/>
    </w:rPr>
  </w:style>
  <w:style w:type="paragraph" w:customStyle="1" w:styleId="3B48190F3A3845CE9AD2B24703D6A3D9">
    <w:name w:val="3B48190F3A3845CE9AD2B24703D6A3D9"/>
    <w:rsid w:val="00642428"/>
    <w:pPr>
      <w:spacing w:after="160" w:line="259" w:lineRule="auto"/>
    </w:pPr>
    <w:rPr>
      <w:sz w:val="22"/>
      <w:szCs w:val="22"/>
      <w:lang w:eastAsia="en-US"/>
    </w:rPr>
  </w:style>
  <w:style w:type="paragraph" w:customStyle="1" w:styleId="566D32161D524F1982905F7D9423CFB9">
    <w:name w:val="566D32161D524F1982905F7D9423CFB9"/>
    <w:rsid w:val="00FC2380"/>
    <w:pPr>
      <w:spacing w:after="160" w:line="259" w:lineRule="auto"/>
    </w:pPr>
    <w:rPr>
      <w:sz w:val="22"/>
      <w:szCs w:val="22"/>
      <w:lang w:eastAsia="en-US"/>
    </w:rPr>
  </w:style>
  <w:style w:type="paragraph" w:customStyle="1" w:styleId="A7B1B2D42E094951A1F96354753A63A1">
    <w:name w:val="A7B1B2D42E094951A1F96354753A63A1"/>
    <w:rsid w:val="00FC2380"/>
    <w:pPr>
      <w:spacing w:after="160" w:line="259" w:lineRule="auto"/>
    </w:pPr>
    <w:rPr>
      <w:sz w:val="22"/>
      <w:szCs w:val="22"/>
      <w:lang w:eastAsia="en-US"/>
    </w:rPr>
  </w:style>
  <w:style w:type="paragraph" w:customStyle="1" w:styleId="3B8AA6DA90FF4F4BA031C68FB48A08B4">
    <w:name w:val="3B8AA6DA90FF4F4BA031C68FB48A08B4"/>
    <w:rsid w:val="00FC2380"/>
    <w:pPr>
      <w:spacing w:after="160" w:line="259" w:lineRule="auto"/>
    </w:pPr>
    <w:rPr>
      <w:sz w:val="22"/>
      <w:szCs w:val="22"/>
      <w:lang w:eastAsia="en-US"/>
    </w:rPr>
  </w:style>
  <w:style w:type="paragraph" w:customStyle="1" w:styleId="44276E8EDEA44808A42FE6A0311F902B">
    <w:name w:val="44276E8EDEA44808A42FE6A0311F902B"/>
    <w:rsid w:val="00FC2380"/>
    <w:pPr>
      <w:spacing w:after="160" w:line="259" w:lineRule="auto"/>
    </w:pPr>
    <w:rPr>
      <w:sz w:val="22"/>
      <w:szCs w:val="22"/>
      <w:lang w:eastAsia="en-US"/>
    </w:rPr>
  </w:style>
  <w:style w:type="paragraph" w:customStyle="1" w:styleId="658F381B6761466C840DC785481F0607">
    <w:name w:val="658F381B6761466C840DC785481F0607"/>
    <w:pPr>
      <w:spacing w:after="160" w:line="278" w:lineRule="auto"/>
    </w:pPr>
    <w:rPr>
      <w:kern w:val="2"/>
      <w:lang w:eastAsia="en-US"/>
      <w14:ligatures w14:val="standardContextual"/>
    </w:rPr>
  </w:style>
  <w:style w:type="paragraph" w:customStyle="1" w:styleId="E47FFAB6A2BE417AA26545EEFBDF4F7D">
    <w:name w:val="E47FFAB6A2BE417AA26545EEFBDF4F7D"/>
    <w:pPr>
      <w:spacing w:after="160" w:line="278" w:lineRule="auto"/>
    </w:pPr>
    <w:rPr>
      <w:kern w:val="2"/>
      <w:lang w:eastAsia="en-US"/>
      <w14:ligatures w14:val="standardContextual"/>
    </w:rPr>
  </w:style>
  <w:style w:type="paragraph" w:customStyle="1" w:styleId="182501207FB44A9A92B1A8566D3D2F37">
    <w:name w:val="182501207FB44A9A92B1A8566D3D2F37"/>
    <w:pPr>
      <w:spacing w:after="160" w:line="278" w:lineRule="auto"/>
    </w:pPr>
    <w:rPr>
      <w:kern w:val="2"/>
      <w:lang w:eastAsia="en-US"/>
      <w14:ligatures w14:val="standardContextual"/>
    </w:rPr>
  </w:style>
  <w:style w:type="paragraph" w:customStyle="1" w:styleId="D35F7C493CD14842A17BD5F6949A2E66">
    <w:name w:val="D35F7C493CD14842A17BD5F6949A2E66"/>
    <w:pPr>
      <w:spacing w:after="160" w:line="278" w:lineRule="auto"/>
    </w:pPr>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054712AE260F44AB09166BB5B19AB7" ma:contentTypeVersion="8" ma:contentTypeDescription="Create a new document." ma:contentTypeScope="" ma:versionID="3074d02c3b9d8cb27cd2d0abc78ee4b5">
  <xsd:schema xmlns:xsd="http://www.w3.org/2001/XMLSchema" xmlns:xs="http://www.w3.org/2001/XMLSchema" xmlns:p="http://schemas.microsoft.com/office/2006/metadata/properties" xmlns:ns3="6ec882ee-180f-4969-8a63-b506d99bbbda" xmlns:ns4="040e8898-1b95-47a0-b9e8-1843be9945e1" targetNamespace="http://schemas.microsoft.com/office/2006/metadata/properties" ma:root="true" ma:fieldsID="1070267782295b6972af5f5197dcdf4d" ns3:_="" ns4:_="">
    <xsd:import namespace="6ec882ee-180f-4969-8a63-b506d99bbbda"/>
    <xsd:import namespace="040e8898-1b95-47a0-b9e8-1843be9945e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882ee-180f-4969-8a63-b506d99bb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0e8898-1b95-47a0-b9e8-1843be9945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c882ee-180f-4969-8a63-b506d99bbbd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4CB600-2D10-45D5-8249-7DF50BA15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882ee-180f-4969-8a63-b506d99bbbda"/>
    <ds:schemaRef ds:uri="040e8898-1b95-47a0-b9e8-1843be9945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4F8002-662B-4276-88F4-0B99F6ACF514}">
  <ds:schemaRefs>
    <ds:schemaRef ds:uri="http://schemas.microsoft.com/sharepoint/v3/contenttype/forms"/>
  </ds:schemaRefs>
</ds:datastoreItem>
</file>

<file path=customXml/itemProps3.xml><?xml version="1.0" encoding="utf-8"?>
<ds:datastoreItem xmlns:ds="http://schemas.openxmlformats.org/officeDocument/2006/customXml" ds:itemID="{F2A3BE2B-1566-4C07-9E19-0B09809EE928}">
  <ds:schemaRefs>
    <ds:schemaRef ds:uri="http://schemas.microsoft.com/office/2006/metadata/properties"/>
    <ds:schemaRef ds:uri="http://schemas.microsoft.com/office/infopath/2007/PartnerControls"/>
    <ds:schemaRef ds:uri="6ec882ee-180f-4969-8a63-b506d99bbbda"/>
  </ds:schemaRefs>
</ds:datastoreItem>
</file>

<file path=customXml/itemProps4.xml><?xml version="1.0" encoding="utf-8"?>
<ds:datastoreItem xmlns:ds="http://schemas.openxmlformats.org/officeDocument/2006/customXml" ds:itemID="{3131D58F-8402-41E5-AA16-D9E9FE15F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5461</Words>
  <Characters>33318</Characters>
  <Application>Microsoft Office Word</Application>
  <DocSecurity>0</DocSecurity>
  <Lines>2776</Lines>
  <Paragraphs>1048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Newman</dc:creator>
  <cp:keywords/>
  <dc:description/>
  <cp:lastModifiedBy>Thomas, Caroline Ann</cp:lastModifiedBy>
  <cp:revision>2</cp:revision>
  <dcterms:created xsi:type="dcterms:W3CDTF">2026-02-27T04:53:00Z</dcterms:created>
  <dcterms:modified xsi:type="dcterms:W3CDTF">2026-02-27T04:53:00Z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0x0101009B054712AE260F44AB09166BB5B19AB7</vt:lpwstr>
  </property>
</Properties>
</file>