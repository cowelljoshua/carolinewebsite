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BFED" w14:textId="355EF5E2" w:rsidR="00A61EAA" w:rsidRPr="00E04691" w:rsidRDefault="00505ACD" w:rsidP="00A61EAA">
      <w:pPr>
        <w:tabs>
          <w:tab w:val="left" w:pos="5425"/>
          <w:tab w:val="left" w:pos="8406"/>
        </w:tabs>
        <w:jc w:val="center"/>
        <w:rPr>
          <w:rFonts w:ascii="Times New Roman" w:hAnsi="Times New Roman" w:cs="Times New Roman"/>
          <w:b/>
          <w:bCs/>
          <w:sz w:val="32"/>
          <w:szCs w:val="32"/>
        </w:rPr>
      </w:pPr>
      <w:r w:rsidRPr="00E04691">
        <w:rPr>
          <w:rFonts w:ascii="Times New Roman" w:hAnsi="Times New Roman" w:cs="Times New Roman"/>
          <w:b/>
          <w:bCs/>
          <w:sz w:val="32"/>
          <w:szCs w:val="32"/>
        </w:rPr>
        <w:t xml:space="preserve">Written Profile </w:t>
      </w:r>
      <w:r w:rsidR="008C4415" w:rsidRPr="00E04691">
        <w:rPr>
          <w:rFonts w:ascii="Times New Roman" w:hAnsi="Times New Roman" w:cs="Times New Roman"/>
          <w:b/>
          <w:bCs/>
          <w:sz w:val="32"/>
          <w:szCs w:val="32"/>
        </w:rPr>
        <w:t>Part 1</w:t>
      </w:r>
      <w:r w:rsidR="007F3CAC" w:rsidRPr="00E04691">
        <w:rPr>
          <w:rFonts w:ascii="Times New Roman" w:hAnsi="Times New Roman" w:cs="Times New Roman"/>
          <w:b/>
          <w:bCs/>
          <w:sz w:val="32"/>
          <w:szCs w:val="32"/>
        </w:rPr>
        <w:t xml:space="preserve">: </w:t>
      </w:r>
      <w:r w:rsidR="00DA2871" w:rsidRPr="00E04691">
        <w:rPr>
          <w:rFonts w:ascii="Times New Roman" w:hAnsi="Times New Roman" w:cs="Times New Roman"/>
          <w:b/>
          <w:bCs/>
          <w:sz w:val="32"/>
          <w:szCs w:val="32"/>
        </w:rPr>
        <w:t xml:space="preserve">Pre-Clinical </w:t>
      </w:r>
      <w:r w:rsidR="007F3CAC" w:rsidRPr="00E04691">
        <w:rPr>
          <w:rFonts w:ascii="Times New Roman" w:hAnsi="Times New Roman" w:cs="Times New Roman"/>
          <w:b/>
          <w:bCs/>
          <w:sz w:val="32"/>
          <w:szCs w:val="32"/>
        </w:rPr>
        <w:t>Patient Worksheets</w:t>
      </w:r>
    </w:p>
    <w:p w14:paraId="56A62F80" w14:textId="77777777" w:rsidR="002E286F" w:rsidRPr="00E04691" w:rsidRDefault="002E286F" w:rsidP="0028048C">
      <w:pPr>
        <w:jc w:val="right"/>
        <w:rPr>
          <w:rFonts w:ascii="Times New Roman" w:hAnsi="Times New Roman" w:cs="Times New Roman"/>
        </w:rPr>
      </w:pPr>
    </w:p>
    <w:p w14:paraId="636DA416" w14:textId="59A89BDD" w:rsidR="00A61EAA" w:rsidRPr="00E04691" w:rsidRDefault="00A61EAA" w:rsidP="0028048C">
      <w:pPr>
        <w:jc w:val="right"/>
        <w:rPr>
          <w:rFonts w:ascii="Times New Roman" w:hAnsi="Times New Roman" w:cs="Times New Roman"/>
        </w:rPr>
      </w:pPr>
      <w:r w:rsidRPr="00E04691">
        <w:rPr>
          <w:rFonts w:ascii="Times New Roman" w:hAnsi="Times New Roman" w:cs="Times New Roman"/>
        </w:rPr>
        <w:t>Clinical Date</w:t>
      </w:r>
      <w:r w:rsidRPr="00E04691">
        <w:rPr>
          <w:rFonts w:ascii="Times New Roman" w:hAnsi="Times New Roman" w:cs="Times New Roman"/>
          <w:b/>
          <w:bCs/>
        </w:rPr>
        <w:t xml:space="preserve">: </w:t>
      </w:r>
      <w:sdt>
        <w:sdtPr>
          <w:rPr>
            <w:rFonts w:ascii="Times New Roman" w:hAnsi="Times New Roman" w:cs="Times New Roman"/>
          </w:rPr>
          <w:id w:val="-749273926"/>
          <w:placeholder>
            <w:docPart w:val="62D25D5DD9D8ED4EA2767522E148A068"/>
          </w:placeholder>
        </w:sdtPr>
        <w:sdtContent>
          <w:r w:rsidRPr="00E04691">
            <w:rPr>
              <w:rFonts w:ascii="Times New Roman" w:hAnsi="Times New Roman" w:cs="Times New Roman"/>
              <w:u w:val="single"/>
            </w:rPr>
            <w:t>_</w:t>
          </w:r>
          <w:r w:rsidR="003245E3">
            <w:rPr>
              <w:rFonts w:ascii="Times New Roman" w:hAnsi="Times New Roman" w:cs="Times New Roman"/>
              <w:u w:val="single"/>
            </w:rPr>
            <w:t>02</w:t>
          </w:r>
          <w:r w:rsidRPr="00E04691">
            <w:rPr>
              <w:rFonts w:ascii="Times New Roman" w:hAnsi="Times New Roman" w:cs="Times New Roman"/>
              <w:u w:val="single"/>
            </w:rPr>
            <w:t>_</w:t>
          </w:r>
        </w:sdtContent>
      </w:sdt>
      <w:r w:rsidRPr="00E04691">
        <w:rPr>
          <w:rFonts w:ascii="Times New Roman" w:hAnsi="Times New Roman" w:cs="Times New Roman"/>
        </w:rPr>
        <w:t xml:space="preserve"> / </w:t>
      </w:r>
      <w:sdt>
        <w:sdtPr>
          <w:rPr>
            <w:rFonts w:ascii="Times New Roman" w:hAnsi="Times New Roman" w:cs="Times New Roman"/>
          </w:rPr>
          <w:id w:val="-2131387005"/>
          <w:placeholder>
            <w:docPart w:val="1813A32F1C682F4B8870F37ED3A98D55"/>
          </w:placeholder>
        </w:sdtPr>
        <w:sdtContent>
          <w:r w:rsidRPr="00E04691">
            <w:rPr>
              <w:rFonts w:ascii="Times New Roman" w:hAnsi="Times New Roman" w:cs="Times New Roman"/>
              <w:u w:val="single"/>
            </w:rPr>
            <w:t>_</w:t>
          </w:r>
          <w:r w:rsidR="003245E3">
            <w:rPr>
              <w:rFonts w:ascii="Times New Roman" w:hAnsi="Times New Roman" w:cs="Times New Roman"/>
              <w:u w:val="single"/>
            </w:rPr>
            <w:t>07</w:t>
          </w:r>
          <w:r w:rsidRPr="00E04691">
            <w:rPr>
              <w:rFonts w:ascii="Times New Roman" w:hAnsi="Times New Roman" w:cs="Times New Roman"/>
              <w:u w:val="single"/>
            </w:rPr>
            <w:t>_</w:t>
          </w:r>
        </w:sdtContent>
      </w:sdt>
      <w:r w:rsidRPr="00E04691">
        <w:rPr>
          <w:rFonts w:ascii="Times New Roman" w:hAnsi="Times New Roman" w:cs="Times New Roman"/>
        </w:rPr>
        <w:t xml:space="preserve"> / </w:t>
      </w:r>
      <w:sdt>
        <w:sdtPr>
          <w:rPr>
            <w:rFonts w:ascii="Times New Roman" w:hAnsi="Times New Roman" w:cs="Times New Roman"/>
          </w:rPr>
          <w:id w:val="-1058013360"/>
          <w:placeholder>
            <w:docPart w:val="F8AF60BFC7E8384DA10958C057B467A1"/>
          </w:placeholder>
        </w:sdtPr>
        <w:sdtContent>
          <w:r w:rsidRPr="00E04691">
            <w:rPr>
              <w:rFonts w:ascii="Times New Roman" w:hAnsi="Times New Roman" w:cs="Times New Roman"/>
              <w:u w:val="single"/>
            </w:rPr>
            <w:t>_</w:t>
          </w:r>
          <w:r w:rsidR="003245E3">
            <w:rPr>
              <w:rFonts w:ascii="Times New Roman" w:hAnsi="Times New Roman" w:cs="Times New Roman"/>
              <w:u w:val="single"/>
            </w:rPr>
            <w:t>26</w:t>
          </w:r>
          <w:r w:rsidRPr="00E04691">
            <w:rPr>
              <w:rFonts w:ascii="Times New Roman" w:hAnsi="Times New Roman" w:cs="Times New Roman"/>
              <w:u w:val="single"/>
            </w:rPr>
            <w:t>_</w:t>
          </w:r>
        </w:sdtContent>
      </w:sdt>
      <w:r w:rsidRPr="00E04691">
        <w:rPr>
          <w:rFonts w:ascii="Times New Roman" w:hAnsi="Times New Roman" w:cs="Times New Roman"/>
        </w:rPr>
        <w:tab/>
      </w:r>
    </w:p>
    <w:p w14:paraId="003CDAA7" w14:textId="77777777"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b/>
        </w:rPr>
      </w:pPr>
      <w:r w:rsidRPr="00E04691">
        <w:rPr>
          <w:rFonts w:ascii="Times New Roman" w:hAnsi="Times New Roman" w:cs="Times New Roman"/>
          <w:b/>
        </w:rPr>
        <w:t>A.  Personal Information</w:t>
      </w:r>
    </w:p>
    <w:p w14:paraId="399CF968" w14:textId="3A6A600A"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Room # </w:t>
      </w:r>
      <w:sdt>
        <w:sdtPr>
          <w:rPr>
            <w:rFonts w:ascii="Times New Roman" w:hAnsi="Times New Roman" w:cs="Times New Roman"/>
          </w:rPr>
          <w:id w:val="102001252"/>
          <w:placeholder>
            <w:docPart w:val="CEDA09085ADD494D92A51714D1130360"/>
          </w:placeholder>
        </w:sdtPr>
        <w:sdtContent>
          <w:r w:rsidRPr="00E04691">
            <w:rPr>
              <w:rFonts w:ascii="Times New Roman" w:hAnsi="Times New Roman" w:cs="Times New Roman"/>
              <w:u w:val="single"/>
            </w:rPr>
            <w:t>_</w:t>
          </w:r>
          <w:r w:rsidR="003245E3">
            <w:rPr>
              <w:rFonts w:ascii="Times New Roman" w:hAnsi="Times New Roman" w:cs="Times New Roman"/>
              <w:u w:val="single"/>
            </w:rPr>
            <w:t>11</w:t>
          </w:r>
          <w:r w:rsidRPr="00E04691">
            <w:rPr>
              <w:rFonts w:ascii="Times New Roman" w:hAnsi="Times New Roman" w:cs="Times New Roman"/>
              <w:u w:val="single"/>
            </w:rPr>
            <w:t>_</w:t>
          </w:r>
        </w:sdtContent>
      </w:sdt>
      <w:r w:rsidRPr="00E04691">
        <w:rPr>
          <w:rFonts w:ascii="Times New Roman" w:hAnsi="Times New Roman" w:cs="Times New Roman"/>
        </w:rPr>
        <w:t xml:space="preserve"> Gender </w:t>
      </w:r>
      <w:sdt>
        <w:sdtPr>
          <w:rPr>
            <w:rFonts w:ascii="Times New Roman" w:hAnsi="Times New Roman" w:cs="Times New Roman"/>
          </w:rPr>
          <w:id w:val="-518546876"/>
          <w:placeholder>
            <w:docPart w:val="CEDA09085ADD494D92A51714D1130360"/>
          </w:placeholder>
        </w:sdtPr>
        <w:sdtContent>
          <w:r w:rsidRPr="00E04691">
            <w:rPr>
              <w:rFonts w:ascii="Times New Roman" w:hAnsi="Times New Roman" w:cs="Times New Roman"/>
              <w:u w:val="single"/>
            </w:rPr>
            <w:t>_</w:t>
          </w:r>
          <w:r w:rsidR="003245E3">
            <w:rPr>
              <w:rFonts w:ascii="Times New Roman" w:hAnsi="Times New Roman" w:cs="Times New Roman"/>
              <w:u w:val="single"/>
            </w:rPr>
            <w:t>F</w:t>
          </w:r>
          <w:r w:rsidRPr="00E04691">
            <w:rPr>
              <w:rFonts w:ascii="Times New Roman" w:hAnsi="Times New Roman" w:cs="Times New Roman"/>
              <w:u w:val="single"/>
            </w:rPr>
            <w:t>_</w:t>
          </w:r>
        </w:sdtContent>
      </w:sdt>
      <w:r w:rsidRPr="00E04691">
        <w:rPr>
          <w:rFonts w:ascii="Times New Roman" w:hAnsi="Times New Roman" w:cs="Times New Roman"/>
        </w:rPr>
        <w:t xml:space="preserve"> Ethnicity </w:t>
      </w:r>
      <w:sdt>
        <w:sdtPr>
          <w:rPr>
            <w:rFonts w:ascii="Times New Roman" w:hAnsi="Times New Roman" w:cs="Times New Roman"/>
          </w:rPr>
          <w:id w:val="-986936309"/>
          <w:placeholder>
            <w:docPart w:val="CEDA09085ADD494D92A51714D1130360"/>
          </w:placeholder>
        </w:sdtPr>
        <w:sdtContent>
          <w:r w:rsidRPr="00E04691">
            <w:rPr>
              <w:rFonts w:ascii="Times New Roman" w:hAnsi="Times New Roman" w:cs="Times New Roman"/>
              <w:u w:val="single"/>
            </w:rPr>
            <w:t>_</w:t>
          </w:r>
          <w:r w:rsidR="003245E3">
            <w:rPr>
              <w:rFonts w:ascii="Times New Roman" w:hAnsi="Times New Roman" w:cs="Times New Roman"/>
              <w:u w:val="single"/>
            </w:rPr>
            <w:t>White</w:t>
          </w:r>
          <w:r w:rsidRPr="00E04691">
            <w:rPr>
              <w:rFonts w:ascii="Times New Roman" w:hAnsi="Times New Roman" w:cs="Times New Roman"/>
              <w:u w:val="single"/>
            </w:rPr>
            <w:t>_</w:t>
          </w:r>
        </w:sdtContent>
      </w:sdt>
      <w:r w:rsidRPr="00E04691">
        <w:rPr>
          <w:rFonts w:ascii="Times New Roman" w:hAnsi="Times New Roman" w:cs="Times New Roman"/>
        </w:rPr>
        <w:t xml:space="preserve"> Age if &lt;90 </w:t>
      </w:r>
      <w:sdt>
        <w:sdtPr>
          <w:rPr>
            <w:rFonts w:ascii="Times New Roman" w:hAnsi="Times New Roman" w:cs="Times New Roman"/>
          </w:rPr>
          <w:id w:val="-1855799102"/>
          <w:placeholder>
            <w:docPart w:val="CEDA09085ADD494D92A51714D1130360"/>
          </w:placeholder>
        </w:sdtPr>
        <w:sdtContent>
          <w:r w:rsidRPr="00E04691">
            <w:rPr>
              <w:rFonts w:ascii="Times New Roman" w:hAnsi="Times New Roman" w:cs="Times New Roman"/>
              <w:u w:val="single"/>
            </w:rPr>
            <w:t>_</w:t>
          </w:r>
          <w:r w:rsidR="003245E3">
            <w:rPr>
              <w:rFonts w:ascii="Times New Roman" w:hAnsi="Times New Roman" w:cs="Times New Roman"/>
              <w:u w:val="single"/>
            </w:rPr>
            <w:t>65</w:t>
          </w:r>
          <w:r w:rsidRPr="00E04691">
            <w:rPr>
              <w:rFonts w:ascii="Times New Roman" w:hAnsi="Times New Roman" w:cs="Times New Roman"/>
              <w:u w:val="single"/>
            </w:rPr>
            <w:t>_</w:t>
          </w:r>
        </w:sdtContent>
      </w:sdt>
    </w:p>
    <w:p w14:paraId="5618E239" w14:textId="1C79A193"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Place of Residence: </w:t>
      </w:r>
      <w:sdt>
        <w:sdtPr>
          <w:rPr>
            <w:rFonts w:ascii="Times New Roman" w:hAnsi="Times New Roman" w:cs="Times New Roman"/>
          </w:rPr>
          <w:id w:val="682937451"/>
          <w:placeholder>
            <w:docPart w:val="CEDA09085ADD494D92A51714D1130360"/>
          </w:placeholder>
        </w:sdtPr>
        <w:sdtContent>
          <w:r w:rsidRPr="00E04691">
            <w:rPr>
              <w:rFonts w:ascii="Times New Roman" w:hAnsi="Times New Roman" w:cs="Times New Roman"/>
              <w:u w:val="single"/>
            </w:rPr>
            <w:t>_</w:t>
          </w:r>
          <w:r w:rsidR="003245E3">
            <w:rPr>
              <w:rFonts w:ascii="Times New Roman" w:hAnsi="Times New Roman" w:cs="Times New Roman"/>
              <w:u w:val="single"/>
            </w:rPr>
            <w:t>Madison Heights</w:t>
          </w:r>
          <w:r w:rsidRPr="00E04691">
            <w:rPr>
              <w:rFonts w:ascii="Times New Roman" w:hAnsi="Times New Roman" w:cs="Times New Roman"/>
              <w:u w:val="single"/>
            </w:rPr>
            <w:t>_</w:t>
          </w:r>
        </w:sdtContent>
      </w:sdt>
      <w:r w:rsidRPr="00E04691">
        <w:rPr>
          <w:rFonts w:ascii="Times New Roman" w:hAnsi="Times New Roman" w:cs="Times New Roman"/>
        </w:rPr>
        <w:t xml:space="preserve"> MD </w:t>
      </w:r>
      <w:sdt>
        <w:sdtPr>
          <w:rPr>
            <w:rFonts w:ascii="Times New Roman" w:hAnsi="Times New Roman" w:cs="Times New Roman"/>
          </w:rPr>
          <w:id w:val="-1997255805"/>
          <w:placeholder>
            <w:docPart w:val="CEDA09085ADD494D92A51714D1130360"/>
          </w:placeholder>
        </w:sdtPr>
        <w:sdtContent>
          <w:r w:rsidRPr="00E04691">
            <w:rPr>
              <w:rFonts w:ascii="Times New Roman" w:hAnsi="Times New Roman" w:cs="Times New Roman"/>
              <w:u w:val="single"/>
            </w:rPr>
            <w:t>_</w:t>
          </w:r>
          <w:r w:rsidR="003245E3">
            <w:rPr>
              <w:rFonts w:ascii="Times New Roman" w:hAnsi="Times New Roman" w:cs="Times New Roman"/>
              <w:u w:val="single"/>
            </w:rPr>
            <w:t>Boger II, DO, David Eric</w:t>
          </w:r>
          <w:r w:rsidRPr="00E04691">
            <w:rPr>
              <w:rFonts w:ascii="Times New Roman" w:hAnsi="Times New Roman" w:cs="Times New Roman"/>
              <w:u w:val="single"/>
            </w:rPr>
            <w:t>_</w:t>
          </w:r>
        </w:sdtContent>
      </w:sdt>
    </w:p>
    <w:p w14:paraId="13AB8BF6" w14:textId="2F682A52"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Emergency Contact: </w:t>
      </w:r>
      <w:sdt>
        <w:sdtPr>
          <w:rPr>
            <w:rFonts w:ascii="Times New Roman" w:hAnsi="Times New Roman" w:cs="Times New Roman"/>
          </w:rPr>
          <w:id w:val="1179004950"/>
          <w:placeholder>
            <w:docPart w:val="CEDA09085ADD494D92A51714D1130360"/>
          </w:placeholder>
        </w:sdtPr>
        <w:sdtContent>
          <w:r w:rsidRPr="00E04691">
            <w:rPr>
              <w:rFonts w:ascii="Times New Roman" w:hAnsi="Times New Roman" w:cs="Times New Roman"/>
              <w:u w:val="single"/>
            </w:rPr>
            <w:t>_</w:t>
          </w:r>
          <w:r w:rsidR="003245E3">
            <w:rPr>
              <w:rFonts w:ascii="Times New Roman" w:hAnsi="Times New Roman" w:cs="Times New Roman"/>
              <w:u w:val="single"/>
            </w:rPr>
            <w:t>Not listed</w:t>
          </w:r>
          <w:r w:rsidRPr="00E04691">
            <w:rPr>
              <w:rFonts w:ascii="Times New Roman" w:hAnsi="Times New Roman" w:cs="Times New Roman"/>
              <w:u w:val="single"/>
            </w:rPr>
            <w:t>_</w:t>
          </w:r>
        </w:sdtContent>
      </w:sdt>
      <w:r w:rsidRPr="00E04691">
        <w:rPr>
          <w:rFonts w:ascii="Times New Roman" w:hAnsi="Times New Roman" w:cs="Times New Roman"/>
        </w:rPr>
        <w:t xml:space="preserve"> Marital Status </w:t>
      </w:r>
      <w:sdt>
        <w:sdtPr>
          <w:rPr>
            <w:rFonts w:ascii="Times New Roman" w:hAnsi="Times New Roman" w:cs="Times New Roman"/>
          </w:rPr>
          <w:id w:val="231286751"/>
          <w:placeholder>
            <w:docPart w:val="CEDA09085ADD494D92A51714D1130360"/>
          </w:placeholder>
        </w:sdtPr>
        <w:sdtContent>
          <w:r w:rsidRPr="00E04691">
            <w:rPr>
              <w:rFonts w:ascii="Times New Roman" w:hAnsi="Times New Roman" w:cs="Times New Roman"/>
              <w:u w:val="single"/>
            </w:rPr>
            <w:t>_</w:t>
          </w:r>
          <w:r w:rsidR="003245E3">
            <w:rPr>
              <w:rFonts w:ascii="Times New Roman" w:hAnsi="Times New Roman" w:cs="Times New Roman"/>
              <w:u w:val="single"/>
            </w:rPr>
            <w:t>Single</w:t>
          </w:r>
          <w:r w:rsidRPr="00E04691">
            <w:rPr>
              <w:rFonts w:ascii="Times New Roman" w:hAnsi="Times New Roman" w:cs="Times New Roman"/>
              <w:u w:val="single"/>
            </w:rPr>
            <w:t>_</w:t>
          </w:r>
        </w:sdtContent>
      </w:sdt>
    </w:p>
    <w:p w14:paraId="37251B62" w14:textId="0D72BA10"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Admitting Diagnosis</w:t>
      </w:r>
      <w:r w:rsidR="009C4BDA" w:rsidRPr="00E04691">
        <w:rPr>
          <w:rFonts w:ascii="Times New Roman" w:hAnsi="Times New Roman" w:cs="Times New Roman"/>
        </w:rPr>
        <w:t xml:space="preserve"> &amp; any additional current</w:t>
      </w:r>
      <w:r w:rsidR="000A073D" w:rsidRPr="00E04691">
        <w:rPr>
          <w:rFonts w:ascii="Times New Roman" w:hAnsi="Times New Roman" w:cs="Times New Roman"/>
        </w:rPr>
        <w:t xml:space="preserve"> diagnos</w:t>
      </w:r>
      <w:r w:rsidR="008C1012">
        <w:rPr>
          <w:rFonts w:ascii="Times New Roman" w:hAnsi="Times New Roman" w:cs="Times New Roman"/>
        </w:rPr>
        <w:t>e</w:t>
      </w:r>
      <w:r w:rsidR="000A073D" w:rsidRPr="00E04691">
        <w:rPr>
          <w:rFonts w:ascii="Times New Roman" w:hAnsi="Times New Roman" w:cs="Times New Roman"/>
        </w:rPr>
        <w:t>s</w:t>
      </w:r>
      <w:r w:rsidRPr="00E04691">
        <w:rPr>
          <w:rFonts w:ascii="Times New Roman" w:hAnsi="Times New Roman" w:cs="Times New Roman"/>
        </w:rPr>
        <w:t xml:space="preserve">: </w:t>
      </w:r>
      <w:sdt>
        <w:sdtPr>
          <w:rPr>
            <w:rFonts w:ascii="Times New Roman" w:hAnsi="Times New Roman" w:cs="Times New Roman"/>
          </w:rPr>
          <w:id w:val="-557481155"/>
          <w:placeholder>
            <w:docPart w:val="CEDA09085ADD494D92A51714D1130360"/>
          </w:placeholder>
        </w:sdtPr>
        <w:sdtContent>
          <w:r w:rsidRPr="00E04691">
            <w:rPr>
              <w:rFonts w:ascii="Times New Roman" w:hAnsi="Times New Roman" w:cs="Times New Roman"/>
              <w:u w:val="single"/>
            </w:rPr>
            <w:t>_</w:t>
          </w:r>
          <w:r w:rsidR="003245E3">
            <w:rPr>
              <w:rFonts w:ascii="Times New Roman" w:hAnsi="Times New Roman" w:cs="Times New Roman"/>
              <w:u w:val="single"/>
            </w:rPr>
            <w:t>Lung cancer with possible diagnoses of stroke</w:t>
          </w:r>
          <w:r w:rsidR="00041083">
            <w:rPr>
              <w:rFonts w:ascii="Times New Roman" w:hAnsi="Times New Roman" w:cs="Times New Roman"/>
              <w:u w:val="single"/>
            </w:rPr>
            <w:t xml:space="preserve"> or</w:t>
          </w:r>
          <w:r w:rsidR="003245E3">
            <w:rPr>
              <w:rFonts w:ascii="Times New Roman" w:hAnsi="Times New Roman" w:cs="Times New Roman"/>
              <w:u w:val="single"/>
            </w:rPr>
            <w:t xml:space="preserve"> metastasis to the </w:t>
          </w:r>
          <w:proofErr w:type="gramStart"/>
          <w:r w:rsidR="003245E3">
            <w:rPr>
              <w:rFonts w:ascii="Times New Roman" w:hAnsi="Times New Roman" w:cs="Times New Roman"/>
              <w:u w:val="single"/>
            </w:rPr>
            <w:t>brain</w:t>
          </w:r>
          <w:r w:rsidR="00041083">
            <w:rPr>
              <w:rFonts w:ascii="Times New Roman" w:hAnsi="Times New Roman" w:cs="Times New Roman"/>
              <w:u w:val="single"/>
            </w:rPr>
            <w:t>.</w:t>
          </w:r>
          <w:r w:rsidRPr="00E04691">
            <w:rPr>
              <w:rFonts w:ascii="Times New Roman" w:hAnsi="Times New Roman" w:cs="Times New Roman"/>
              <w:u w:val="single"/>
            </w:rPr>
            <w:t>_</w:t>
          </w:r>
          <w:proofErr w:type="gramEnd"/>
        </w:sdtContent>
      </w:sdt>
    </w:p>
    <w:p w14:paraId="25984F3A" w14:textId="530EFBEF"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Co-Morbidities: </w:t>
      </w:r>
      <w:sdt>
        <w:sdtPr>
          <w:rPr>
            <w:rFonts w:ascii="Times New Roman" w:hAnsi="Times New Roman" w:cs="Times New Roman"/>
          </w:rPr>
          <w:id w:val="307359347"/>
          <w:placeholder>
            <w:docPart w:val="CEDA09085ADD494D92A51714D1130360"/>
          </w:placeholder>
        </w:sdtPr>
        <w:sdtContent>
          <w:r w:rsidRPr="00E04691">
            <w:rPr>
              <w:rFonts w:ascii="Times New Roman" w:hAnsi="Times New Roman" w:cs="Times New Roman"/>
              <w:u w:val="single"/>
            </w:rPr>
            <w:t>_</w:t>
          </w:r>
          <w:r w:rsidR="00041083">
            <w:rPr>
              <w:rFonts w:ascii="Times New Roman" w:hAnsi="Times New Roman" w:cs="Times New Roman"/>
              <w:u w:val="single"/>
            </w:rPr>
            <w:t>HTN, hyperlipidemia, smoking, bronchospasm, premature ventricular contractions</w:t>
          </w:r>
          <w:r w:rsidRPr="00E04691">
            <w:rPr>
              <w:rFonts w:ascii="Times New Roman" w:hAnsi="Times New Roman" w:cs="Times New Roman"/>
              <w:u w:val="single"/>
            </w:rPr>
            <w:t>_</w:t>
          </w:r>
        </w:sdtContent>
      </w:sdt>
    </w:p>
    <w:p w14:paraId="5F2428A1" w14:textId="34EF4DEC"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Date of Admission: </w:t>
      </w:r>
      <w:sdt>
        <w:sdtPr>
          <w:rPr>
            <w:rFonts w:ascii="Times New Roman" w:hAnsi="Times New Roman" w:cs="Times New Roman"/>
          </w:rPr>
          <w:id w:val="847142687"/>
          <w:placeholder>
            <w:docPart w:val="CEDA09085ADD494D92A51714D1130360"/>
          </w:placeholder>
        </w:sdtPr>
        <w:sdtContent>
          <w:r w:rsidRPr="00E04691">
            <w:rPr>
              <w:rFonts w:ascii="Times New Roman" w:hAnsi="Times New Roman" w:cs="Times New Roman"/>
              <w:u w:val="single"/>
            </w:rPr>
            <w:t>_</w:t>
          </w:r>
          <w:r w:rsidR="00041083">
            <w:rPr>
              <w:rFonts w:ascii="Times New Roman" w:hAnsi="Times New Roman" w:cs="Times New Roman"/>
              <w:u w:val="single"/>
            </w:rPr>
            <w:t>02/07/26</w:t>
          </w:r>
          <w:r w:rsidRPr="00E04691">
            <w:rPr>
              <w:rFonts w:ascii="Times New Roman" w:hAnsi="Times New Roman" w:cs="Times New Roman"/>
              <w:u w:val="single"/>
            </w:rPr>
            <w:t>_</w:t>
          </w:r>
        </w:sdtContent>
      </w:sdt>
      <w:r w:rsidRPr="00E04691">
        <w:rPr>
          <w:rFonts w:ascii="Times New Roman" w:hAnsi="Times New Roman" w:cs="Times New Roman"/>
        </w:rPr>
        <w:t xml:space="preserve"> Date of Surgery: </w:t>
      </w:r>
      <w:sdt>
        <w:sdtPr>
          <w:rPr>
            <w:rFonts w:ascii="Times New Roman" w:hAnsi="Times New Roman" w:cs="Times New Roman"/>
          </w:rPr>
          <w:id w:val="1973170385"/>
          <w:placeholder>
            <w:docPart w:val="CEDA09085ADD494D92A51714D1130360"/>
          </w:placeholder>
        </w:sdtPr>
        <w:sdtContent>
          <w:r w:rsidRPr="00E04691">
            <w:rPr>
              <w:rFonts w:ascii="Times New Roman" w:hAnsi="Times New Roman" w:cs="Times New Roman"/>
            </w:rPr>
            <w:t>_</w:t>
          </w:r>
          <w:r w:rsidR="00041083">
            <w:rPr>
              <w:rFonts w:ascii="Times New Roman" w:hAnsi="Times New Roman" w:cs="Times New Roman"/>
            </w:rPr>
            <w:t>Not listed</w:t>
          </w:r>
          <w:r w:rsidRPr="00E04691">
            <w:rPr>
              <w:rFonts w:ascii="Times New Roman" w:hAnsi="Times New Roman" w:cs="Times New Roman"/>
            </w:rPr>
            <w:t>_</w:t>
          </w:r>
        </w:sdtContent>
      </w:sdt>
      <w:r w:rsidRPr="00E04691">
        <w:rPr>
          <w:rFonts w:ascii="Times New Roman" w:hAnsi="Times New Roman" w:cs="Times New Roman"/>
        </w:rPr>
        <w:t xml:space="preserve"> Allergies: </w:t>
      </w:r>
      <w:sdt>
        <w:sdtPr>
          <w:rPr>
            <w:rFonts w:ascii="Times New Roman" w:hAnsi="Times New Roman" w:cs="Times New Roman"/>
          </w:rPr>
          <w:id w:val="478194830"/>
          <w:placeholder>
            <w:docPart w:val="CEDA09085ADD494D92A51714D1130360"/>
          </w:placeholder>
        </w:sdtPr>
        <w:sdtContent>
          <w:r w:rsidRPr="00E04691">
            <w:rPr>
              <w:rFonts w:ascii="Times New Roman" w:hAnsi="Times New Roman" w:cs="Times New Roman"/>
              <w:u w:val="single"/>
            </w:rPr>
            <w:t>_</w:t>
          </w:r>
          <w:r w:rsidR="00041083">
            <w:rPr>
              <w:rFonts w:ascii="Times New Roman" w:hAnsi="Times New Roman" w:cs="Times New Roman"/>
              <w:u w:val="single"/>
            </w:rPr>
            <w:t>Lortab, hydrocodone, oxycontin, tramadol</w:t>
          </w:r>
          <w:r w:rsidRPr="00E04691">
            <w:rPr>
              <w:rFonts w:ascii="Times New Roman" w:hAnsi="Times New Roman" w:cs="Times New Roman"/>
              <w:u w:val="single"/>
            </w:rPr>
            <w:t>_</w:t>
          </w:r>
        </w:sdtContent>
      </w:sdt>
    </w:p>
    <w:p w14:paraId="09378A0C" w14:textId="6C91774E"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Code Status: </w:t>
      </w:r>
      <w:sdt>
        <w:sdtPr>
          <w:rPr>
            <w:rFonts w:ascii="Times New Roman" w:hAnsi="Times New Roman" w:cs="Times New Roman"/>
          </w:rPr>
          <w:id w:val="601850499"/>
          <w:placeholder>
            <w:docPart w:val="CEDA09085ADD494D92A51714D1130360"/>
          </w:placeholder>
        </w:sdtPr>
        <w:sdtContent>
          <w:r w:rsidRPr="00E04691">
            <w:rPr>
              <w:rFonts w:ascii="Times New Roman" w:hAnsi="Times New Roman" w:cs="Times New Roman"/>
              <w:u w:val="single"/>
            </w:rPr>
            <w:t>_</w:t>
          </w:r>
          <w:r w:rsidR="00041083">
            <w:rPr>
              <w:rFonts w:ascii="Times New Roman" w:hAnsi="Times New Roman" w:cs="Times New Roman"/>
              <w:u w:val="single"/>
            </w:rPr>
            <w:t>full code</w:t>
          </w:r>
          <w:r w:rsidRPr="00E04691">
            <w:rPr>
              <w:rFonts w:ascii="Times New Roman" w:hAnsi="Times New Roman" w:cs="Times New Roman"/>
              <w:u w:val="single"/>
            </w:rPr>
            <w:t>_</w:t>
          </w:r>
        </w:sdtContent>
      </w:sdt>
      <w:r w:rsidRPr="00E04691">
        <w:rPr>
          <w:rFonts w:ascii="Times New Roman" w:hAnsi="Times New Roman" w:cs="Times New Roman"/>
        </w:rPr>
        <w:t xml:space="preserve"> Mental Status: </w:t>
      </w:r>
      <w:sdt>
        <w:sdtPr>
          <w:rPr>
            <w:rFonts w:ascii="Times New Roman" w:hAnsi="Times New Roman" w:cs="Times New Roman"/>
          </w:rPr>
          <w:id w:val="647405190"/>
          <w:placeholder>
            <w:docPart w:val="CEDA09085ADD494D92A51714D1130360"/>
          </w:placeholder>
        </w:sdtPr>
        <w:sdtContent>
          <w:r w:rsidRPr="00E04691">
            <w:rPr>
              <w:rFonts w:ascii="Times New Roman" w:hAnsi="Times New Roman" w:cs="Times New Roman"/>
              <w:u w:val="single"/>
            </w:rPr>
            <w:t>_</w:t>
          </w:r>
          <w:r w:rsidR="00041083">
            <w:rPr>
              <w:rFonts w:ascii="Times New Roman" w:hAnsi="Times New Roman" w:cs="Times New Roman"/>
              <w:u w:val="single"/>
            </w:rPr>
            <w:t>A&amp;Ox4</w:t>
          </w:r>
          <w:r w:rsidRPr="00E04691">
            <w:rPr>
              <w:rFonts w:ascii="Times New Roman" w:hAnsi="Times New Roman" w:cs="Times New Roman"/>
              <w:u w:val="single"/>
            </w:rPr>
            <w:t>_</w:t>
          </w:r>
        </w:sdtContent>
      </w:sdt>
    </w:p>
    <w:p w14:paraId="32B7B4DE" w14:textId="77777777"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b/>
        </w:rPr>
      </w:pPr>
      <w:r w:rsidRPr="00E04691">
        <w:rPr>
          <w:rFonts w:ascii="Times New Roman" w:hAnsi="Times New Roman" w:cs="Times New Roman"/>
          <w:b/>
        </w:rPr>
        <w:t>B.  Activity and Nutrition</w:t>
      </w:r>
    </w:p>
    <w:p w14:paraId="4CA27F91" w14:textId="043977EC"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Diet order: </w:t>
      </w:r>
      <w:sdt>
        <w:sdtPr>
          <w:rPr>
            <w:rFonts w:ascii="Times New Roman" w:hAnsi="Times New Roman" w:cs="Times New Roman"/>
          </w:rPr>
          <w:id w:val="234364957"/>
          <w:placeholder>
            <w:docPart w:val="CEDA09085ADD494D92A51714D1130360"/>
          </w:placeholder>
        </w:sdtPr>
        <w:sdtContent>
          <w:r w:rsidRPr="00E04691">
            <w:rPr>
              <w:rFonts w:ascii="Times New Roman" w:hAnsi="Times New Roman" w:cs="Times New Roman"/>
              <w:u w:val="single"/>
            </w:rPr>
            <w:t>_</w:t>
          </w:r>
          <w:r w:rsidR="00041083">
            <w:rPr>
              <w:rFonts w:ascii="Times New Roman" w:hAnsi="Times New Roman" w:cs="Times New Roman"/>
              <w:u w:val="single"/>
            </w:rPr>
            <w:t>Not listed</w:t>
          </w:r>
          <w:r w:rsidRPr="00E04691">
            <w:rPr>
              <w:rFonts w:ascii="Times New Roman" w:hAnsi="Times New Roman" w:cs="Times New Roman"/>
              <w:u w:val="single"/>
            </w:rPr>
            <w:t>_</w:t>
          </w:r>
        </w:sdtContent>
      </w:sdt>
      <w:r w:rsidRPr="00E04691">
        <w:rPr>
          <w:rFonts w:ascii="Times New Roman" w:hAnsi="Times New Roman" w:cs="Times New Roman"/>
        </w:rPr>
        <w:t xml:space="preserve"> Route/Rate</w:t>
      </w:r>
      <w:r w:rsidR="00FF7846">
        <w:rPr>
          <w:rFonts w:ascii="Times New Roman" w:hAnsi="Times New Roman" w:cs="Times New Roman"/>
        </w:rPr>
        <w:t>,</w:t>
      </w:r>
      <w:r w:rsidR="000A073D" w:rsidRPr="00E04691">
        <w:rPr>
          <w:rFonts w:ascii="Times New Roman" w:hAnsi="Times New Roman" w:cs="Times New Roman"/>
        </w:rPr>
        <w:t xml:space="preserve"> if enteral</w:t>
      </w:r>
      <w:r w:rsidRPr="00E04691">
        <w:rPr>
          <w:rFonts w:ascii="Times New Roman" w:hAnsi="Times New Roman" w:cs="Times New Roman"/>
        </w:rPr>
        <w:t xml:space="preserve">: </w:t>
      </w:r>
      <w:sdt>
        <w:sdtPr>
          <w:rPr>
            <w:rFonts w:ascii="Times New Roman" w:hAnsi="Times New Roman" w:cs="Times New Roman"/>
          </w:rPr>
          <w:id w:val="-130642392"/>
          <w:placeholder>
            <w:docPart w:val="13C62CCC7D41BB489C4BAAB9D7C2E461"/>
          </w:placeholder>
        </w:sdtPr>
        <w:sdtContent>
          <w:r w:rsidRPr="00E04691">
            <w:rPr>
              <w:rFonts w:ascii="Times New Roman" w:hAnsi="Times New Roman" w:cs="Times New Roman"/>
              <w:u w:val="single"/>
            </w:rPr>
            <w:t>_</w:t>
          </w:r>
          <w:r w:rsidR="00041083">
            <w:rPr>
              <w:rFonts w:ascii="Times New Roman" w:hAnsi="Times New Roman" w:cs="Times New Roman"/>
              <w:u w:val="single"/>
            </w:rPr>
            <w:t>not listed</w:t>
          </w:r>
          <w:r w:rsidRPr="00E04691">
            <w:rPr>
              <w:rFonts w:ascii="Times New Roman" w:hAnsi="Times New Roman" w:cs="Times New Roman"/>
              <w:u w:val="single"/>
            </w:rPr>
            <w:t>_</w:t>
          </w:r>
        </w:sdtContent>
      </w:sdt>
      <w:r w:rsidRPr="00E04691">
        <w:rPr>
          <w:rFonts w:ascii="Times New Roman" w:hAnsi="Times New Roman" w:cs="Times New Roman"/>
        </w:rPr>
        <w:t xml:space="preserve"> Last W</w:t>
      </w:r>
      <w:r w:rsidR="007F6EB7">
        <w:rPr>
          <w:rFonts w:ascii="Times New Roman" w:hAnsi="Times New Roman" w:cs="Times New Roman"/>
        </w:rPr>
        <w:t>eigh</w:t>
      </w:r>
      <w:r w:rsidRPr="00E04691">
        <w:rPr>
          <w:rFonts w:ascii="Times New Roman" w:hAnsi="Times New Roman" w:cs="Times New Roman"/>
        </w:rPr>
        <w:t xml:space="preserve">t: </w:t>
      </w:r>
      <w:sdt>
        <w:sdtPr>
          <w:rPr>
            <w:rFonts w:ascii="Times New Roman" w:hAnsi="Times New Roman" w:cs="Times New Roman"/>
          </w:rPr>
          <w:id w:val="-1323350574"/>
          <w:placeholder>
            <w:docPart w:val="9155D2FCCBC1B940865283E32AF00F36"/>
          </w:placeholder>
        </w:sdtPr>
        <w:sdtContent>
          <w:r w:rsidRPr="00E04691">
            <w:rPr>
              <w:rFonts w:ascii="Times New Roman" w:hAnsi="Times New Roman" w:cs="Times New Roman"/>
              <w:u w:val="single"/>
            </w:rPr>
            <w:t>_</w:t>
          </w:r>
          <w:r w:rsidR="00041083">
            <w:rPr>
              <w:rFonts w:ascii="Times New Roman" w:hAnsi="Times New Roman" w:cs="Times New Roman"/>
              <w:u w:val="single"/>
            </w:rPr>
            <w:t>98.6 kg</w:t>
          </w:r>
          <w:r w:rsidRPr="00E04691">
            <w:rPr>
              <w:rFonts w:ascii="Times New Roman" w:hAnsi="Times New Roman" w:cs="Times New Roman"/>
              <w:u w:val="single"/>
            </w:rPr>
            <w:t>_</w:t>
          </w:r>
        </w:sdtContent>
      </w:sdt>
    </w:p>
    <w:p w14:paraId="1104AC21" w14:textId="073A7F4D"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Level of Activity (bedrest, up ad lib, </w:t>
      </w:r>
      <w:r w:rsidR="00390239">
        <w:rPr>
          <w:rFonts w:ascii="Times New Roman" w:hAnsi="Times New Roman" w:cs="Times New Roman"/>
        </w:rPr>
        <w:t>bathroom privileges (BRP)</w:t>
      </w:r>
      <w:r w:rsidRPr="00E04691">
        <w:rPr>
          <w:rFonts w:ascii="Times New Roman" w:hAnsi="Times New Roman" w:cs="Times New Roman"/>
        </w:rPr>
        <w:t xml:space="preserve">, turning): </w:t>
      </w:r>
      <w:sdt>
        <w:sdtPr>
          <w:rPr>
            <w:rFonts w:ascii="Times New Roman" w:hAnsi="Times New Roman" w:cs="Times New Roman"/>
          </w:rPr>
          <w:id w:val="-91860486"/>
          <w:placeholder>
            <w:docPart w:val="26CE16F88372D346902A8295B3469ED4"/>
          </w:placeholder>
        </w:sdtPr>
        <w:sdtContent>
          <w:r w:rsidRPr="00E04691">
            <w:rPr>
              <w:rFonts w:ascii="Times New Roman" w:hAnsi="Times New Roman" w:cs="Times New Roman"/>
              <w:u w:val="single"/>
            </w:rPr>
            <w:t>_</w:t>
          </w:r>
          <w:r w:rsidR="00041083">
            <w:rPr>
              <w:rFonts w:ascii="Times New Roman" w:hAnsi="Times New Roman" w:cs="Times New Roman"/>
              <w:u w:val="single"/>
            </w:rPr>
            <w:t>bed rest</w:t>
          </w:r>
          <w:r w:rsidRPr="00E04691">
            <w:rPr>
              <w:rFonts w:ascii="Times New Roman" w:hAnsi="Times New Roman" w:cs="Times New Roman"/>
              <w:u w:val="single"/>
            </w:rPr>
            <w:t>_</w:t>
          </w:r>
        </w:sdtContent>
      </w:sdt>
    </w:p>
    <w:p w14:paraId="7B4C2847" w14:textId="6C375043"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Level of self-care: </w:t>
      </w:r>
      <w:sdt>
        <w:sdtPr>
          <w:rPr>
            <w:rFonts w:ascii="Times New Roman" w:hAnsi="Times New Roman" w:cs="Times New Roman"/>
          </w:rPr>
          <w:id w:val="-1307155125"/>
          <w:placeholder>
            <w:docPart w:val="9CFD3AB0F4EFAE4AA0B60F38BAFC0CEE"/>
          </w:placeholder>
        </w:sdtPr>
        <w:sdtContent>
          <w:r w:rsidRPr="00E04691">
            <w:rPr>
              <w:rFonts w:ascii="Times New Roman" w:hAnsi="Times New Roman" w:cs="Times New Roman"/>
              <w:u w:val="single"/>
            </w:rPr>
            <w:t>_</w:t>
          </w:r>
          <w:r w:rsidR="00041083">
            <w:rPr>
              <w:rFonts w:ascii="Times New Roman" w:hAnsi="Times New Roman" w:cs="Times New Roman"/>
              <w:u w:val="single"/>
            </w:rPr>
            <w:t>as able/tolerated</w:t>
          </w:r>
          <w:r w:rsidRPr="00E04691">
            <w:rPr>
              <w:rFonts w:ascii="Times New Roman" w:hAnsi="Times New Roman" w:cs="Times New Roman"/>
              <w:u w:val="single"/>
            </w:rPr>
            <w:t>_</w:t>
          </w:r>
        </w:sdtContent>
      </w:sdt>
    </w:p>
    <w:p w14:paraId="33B23822" w14:textId="77777777"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b/>
        </w:rPr>
      </w:pPr>
      <w:r w:rsidRPr="00E04691">
        <w:rPr>
          <w:rFonts w:ascii="Times New Roman" w:hAnsi="Times New Roman" w:cs="Times New Roman"/>
          <w:b/>
        </w:rPr>
        <w:t>C.  Nursing Care</w:t>
      </w:r>
    </w:p>
    <w:p w14:paraId="2AB50A52" w14:textId="23A28E9A" w:rsidR="00C43D62" w:rsidRDefault="00C43D62"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Pr>
          <w:rFonts w:ascii="Times New Roman" w:hAnsi="Times New Roman" w:cs="Times New Roman"/>
        </w:rPr>
        <w:t>Indwelling tubes or bowel/urinary diversions</w:t>
      </w:r>
      <w:r w:rsidR="00A61EAA" w:rsidRPr="00E04691">
        <w:rPr>
          <w:rFonts w:ascii="Times New Roman" w:hAnsi="Times New Roman" w:cs="Times New Roman"/>
        </w:rPr>
        <w:t xml:space="preserve"> (foley, NGT, JP</w:t>
      </w:r>
      <w:r>
        <w:rPr>
          <w:rFonts w:ascii="Times New Roman" w:hAnsi="Times New Roman" w:cs="Times New Roman"/>
        </w:rPr>
        <w:t xml:space="preserve"> drain</w:t>
      </w:r>
      <w:r w:rsidR="00A61EAA" w:rsidRPr="00E04691">
        <w:rPr>
          <w:rFonts w:ascii="Times New Roman" w:hAnsi="Times New Roman" w:cs="Times New Roman"/>
        </w:rPr>
        <w:t xml:space="preserve">, </w:t>
      </w:r>
      <w:r>
        <w:rPr>
          <w:rFonts w:ascii="Times New Roman" w:hAnsi="Times New Roman" w:cs="Times New Roman"/>
        </w:rPr>
        <w:t>ostomy</w:t>
      </w:r>
      <w:r w:rsidR="00A61EAA" w:rsidRPr="00E04691">
        <w:rPr>
          <w:rFonts w:ascii="Times New Roman" w:hAnsi="Times New Roman" w:cs="Times New Roman"/>
        </w:rPr>
        <w:t xml:space="preserve">, etc.): </w:t>
      </w:r>
      <w:sdt>
        <w:sdtPr>
          <w:rPr>
            <w:rFonts w:ascii="Times New Roman" w:hAnsi="Times New Roman" w:cs="Times New Roman"/>
          </w:rPr>
          <w:id w:val="-1971428640"/>
          <w:placeholder>
            <w:docPart w:val="CEDA09085ADD494D92A51714D1130360"/>
          </w:placeholder>
        </w:sdtPr>
        <w:sdtContent>
          <w:r w:rsidR="00A61EAA" w:rsidRPr="00E04691">
            <w:rPr>
              <w:rFonts w:ascii="Times New Roman" w:hAnsi="Times New Roman" w:cs="Times New Roman"/>
              <w:u w:val="single"/>
            </w:rPr>
            <w:t>_</w:t>
          </w:r>
          <w:r w:rsidR="00041083">
            <w:rPr>
              <w:rFonts w:ascii="Times New Roman" w:hAnsi="Times New Roman" w:cs="Times New Roman"/>
              <w:u w:val="single"/>
            </w:rPr>
            <w:t>Not listed</w:t>
          </w:r>
          <w:r w:rsidR="00A61EAA" w:rsidRPr="00E04691">
            <w:rPr>
              <w:rFonts w:ascii="Times New Roman" w:hAnsi="Times New Roman" w:cs="Times New Roman"/>
              <w:u w:val="single"/>
            </w:rPr>
            <w:t>_</w:t>
          </w:r>
        </w:sdtContent>
      </w:sdt>
      <w:r w:rsidR="00A61EAA" w:rsidRPr="00E04691">
        <w:rPr>
          <w:rFonts w:ascii="Times New Roman" w:hAnsi="Times New Roman" w:cs="Times New Roman"/>
        </w:rPr>
        <w:tab/>
      </w:r>
    </w:p>
    <w:p w14:paraId="5720526E" w14:textId="4212BEE3" w:rsidR="00A61EAA" w:rsidRPr="00E04691" w:rsidRDefault="00C43D62"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Pr>
          <w:rFonts w:ascii="Times New Roman" w:hAnsi="Times New Roman" w:cs="Times New Roman"/>
        </w:rPr>
        <w:t xml:space="preserve">Enteral </w:t>
      </w:r>
      <w:r w:rsidR="00A61EAA" w:rsidRPr="00E04691">
        <w:rPr>
          <w:rFonts w:ascii="Times New Roman" w:hAnsi="Times New Roman" w:cs="Times New Roman"/>
        </w:rPr>
        <w:t xml:space="preserve">Flushes: </w:t>
      </w:r>
      <w:sdt>
        <w:sdtPr>
          <w:rPr>
            <w:rFonts w:ascii="Times New Roman" w:hAnsi="Times New Roman" w:cs="Times New Roman"/>
          </w:rPr>
          <w:id w:val="-489020182"/>
          <w:placeholder>
            <w:docPart w:val="B8DC8E9C7AAE3A41B2A11FEE9E3F1048"/>
          </w:placeholder>
        </w:sdtPr>
        <w:sdtContent>
          <w:r w:rsidR="00A61EAA" w:rsidRPr="00E04691">
            <w:rPr>
              <w:rFonts w:ascii="Times New Roman" w:hAnsi="Times New Roman" w:cs="Times New Roman"/>
              <w:u w:val="single"/>
            </w:rPr>
            <w:t>_</w:t>
          </w:r>
          <w:r w:rsidR="00041083">
            <w:rPr>
              <w:rFonts w:ascii="Times New Roman" w:hAnsi="Times New Roman" w:cs="Times New Roman"/>
              <w:u w:val="single"/>
            </w:rPr>
            <w:t>Not listed</w:t>
          </w:r>
          <w:r w:rsidR="00A61EAA" w:rsidRPr="00E04691">
            <w:rPr>
              <w:rFonts w:ascii="Times New Roman" w:hAnsi="Times New Roman" w:cs="Times New Roman"/>
              <w:u w:val="single"/>
            </w:rPr>
            <w:t>_</w:t>
          </w:r>
        </w:sdtContent>
      </w:sdt>
    </w:p>
    <w:p w14:paraId="0E073D40" w14:textId="4867CCBB"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Wound care/Dressing (be specific): </w:t>
      </w:r>
      <w:sdt>
        <w:sdtPr>
          <w:rPr>
            <w:rFonts w:ascii="Times New Roman" w:hAnsi="Times New Roman" w:cs="Times New Roman"/>
          </w:rPr>
          <w:id w:val="-898280478"/>
          <w:placeholder>
            <w:docPart w:val="DDE035A7D26E974B875B6E005B96E552"/>
          </w:placeholder>
        </w:sdtPr>
        <w:sdtContent>
          <w:r w:rsidRPr="00E04691">
            <w:rPr>
              <w:rFonts w:ascii="Times New Roman" w:hAnsi="Times New Roman" w:cs="Times New Roman"/>
              <w:u w:val="single"/>
            </w:rPr>
            <w:t>_</w:t>
          </w:r>
          <w:r w:rsidR="00041083">
            <w:rPr>
              <w:rFonts w:ascii="Times New Roman" w:hAnsi="Times New Roman" w:cs="Times New Roman"/>
              <w:u w:val="single"/>
            </w:rPr>
            <w:t>Not listed</w:t>
          </w:r>
          <w:r w:rsidRPr="00E04691">
            <w:rPr>
              <w:rFonts w:ascii="Times New Roman" w:hAnsi="Times New Roman" w:cs="Times New Roman"/>
              <w:u w:val="single"/>
            </w:rPr>
            <w:t>_</w:t>
          </w:r>
        </w:sdtContent>
      </w:sdt>
    </w:p>
    <w:p w14:paraId="46C57A52" w14:textId="47A1A359"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IV </w:t>
      </w:r>
      <w:r w:rsidR="00F205EE">
        <w:rPr>
          <w:rFonts w:ascii="Times New Roman" w:hAnsi="Times New Roman" w:cs="Times New Roman"/>
        </w:rPr>
        <w:t xml:space="preserve">and/or dialysis </w:t>
      </w:r>
      <w:r w:rsidRPr="00E04691">
        <w:rPr>
          <w:rFonts w:ascii="Times New Roman" w:hAnsi="Times New Roman" w:cs="Times New Roman"/>
        </w:rPr>
        <w:t>access (</w:t>
      </w:r>
      <w:r w:rsidR="00F205EE">
        <w:rPr>
          <w:rFonts w:ascii="Times New Roman" w:hAnsi="Times New Roman" w:cs="Times New Roman"/>
        </w:rPr>
        <w:t>type,</w:t>
      </w:r>
      <w:r w:rsidRPr="00E04691">
        <w:rPr>
          <w:rFonts w:ascii="Times New Roman" w:hAnsi="Times New Roman" w:cs="Times New Roman"/>
        </w:rPr>
        <w:t xml:space="preserve"> location, care</w:t>
      </w:r>
      <w:r w:rsidR="00F205EE">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701244315"/>
          <w:placeholder>
            <w:docPart w:val="59A87C48E42C2A499CD95C1BCF3C35DD"/>
          </w:placeholder>
        </w:sdtPr>
        <w:sdtContent>
          <w:r w:rsidRPr="00E04691">
            <w:rPr>
              <w:rFonts w:ascii="Times New Roman" w:hAnsi="Times New Roman" w:cs="Times New Roman"/>
              <w:u w:val="single"/>
            </w:rPr>
            <w:t>_</w:t>
          </w:r>
          <w:proofErr w:type="gramStart"/>
          <w:r w:rsidR="00041083">
            <w:rPr>
              <w:rFonts w:ascii="Times New Roman" w:hAnsi="Times New Roman" w:cs="Times New Roman"/>
              <w:u w:val="single"/>
            </w:rPr>
            <w:t>20 gauge</w:t>
          </w:r>
          <w:proofErr w:type="gramEnd"/>
          <w:r w:rsidR="00041083">
            <w:rPr>
              <w:rFonts w:ascii="Times New Roman" w:hAnsi="Times New Roman" w:cs="Times New Roman"/>
              <w:u w:val="single"/>
            </w:rPr>
            <w:t xml:space="preserve"> PIV in left hand</w:t>
          </w:r>
          <w:r w:rsidRPr="00E04691">
            <w:rPr>
              <w:rFonts w:ascii="Times New Roman" w:hAnsi="Times New Roman" w:cs="Times New Roman"/>
              <w:u w:val="single"/>
            </w:rPr>
            <w:t>_</w:t>
          </w:r>
        </w:sdtContent>
      </w:sdt>
    </w:p>
    <w:p w14:paraId="20F26CDD" w14:textId="1F0472DD" w:rsidR="00A61EAA" w:rsidRPr="00E04691" w:rsidRDefault="00C64DA3"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Pr>
          <w:rFonts w:ascii="Times New Roman" w:hAnsi="Times New Roman" w:cs="Times New Roman"/>
        </w:rPr>
        <w:t xml:space="preserve">Continuous </w:t>
      </w:r>
      <w:r w:rsidR="00A61EAA" w:rsidRPr="00E04691">
        <w:rPr>
          <w:rFonts w:ascii="Times New Roman" w:hAnsi="Times New Roman" w:cs="Times New Roman"/>
        </w:rPr>
        <w:t xml:space="preserve">IVF: </w:t>
      </w:r>
      <w:sdt>
        <w:sdtPr>
          <w:rPr>
            <w:rFonts w:ascii="Times New Roman" w:hAnsi="Times New Roman" w:cs="Times New Roman"/>
          </w:rPr>
          <w:id w:val="1207219435"/>
          <w:placeholder>
            <w:docPart w:val="171E6A3BCB50AC4D9D4324A73362864E"/>
          </w:placeholder>
        </w:sdtPr>
        <w:sdtContent>
          <w:r w:rsidR="00A61EAA" w:rsidRPr="00E04691">
            <w:rPr>
              <w:rFonts w:ascii="Times New Roman" w:hAnsi="Times New Roman" w:cs="Times New Roman"/>
              <w:u w:val="single"/>
            </w:rPr>
            <w:t>__</w:t>
          </w:r>
        </w:sdtContent>
      </w:sdt>
      <w:r w:rsidR="00A61EAA" w:rsidRPr="00E04691">
        <w:rPr>
          <w:rFonts w:ascii="Times New Roman" w:hAnsi="Times New Roman" w:cs="Times New Roman"/>
        </w:rPr>
        <w:t xml:space="preserve"> @ </w:t>
      </w:r>
      <w:sdt>
        <w:sdtPr>
          <w:rPr>
            <w:rFonts w:ascii="Times New Roman" w:hAnsi="Times New Roman" w:cs="Times New Roman"/>
          </w:rPr>
          <w:id w:val="1573857604"/>
          <w:placeholder>
            <w:docPart w:val="8979AA569BBDFB40A24DBB665870628A"/>
          </w:placeholder>
        </w:sdtPr>
        <w:sdtContent>
          <w:r w:rsidR="00A61EAA" w:rsidRPr="00E04691">
            <w:rPr>
              <w:rFonts w:ascii="Times New Roman" w:hAnsi="Times New Roman" w:cs="Times New Roman"/>
              <w:u w:val="single"/>
            </w:rPr>
            <w:t>__</w:t>
          </w:r>
        </w:sdtContent>
      </w:sdt>
      <w:r w:rsidR="00A61EAA" w:rsidRPr="00E04691">
        <w:rPr>
          <w:rFonts w:ascii="Times New Roman" w:hAnsi="Times New Roman" w:cs="Times New Roman"/>
        </w:rPr>
        <w:t xml:space="preserve"> mL/</w:t>
      </w:r>
      <w:proofErr w:type="spellStart"/>
      <w:proofErr w:type="gramStart"/>
      <w:r w:rsidR="00A61EAA" w:rsidRPr="00E04691">
        <w:rPr>
          <w:rFonts w:ascii="Times New Roman" w:hAnsi="Times New Roman" w:cs="Times New Roman"/>
        </w:rPr>
        <w:t>hr</w:t>
      </w:r>
      <w:proofErr w:type="spellEnd"/>
      <w:r w:rsidR="00A61EAA" w:rsidRPr="00E04691">
        <w:rPr>
          <w:rFonts w:ascii="Times New Roman" w:hAnsi="Times New Roman" w:cs="Times New Roman"/>
        </w:rPr>
        <w:t xml:space="preserve">  Saline</w:t>
      </w:r>
      <w:proofErr w:type="gramEnd"/>
      <w:r w:rsidR="00A61EAA" w:rsidRPr="00E04691">
        <w:rPr>
          <w:rFonts w:ascii="Times New Roman" w:hAnsi="Times New Roman" w:cs="Times New Roman"/>
        </w:rPr>
        <w:t xml:space="preserve"> Lock? </w:t>
      </w:r>
      <w:sdt>
        <w:sdtPr>
          <w:rPr>
            <w:rFonts w:ascii="Times New Roman" w:hAnsi="Times New Roman" w:cs="Times New Roman"/>
          </w:rPr>
          <w:id w:val="988830684"/>
          <w:placeholder>
            <w:docPart w:val="03EBC52E94E9924D9B84179E24E79FB7"/>
          </w:placeholder>
        </w:sdtPr>
        <w:sdtContent>
          <w:r w:rsidR="00A61EAA" w:rsidRPr="00E04691">
            <w:rPr>
              <w:rFonts w:ascii="Times New Roman" w:hAnsi="Times New Roman" w:cs="Times New Roman"/>
              <w:u w:val="single"/>
            </w:rPr>
            <w:t>_</w:t>
          </w:r>
          <w:r w:rsidR="00041083">
            <w:rPr>
              <w:rFonts w:ascii="Times New Roman" w:hAnsi="Times New Roman" w:cs="Times New Roman"/>
              <w:u w:val="single"/>
            </w:rPr>
            <w:t>X</w:t>
          </w:r>
          <w:r w:rsidR="00A61EAA" w:rsidRPr="00E04691">
            <w:rPr>
              <w:rFonts w:ascii="Times New Roman" w:hAnsi="Times New Roman" w:cs="Times New Roman"/>
              <w:u w:val="single"/>
            </w:rPr>
            <w:t>_</w:t>
          </w:r>
        </w:sdtContent>
      </w:sdt>
      <w:r w:rsidR="00A61EAA" w:rsidRPr="00E04691">
        <w:rPr>
          <w:rFonts w:ascii="Times New Roman" w:hAnsi="Times New Roman" w:cs="Times New Roman"/>
        </w:rPr>
        <w:t xml:space="preserve"> TPN? </w:t>
      </w:r>
      <w:sdt>
        <w:sdtPr>
          <w:rPr>
            <w:rFonts w:ascii="Times New Roman" w:hAnsi="Times New Roman" w:cs="Times New Roman"/>
          </w:rPr>
          <w:id w:val="420145526"/>
          <w:placeholder>
            <w:docPart w:val="0B8EBE2E7A7B6A478CE592CD0A24A5EA"/>
          </w:placeholder>
        </w:sdtPr>
        <w:sdtContent>
          <w:r w:rsidR="00A61EAA" w:rsidRPr="00E04691">
            <w:rPr>
              <w:rFonts w:ascii="Times New Roman" w:hAnsi="Times New Roman" w:cs="Times New Roman"/>
              <w:u w:val="single"/>
            </w:rPr>
            <w:t>__</w:t>
          </w:r>
        </w:sdtContent>
      </w:sdt>
    </w:p>
    <w:p w14:paraId="0F47224B" w14:textId="5379E6AF"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Frequency of vital signs (including pulse oximetry): </w:t>
      </w:r>
      <w:sdt>
        <w:sdtPr>
          <w:rPr>
            <w:rFonts w:ascii="Times New Roman" w:hAnsi="Times New Roman" w:cs="Times New Roman"/>
          </w:rPr>
          <w:id w:val="-2044586109"/>
          <w:placeholder>
            <w:docPart w:val="8F8524AB2D39794197A07E7285C0B0C6"/>
          </w:placeholder>
        </w:sdtPr>
        <w:sdtContent>
          <w:r w:rsidRPr="00E04691">
            <w:rPr>
              <w:rFonts w:ascii="Times New Roman" w:hAnsi="Times New Roman" w:cs="Times New Roman"/>
              <w:u w:val="single"/>
            </w:rPr>
            <w:t>_</w:t>
          </w:r>
          <w:r w:rsidR="00041083">
            <w:rPr>
              <w:rFonts w:ascii="Times New Roman" w:hAnsi="Times New Roman" w:cs="Times New Roman"/>
              <w:u w:val="single"/>
            </w:rPr>
            <w:t>Not listed</w:t>
          </w:r>
          <w:r w:rsidRPr="00E04691">
            <w:rPr>
              <w:rFonts w:ascii="Times New Roman" w:hAnsi="Times New Roman" w:cs="Times New Roman"/>
              <w:u w:val="single"/>
            </w:rPr>
            <w:t>_</w:t>
          </w:r>
        </w:sdtContent>
      </w:sdt>
    </w:p>
    <w:p w14:paraId="36FB6014" w14:textId="72843B4E"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lastRenderedPageBreak/>
        <w:t xml:space="preserve">Frequency of Glucometer: </w:t>
      </w:r>
      <w:sdt>
        <w:sdtPr>
          <w:rPr>
            <w:rFonts w:ascii="Times New Roman" w:hAnsi="Times New Roman" w:cs="Times New Roman"/>
          </w:rPr>
          <w:id w:val="858085303"/>
          <w:placeholder>
            <w:docPart w:val="3AC59A78BF78A944BC73912BAEEBC2E1"/>
          </w:placeholder>
        </w:sdtPr>
        <w:sdtContent>
          <w:r w:rsidRPr="00E04691">
            <w:rPr>
              <w:rFonts w:ascii="Times New Roman" w:hAnsi="Times New Roman" w:cs="Times New Roman"/>
              <w:u w:val="single"/>
            </w:rPr>
            <w:t>_</w:t>
          </w:r>
          <w:r w:rsidR="00041083">
            <w:rPr>
              <w:rFonts w:ascii="Times New Roman" w:hAnsi="Times New Roman" w:cs="Times New Roman"/>
              <w:u w:val="single"/>
            </w:rPr>
            <w:t>Not listed</w:t>
          </w:r>
          <w:r w:rsidRPr="00E04691">
            <w:rPr>
              <w:rFonts w:ascii="Times New Roman" w:hAnsi="Times New Roman" w:cs="Times New Roman"/>
              <w:u w:val="single"/>
            </w:rPr>
            <w:t>_</w:t>
          </w:r>
        </w:sdtContent>
      </w:sdt>
      <w:r w:rsidRPr="00E04691">
        <w:rPr>
          <w:rFonts w:ascii="Times New Roman" w:hAnsi="Times New Roman" w:cs="Times New Roman"/>
        </w:rPr>
        <w:t xml:space="preserve"> </w:t>
      </w:r>
      <w:r w:rsidRPr="00E04691">
        <w:rPr>
          <w:rFonts w:ascii="Times New Roman" w:hAnsi="Times New Roman" w:cs="Times New Roman"/>
        </w:rPr>
        <w:tab/>
        <w:t xml:space="preserve">Supplemental oxygen: </w:t>
      </w:r>
      <w:sdt>
        <w:sdtPr>
          <w:rPr>
            <w:rFonts w:ascii="Times New Roman" w:hAnsi="Times New Roman" w:cs="Times New Roman"/>
          </w:rPr>
          <w:id w:val="1648088596"/>
          <w:placeholder>
            <w:docPart w:val="0EBD3ECCAF2D524A8E4CE4D433EAC66A"/>
          </w:placeholder>
        </w:sdtPr>
        <w:sdtContent>
          <w:r w:rsidRPr="00E04691">
            <w:rPr>
              <w:rFonts w:ascii="Times New Roman" w:hAnsi="Times New Roman" w:cs="Times New Roman"/>
              <w:u w:val="single"/>
            </w:rPr>
            <w:t>_</w:t>
          </w:r>
          <w:r w:rsidR="00041083">
            <w:rPr>
              <w:rFonts w:ascii="Times New Roman" w:hAnsi="Times New Roman" w:cs="Times New Roman"/>
              <w:u w:val="single"/>
            </w:rPr>
            <w:t>None</w:t>
          </w:r>
          <w:r w:rsidRPr="00E04691">
            <w:rPr>
              <w:rFonts w:ascii="Times New Roman" w:hAnsi="Times New Roman" w:cs="Times New Roman"/>
              <w:u w:val="single"/>
            </w:rPr>
            <w:t>_</w:t>
          </w:r>
        </w:sdtContent>
      </w:sdt>
      <w:r w:rsidRPr="00E04691">
        <w:rPr>
          <w:rFonts w:ascii="Times New Roman" w:hAnsi="Times New Roman" w:cs="Times New Roman"/>
        </w:rPr>
        <w:t xml:space="preserve"> </w:t>
      </w:r>
      <w:r w:rsidR="00041083">
        <w:rPr>
          <w:rFonts w:ascii="Times New Roman" w:hAnsi="Times New Roman" w:cs="Times New Roman"/>
        </w:rPr>
        <w:t xml:space="preserve">   </w:t>
      </w:r>
      <w:r w:rsidRPr="00E04691">
        <w:rPr>
          <w:rFonts w:ascii="Times New Roman" w:hAnsi="Times New Roman" w:cs="Times New Roman"/>
        </w:rPr>
        <w:t xml:space="preserve">OSA </w:t>
      </w:r>
      <w:sdt>
        <w:sdtPr>
          <w:rPr>
            <w:rFonts w:ascii="Times New Roman" w:hAnsi="Times New Roman" w:cs="Times New Roman"/>
          </w:rPr>
          <w:id w:val="1887748021"/>
          <w:placeholder>
            <w:docPart w:val="4E8846C9144BDE419A7E440E0F60A2C5"/>
          </w:placeholder>
        </w:sdtPr>
        <w:sdtContent>
          <w:r w:rsidRPr="00E04691">
            <w:rPr>
              <w:rFonts w:ascii="Times New Roman" w:hAnsi="Times New Roman" w:cs="Times New Roman"/>
              <w:u w:val="single"/>
            </w:rPr>
            <w:t>_</w:t>
          </w:r>
          <w:r w:rsidR="00041083">
            <w:rPr>
              <w:rFonts w:ascii="Times New Roman" w:hAnsi="Times New Roman" w:cs="Times New Roman"/>
              <w:u w:val="single"/>
            </w:rPr>
            <w:t>None</w:t>
          </w:r>
          <w:r w:rsidRPr="00E04691">
            <w:rPr>
              <w:rFonts w:ascii="Times New Roman" w:hAnsi="Times New Roman" w:cs="Times New Roman"/>
              <w:u w:val="single"/>
            </w:rPr>
            <w:t>_</w:t>
          </w:r>
        </w:sdtContent>
      </w:sdt>
    </w:p>
    <w:p w14:paraId="64A1A805" w14:textId="3240E170"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Falls Risk </w:t>
      </w:r>
      <w:sdt>
        <w:sdtPr>
          <w:rPr>
            <w:rFonts w:ascii="Times New Roman" w:hAnsi="Times New Roman" w:cs="Times New Roman"/>
          </w:rPr>
          <w:id w:val="1917117533"/>
          <w:placeholder>
            <w:docPart w:val="C9380DF292AD94468B6B76461A21CBDE"/>
          </w:placeholder>
        </w:sdtPr>
        <w:sdtContent>
          <w:r w:rsidRPr="00E04691">
            <w:rPr>
              <w:rFonts w:ascii="Times New Roman" w:hAnsi="Times New Roman" w:cs="Times New Roman"/>
              <w:u w:val="single"/>
            </w:rPr>
            <w:t>_</w:t>
          </w:r>
          <w:r w:rsidR="00041083">
            <w:rPr>
              <w:rFonts w:ascii="Times New Roman" w:hAnsi="Times New Roman" w:cs="Times New Roman"/>
              <w:u w:val="single"/>
            </w:rPr>
            <w:t>Moderate/high risk</w:t>
          </w:r>
          <w:r w:rsidRPr="00E04691">
            <w:rPr>
              <w:rFonts w:ascii="Times New Roman" w:hAnsi="Times New Roman" w:cs="Times New Roman"/>
              <w:u w:val="single"/>
            </w:rPr>
            <w:t>_</w:t>
          </w:r>
        </w:sdtContent>
      </w:sdt>
    </w:p>
    <w:p w14:paraId="28B7AFF8" w14:textId="4AAB6F48"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Precautions: </w:t>
      </w:r>
      <w:sdt>
        <w:sdtPr>
          <w:rPr>
            <w:rFonts w:ascii="Times New Roman" w:hAnsi="Times New Roman" w:cs="Times New Roman"/>
          </w:rPr>
          <w:id w:val="-1168240843"/>
          <w:placeholder>
            <w:docPart w:val="E91E18905DE34F4B9639DE720A21BD9E"/>
          </w:placeholder>
        </w:sdtPr>
        <w:sdtContent>
          <w:r w:rsidRPr="00E04691">
            <w:rPr>
              <w:rFonts w:ascii="Times New Roman" w:hAnsi="Times New Roman" w:cs="Times New Roman"/>
              <w:u w:val="single"/>
            </w:rPr>
            <w:t>_</w:t>
          </w:r>
          <w:r w:rsidR="00041083">
            <w:rPr>
              <w:rFonts w:ascii="Times New Roman" w:hAnsi="Times New Roman" w:cs="Times New Roman"/>
              <w:u w:val="single"/>
            </w:rPr>
            <w:t>Standard precautions</w:t>
          </w:r>
          <w:r w:rsidRPr="00E04691">
            <w:rPr>
              <w:rFonts w:ascii="Times New Roman" w:hAnsi="Times New Roman" w:cs="Times New Roman"/>
              <w:u w:val="single"/>
            </w:rPr>
            <w:t>_</w:t>
          </w:r>
        </w:sdtContent>
      </w:sdt>
    </w:p>
    <w:p w14:paraId="29E68301" w14:textId="77777777" w:rsidR="009E0C13" w:rsidRPr="00E04691" w:rsidRDefault="00A61EAA" w:rsidP="00F3422E">
      <w:pPr>
        <w:jc w:val="center"/>
        <w:rPr>
          <w:rFonts w:ascii="Times New Roman" w:hAnsi="Times New Roman" w:cs="Times New Roman"/>
          <w:b/>
          <w:bCs/>
        </w:rPr>
      </w:pPr>
      <w:r w:rsidRPr="00E04691">
        <w:rPr>
          <w:rFonts w:ascii="Times New Roman" w:hAnsi="Times New Roman" w:cs="Times New Roman"/>
          <w:b/>
          <w:bCs/>
        </w:rPr>
        <w:br w:type="page"/>
      </w:r>
      <w:r w:rsidR="009E0C13" w:rsidRPr="00E04691">
        <w:rPr>
          <w:rFonts w:ascii="Times New Roman" w:hAnsi="Times New Roman" w:cs="Times New Roman"/>
          <w:b/>
          <w:bCs/>
        </w:rPr>
        <w:lastRenderedPageBreak/>
        <w:t>Most Recent Labs</w:t>
      </w:r>
    </w:p>
    <w:p w14:paraId="0B3C82E6" w14:textId="77777777" w:rsidR="009E0C13" w:rsidRPr="00E04691" w:rsidRDefault="009E0C13" w:rsidP="00A61EAA">
      <w:pPr>
        <w:rPr>
          <w:rFonts w:ascii="Times New Roman" w:eastAsia="Calibri" w:hAnsi="Times New Roman" w:cs="Times New Roman"/>
          <w:b/>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24"/>
        <w:gridCol w:w="1673"/>
        <w:gridCol w:w="1470"/>
        <w:gridCol w:w="1271"/>
        <w:gridCol w:w="1280"/>
        <w:gridCol w:w="1635"/>
      </w:tblGrid>
      <w:tr w:rsidR="0036498B" w:rsidRPr="00E04691" w14:paraId="20EDEC3B" w14:textId="465E58E1" w:rsidTr="003E5C6D">
        <w:trPr>
          <w:trHeight w:val="1741"/>
        </w:trPr>
        <w:tc>
          <w:tcPr>
            <w:tcW w:w="1724" w:type="dxa"/>
            <w:tcBorders>
              <w:top w:val="single" w:sz="4" w:space="0" w:color="auto"/>
              <w:left w:val="single" w:sz="4" w:space="0" w:color="auto"/>
              <w:bottom w:val="single" w:sz="4" w:space="0" w:color="auto"/>
              <w:right w:val="single" w:sz="4" w:space="0" w:color="auto"/>
            </w:tcBorders>
            <w:hideMark/>
          </w:tcPr>
          <w:p w14:paraId="2B767A9D" w14:textId="77777777" w:rsidR="0036498B" w:rsidRPr="00E04691" w:rsidRDefault="0036498B" w:rsidP="00C84717">
            <w:pPr>
              <w:spacing w:line="276" w:lineRule="auto"/>
              <w:jc w:val="center"/>
              <w:rPr>
                <w:rFonts w:ascii="Times New Roman" w:eastAsia="Calibri" w:hAnsi="Times New Roman" w:cs="Times New Roman"/>
                <w:b/>
                <w:sz w:val="22"/>
                <w:szCs w:val="22"/>
              </w:rPr>
            </w:pPr>
            <w:r w:rsidRPr="00E04691">
              <w:rPr>
                <w:rFonts w:ascii="Times New Roman" w:eastAsia="Calibri" w:hAnsi="Times New Roman" w:cs="Times New Roman"/>
                <w:b/>
                <w:sz w:val="22"/>
                <w:szCs w:val="22"/>
              </w:rPr>
              <w:t>Lab</w:t>
            </w:r>
          </w:p>
        </w:tc>
        <w:tc>
          <w:tcPr>
            <w:tcW w:w="1673" w:type="dxa"/>
            <w:tcBorders>
              <w:top w:val="single" w:sz="4" w:space="0" w:color="auto"/>
              <w:left w:val="single" w:sz="4" w:space="0" w:color="auto"/>
              <w:bottom w:val="single" w:sz="4" w:space="0" w:color="auto"/>
              <w:right w:val="single" w:sz="4" w:space="0" w:color="auto"/>
            </w:tcBorders>
            <w:hideMark/>
          </w:tcPr>
          <w:p w14:paraId="7B4A9054" w14:textId="77777777" w:rsidR="0036498B" w:rsidRPr="00E04691" w:rsidRDefault="0036498B" w:rsidP="00C84717">
            <w:pPr>
              <w:spacing w:line="276" w:lineRule="auto"/>
              <w:jc w:val="center"/>
              <w:rPr>
                <w:rFonts w:ascii="Times New Roman" w:eastAsia="Calibri" w:hAnsi="Times New Roman" w:cs="Times New Roman"/>
                <w:b/>
                <w:sz w:val="22"/>
                <w:szCs w:val="22"/>
              </w:rPr>
            </w:pPr>
            <w:r w:rsidRPr="00E04691">
              <w:rPr>
                <w:rFonts w:ascii="Times New Roman" w:eastAsia="Calibri" w:hAnsi="Times New Roman" w:cs="Times New Roman"/>
                <w:b/>
                <w:sz w:val="22"/>
                <w:szCs w:val="22"/>
              </w:rPr>
              <w:t>Normal range</w:t>
            </w:r>
          </w:p>
        </w:tc>
        <w:tc>
          <w:tcPr>
            <w:tcW w:w="1470" w:type="dxa"/>
            <w:tcBorders>
              <w:top w:val="single" w:sz="4" w:space="0" w:color="auto"/>
              <w:left w:val="single" w:sz="4" w:space="0" w:color="auto"/>
              <w:bottom w:val="single" w:sz="4" w:space="0" w:color="auto"/>
              <w:right w:val="single" w:sz="4" w:space="0" w:color="auto"/>
            </w:tcBorders>
          </w:tcPr>
          <w:p w14:paraId="768FE8AA" w14:textId="16FDE235" w:rsidR="0036498B" w:rsidRPr="00E04691" w:rsidRDefault="003E5C6D" w:rsidP="00C84717">
            <w:pPr>
              <w:spacing w:line="276" w:lineRule="auto"/>
              <w:jc w:val="center"/>
              <w:rPr>
                <w:rFonts w:ascii="Times New Roman" w:eastAsia="Calibri" w:hAnsi="Times New Roman" w:cs="Times New Roman"/>
                <w:b/>
                <w:sz w:val="22"/>
                <w:szCs w:val="22"/>
              </w:rPr>
            </w:pPr>
            <w:r>
              <w:rPr>
                <w:rFonts w:ascii="Times New Roman" w:eastAsia="Calibri" w:hAnsi="Times New Roman" w:cs="Times New Roman"/>
                <w:b/>
                <w:sz w:val="22"/>
                <w:szCs w:val="22"/>
              </w:rPr>
              <w:t>Patient value</w:t>
            </w:r>
          </w:p>
        </w:tc>
        <w:tc>
          <w:tcPr>
            <w:tcW w:w="1271" w:type="dxa"/>
            <w:tcBorders>
              <w:top w:val="single" w:sz="4" w:space="0" w:color="auto"/>
              <w:left w:val="single" w:sz="4" w:space="0" w:color="auto"/>
              <w:bottom w:val="single" w:sz="4" w:space="0" w:color="auto"/>
              <w:right w:val="single" w:sz="4" w:space="0" w:color="auto"/>
            </w:tcBorders>
          </w:tcPr>
          <w:p w14:paraId="0774140B" w14:textId="5A40F10D" w:rsidR="0036498B" w:rsidRPr="00E04691" w:rsidRDefault="003E5C6D" w:rsidP="00C84717">
            <w:pPr>
              <w:spacing w:line="276" w:lineRule="auto"/>
              <w:jc w:val="center"/>
              <w:rPr>
                <w:rFonts w:ascii="Times New Roman" w:eastAsia="Calibri" w:hAnsi="Times New Roman" w:cs="Times New Roman"/>
                <w:b/>
                <w:sz w:val="22"/>
                <w:szCs w:val="22"/>
              </w:rPr>
            </w:pPr>
            <w:r>
              <w:rPr>
                <w:rFonts w:ascii="Times New Roman" w:eastAsia="Calibri" w:hAnsi="Times New Roman" w:cs="Times New Roman"/>
                <w:b/>
                <w:sz w:val="22"/>
                <w:szCs w:val="22"/>
              </w:rPr>
              <w:t>Date/Time</w:t>
            </w:r>
          </w:p>
        </w:tc>
        <w:tc>
          <w:tcPr>
            <w:tcW w:w="1280" w:type="dxa"/>
            <w:tcBorders>
              <w:top w:val="single" w:sz="4" w:space="0" w:color="auto"/>
              <w:left w:val="single" w:sz="4" w:space="0" w:color="auto"/>
              <w:bottom w:val="single" w:sz="4" w:space="0" w:color="auto"/>
              <w:right w:val="single" w:sz="4" w:space="0" w:color="auto"/>
            </w:tcBorders>
            <w:hideMark/>
          </w:tcPr>
          <w:p w14:paraId="18982C73" w14:textId="057134BF" w:rsidR="0036498B" w:rsidRPr="00232305" w:rsidRDefault="0036498B" w:rsidP="00C84717">
            <w:pPr>
              <w:spacing w:line="276" w:lineRule="auto"/>
              <w:jc w:val="center"/>
              <w:rPr>
                <w:rFonts w:ascii="Times New Roman" w:eastAsia="Calibri" w:hAnsi="Times New Roman" w:cs="Times New Roman"/>
                <w:b/>
                <w:sz w:val="22"/>
                <w:szCs w:val="22"/>
              </w:rPr>
            </w:pPr>
            <w:r w:rsidRPr="00232305">
              <w:rPr>
                <w:rFonts w:ascii="Times New Roman" w:eastAsia="Calibri" w:hAnsi="Times New Roman" w:cs="Times New Roman"/>
                <w:b/>
                <w:sz w:val="22"/>
                <w:szCs w:val="22"/>
              </w:rPr>
              <w:t>High, Low, or Within Normal Limits (WNL)?</w:t>
            </w:r>
          </w:p>
        </w:tc>
        <w:tc>
          <w:tcPr>
            <w:tcW w:w="1635" w:type="dxa"/>
            <w:tcBorders>
              <w:top w:val="single" w:sz="4" w:space="0" w:color="auto"/>
              <w:left w:val="single" w:sz="4" w:space="0" w:color="auto"/>
              <w:bottom w:val="single" w:sz="4" w:space="0" w:color="auto"/>
              <w:right w:val="single" w:sz="4" w:space="0" w:color="auto"/>
            </w:tcBorders>
          </w:tcPr>
          <w:p w14:paraId="2C8493EB" w14:textId="3E8EA3F4" w:rsidR="0036498B" w:rsidRPr="00E04691" w:rsidRDefault="0036498B" w:rsidP="00C84717">
            <w:pPr>
              <w:spacing w:line="276" w:lineRule="auto"/>
              <w:jc w:val="center"/>
              <w:rPr>
                <w:rFonts w:ascii="Times New Roman" w:eastAsia="Calibri" w:hAnsi="Times New Roman" w:cs="Times New Roman"/>
                <w:b/>
                <w:color w:val="FF0000"/>
                <w:sz w:val="22"/>
                <w:szCs w:val="22"/>
              </w:rPr>
            </w:pPr>
            <w:r w:rsidRPr="00E04691">
              <w:rPr>
                <w:rFonts w:ascii="Times New Roman" w:eastAsia="Calibri" w:hAnsi="Times New Roman" w:cs="Times New Roman"/>
                <w:b/>
                <w:color w:val="FF0000"/>
                <w:sz w:val="22"/>
                <w:szCs w:val="22"/>
              </w:rPr>
              <w:t>If High or Low</w:t>
            </w:r>
            <w:r>
              <w:rPr>
                <w:rFonts w:ascii="Times New Roman" w:eastAsia="Calibri" w:hAnsi="Times New Roman" w:cs="Times New Roman"/>
                <w:b/>
                <w:color w:val="FF0000"/>
                <w:sz w:val="22"/>
                <w:szCs w:val="22"/>
              </w:rPr>
              <w:t>,</w:t>
            </w:r>
            <w:r w:rsidRPr="00E04691">
              <w:rPr>
                <w:rFonts w:ascii="Times New Roman" w:eastAsia="Calibri" w:hAnsi="Times New Roman" w:cs="Times New Roman"/>
                <w:b/>
                <w:color w:val="FF0000"/>
                <w:sz w:val="22"/>
                <w:szCs w:val="22"/>
              </w:rPr>
              <w:t xml:space="preserve"> Explain why</w:t>
            </w:r>
            <w:r>
              <w:rPr>
                <w:rFonts w:ascii="Times New Roman" w:eastAsia="Calibri" w:hAnsi="Times New Roman" w:cs="Times New Roman"/>
                <w:b/>
                <w:color w:val="FF0000"/>
                <w:sz w:val="22"/>
                <w:szCs w:val="22"/>
              </w:rPr>
              <w:t>:</w:t>
            </w:r>
          </w:p>
        </w:tc>
      </w:tr>
      <w:tr w:rsidR="0036498B" w:rsidRPr="00E04691" w14:paraId="77069399" w14:textId="752B7296"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628C4C9A" w14:textId="77777777" w:rsidR="0036498B" w:rsidRPr="00E04691" w:rsidRDefault="0036498B" w:rsidP="00C84717">
            <w:pPr>
              <w:spacing w:line="276" w:lineRule="auto"/>
              <w:jc w:val="center"/>
              <w:rPr>
                <w:rFonts w:ascii="Times New Roman" w:eastAsia="Calibri" w:hAnsi="Times New Roman" w:cs="Times New Roman"/>
                <w:b/>
              </w:rPr>
            </w:pPr>
            <w:r w:rsidRPr="00E04691">
              <w:rPr>
                <w:rFonts w:ascii="Times New Roman" w:eastAsia="Calibri" w:hAnsi="Times New Roman" w:cs="Times New Roman"/>
                <w:b/>
              </w:rPr>
              <w:t>CBC</w:t>
            </w:r>
          </w:p>
        </w:tc>
        <w:tc>
          <w:tcPr>
            <w:tcW w:w="167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B63A07D"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4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810AE81"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27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833EAFD"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2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6C1E1F7"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6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D7EAFE" w14:textId="77777777" w:rsidR="0036498B" w:rsidRPr="00E04691" w:rsidRDefault="0036498B" w:rsidP="00C84717">
            <w:pPr>
              <w:spacing w:line="276" w:lineRule="auto"/>
              <w:jc w:val="center"/>
              <w:rPr>
                <w:rFonts w:ascii="Times New Roman" w:eastAsia="Calibri" w:hAnsi="Times New Roman" w:cs="Times New Roman"/>
                <w:b/>
                <w:sz w:val="22"/>
                <w:szCs w:val="22"/>
              </w:rPr>
            </w:pPr>
          </w:p>
        </w:tc>
      </w:tr>
      <w:tr w:rsidR="0036498B" w:rsidRPr="00E04691" w14:paraId="1EFFC983" w14:textId="5C5EC78C" w:rsidTr="00BB616B">
        <w:trPr>
          <w:trHeight w:val="589"/>
        </w:trPr>
        <w:tc>
          <w:tcPr>
            <w:tcW w:w="1724" w:type="dxa"/>
            <w:tcBorders>
              <w:top w:val="single" w:sz="4" w:space="0" w:color="auto"/>
              <w:left w:val="single" w:sz="4" w:space="0" w:color="auto"/>
              <w:bottom w:val="single" w:sz="4" w:space="0" w:color="auto"/>
              <w:right w:val="single" w:sz="4" w:space="0" w:color="auto"/>
            </w:tcBorders>
          </w:tcPr>
          <w:p w14:paraId="525950BD"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WBC</w:t>
            </w:r>
          </w:p>
        </w:tc>
        <w:tc>
          <w:tcPr>
            <w:tcW w:w="1673" w:type="dxa"/>
            <w:tcBorders>
              <w:top w:val="single" w:sz="4" w:space="0" w:color="auto"/>
              <w:left w:val="single" w:sz="4" w:space="0" w:color="auto"/>
              <w:bottom w:val="single" w:sz="4" w:space="0" w:color="auto"/>
              <w:right w:val="single" w:sz="4" w:space="0" w:color="auto"/>
            </w:tcBorders>
          </w:tcPr>
          <w:p w14:paraId="477B3BC0"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4.5-11.1 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470" w:type="dxa"/>
            <w:tcBorders>
              <w:top w:val="single" w:sz="4" w:space="0" w:color="auto"/>
              <w:left w:val="single" w:sz="4" w:space="0" w:color="auto"/>
              <w:bottom w:val="single" w:sz="4" w:space="0" w:color="auto"/>
              <w:right w:val="single" w:sz="4" w:space="0" w:color="auto"/>
            </w:tcBorders>
          </w:tcPr>
          <w:p w14:paraId="5DB00D77" w14:textId="31922BC1" w:rsidR="002E6AE4" w:rsidRPr="00E04691" w:rsidRDefault="00041083" w:rsidP="002E6AE4">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8.9 </w:t>
            </w:r>
            <w:r w:rsidRPr="00E04691">
              <w:rPr>
                <w:rFonts w:ascii="Times New Roman" w:eastAsia="Calibri" w:hAnsi="Times New Roman" w:cs="Times New Roman"/>
                <w:sz w:val="22"/>
                <w:szCs w:val="22"/>
              </w:rPr>
              <w:t>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271" w:type="dxa"/>
            <w:tcBorders>
              <w:top w:val="single" w:sz="4" w:space="0" w:color="auto"/>
              <w:left w:val="single" w:sz="4" w:space="0" w:color="auto"/>
              <w:bottom w:val="single" w:sz="4" w:space="0" w:color="auto"/>
              <w:right w:val="single" w:sz="4" w:space="0" w:color="auto"/>
            </w:tcBorders>
          </w:tcPr>
          <w:p w14:paraId="05B03449" w14:textId="77777777" w:rsidR="0036498B"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59D01075" w14:textId="74C4B5E8" w:rsidR="00041083"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3F5E4813" w14:textId="2D0A02AE"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3B1A2552"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0C9B2147" w14:textId="75167DFF"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55E25A70"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RBC</w:t>
            </w:r>
          </w:p>
        </w:tc>
        <w:tc>
          <w:tcPr>
            <w:tcW w:w="1673" w:type="dxa"/>
            <w:tcBorders>
              <w:top w:val="single" w:sz="4" w:space="0" w:color="auto"/>
              <w:left w:val="single" w:sz="4" w:space="0" w:color="auto"/>
              <w:bottom w:val="single" w:sz="4" w:space="0" w:color="auto"/>
              <w:right w:val="single" w:sz="4" w:space="0" w:color="auto"/>
            </w:tcBorders>
          </w:tcPr>
          <w:p w14:paraId="67B46F33"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3.71-5.81 CU</w:t>
            </w:r>
          </w:p>
        </w:tc>
        <w:tc>
          <w:tcPr>
            <w:tcW w:w="1470" w:type="dxa"/>
            <w:tcBorders>
              <w:top w:val="single" w:sz="4" w:space="0" w:color="auto"/>
              <w:left w:val="single" w:sz="4" w:space="0" w:color="auto"/>
              <w:bottom w:val="single" w:sz="4" w:space="0" w:color="auto"/>
              <w:right w:val="single" w:sz="4" w:space="0" w:color="auto"/>
            </w:tcBorders>
          </w:tcPr>
          <w:p w14:paraId="101AE2AE" w14:textId="38E504F4"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4.76 CU</w:t>
            </w:r>
          </w:p>
        </w:tc>
        <w:tc>
          <w:tcPr>
            <w:tcW w:w="1271" w:type="dxa"/>
            <w:tcBorders>
              <w:top w:val="single" w:sz="4" w:space="0" w:color="auto"/>
              <w:left w:val="single" w:sz="4" w:space="0" w:color="auto"/>
              <w:bottom w:val="single" w:sz="4" w:space="0" w:color="auto"/>
              <w:right w:val="single" w:sz="4" w:space="0" w:color="auto"/>
            </w:tcBorders>
          </w:tcPr>
          <w:p w14:paraId="0709D30E"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06D6976A" w14:textId="1EF27AF2"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5420E26C" w14:textId="52E36794"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7AEC9D37"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665E18B" w14:textId="6258314D" w:rsidTr="00BB616B">
        <w:trPr>
          <w:trHeight w:val="576"/>
        </w:trPr>
        <w:tc>
          <w:tcPr>
            <w:tcW w:w="1724" w:type="dxa"/>
            <w:tcBorders>
              <w:top w:val="single" w:sz="4" w:space="0" w:color="auto"/>
              <w:left w:val="single" w:sz="4" w:space="0" w:color="auto"/>
              <w:bottom w:val="single" w:sz="4" w:space="0" w:color="auto"/>
              <w:right w:val="single" w:sz="4" w:space="0" w:color="auto"/>
            </w:tcBorders>
            <w:hideMark/>
          </w:tcPr>
          <w:p w14:paraId="365864AE"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Hb</w:t>
            </w:r>
          </w:p>
        </w:tc>
        <w:tc>
          <w:tcPr>
            <w:tcW w:w="1673" w:type="dxa"/>
            <w:tcBorders>
              <w:top w:val="single" w:sz="4" w:space="0" w:color="auto"/>
              <w:left w:val="single" w:sz="4" w:space="0" w:color="auto"/>
              <w:bottom w:val="single" w:sz="4" w:space="0" w:color="auto"/>
              <w:right w:val="single" w:sz="4" w:space="0" w:color="auto"/>
            </w:tcBorders>
          </w:tcPr>
          <w:p w14:paraId="781B306A"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11.7-17.4 g/dL</w:t>
            </w:r>
          </w:p>
        </w:tc>
        <w:tc>
          <w:tcPr>
            <w:tcW w:w="1470" w:type="dxa"/>
            <w:tcBorders>
              <w:top w:val="single" w:sz="4" w:space="0" w:color="auto"/>
              <w:left w:val="single" w:sz="4" w:space="0" w:color="auto"/>
              <w:bottom w:val="single" w:sz="4" w:space="0" w:color="auto"/>
              <w:right w:val="single" w:sz="4" w:space="0" w:color="auto"/>
            </w:tcBorders>
          </w:tcPr>
          <w:p w14:paraId="461D3E1B" w14:textId="485E7BE9"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14.2 g/dL</w:t>
            </w:r>
          </w:p>
        </w:tc>
        <w:tc>
          <w:tcPr>
            <w:tcW w:w="1271" w:type="dxa"/>
            <w:tcBorders>
              <w:top w:val="single" w:sz="4" w:space="0" w:color="auto"/>
              <w:left w:val="single" w:sz="4" w:space="0" w:color="auto"/>
              <w:bottom w:val="single" w:sz="4" w:space="0" w:color="auto"/>
              <w:right w:val="single" w:sz="4" w:space="0" w:color="auto"/>
            </w:tcBorders>
          </w:tcPr>
          <w:p w14:paraId="5763503F"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264E74DE" w14:textId="180A572B"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57111BD7" w14:textId="71DD365C"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6C684D95"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60EAA11D" w14:textId="78753B92"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4D8A748D"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Hct</w:t>
            </w:r>
          </w:p>
        </w:tc>
        <w:tc>
          <w:tcPr>
            <w:tcW w:w="1673" w:type="dxa"/>
            <w:tcBorders>
              <w:top w:val="single" w:sz="4" w:space="0" w:color="auto"/>
              <w:left w:val="single" w:sz="4" w:space="0" w:color="auto"/>
              <w:bottom w:val="single" w:sz="4" w:space="0" w:color="auto"/>
              <w:right w:val="single" w:sz="4" w:space="0" w:color="auto"/>
            </w:tcBorders>
          </w:tcPr>
          <w:p w14:paraId="53A62402"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33-52%</w:t>
            </w:r>
          </w:p>
        </w:tc>
        <w:tc>
          <w:tcPr>
            <w:tcW w:w="1470" w:type="dxa"/>
            <w:tcBorders>
              <w:top w:val="single" w:sz="4" w:space="0" w:color="auto"/>
              <w:left w:val="single" w:sz="4" w:space="0" w:color="auto"/>
              <w:bottom w:val="single" w:sz="4" w:space="0" w:color="auto"/>
              <w:right w:val="single" w:sz="4" w:space="0" w:color="auto"/>
            </w:tcBorders>
          </w:tcPr>
          <w:p w14:paraId="27C031F3" w14:textId="39034B4B"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42.2%</w:t>
            </w:r>
          </w:p>
        </w:tc>
        <w:tc>
          <w:tcPr>
            <w:tcW w:w="1271" w:type="dxa"/>
            <w:tcBorders>
              <w:top w:val="single" w:sz="4" w:space="0" w:color="auto"/>
              <w:left w:val="single" w:sz="4" w:space="0" w:color="auto"/>
              <w:bottom w:val="single" w:sz="4" w:space="0" w:color="auto"/>
              <w:right w:val="single" w:sz="4" w:space="0" w:color="auto"/>
            </w:tcBorders>
          </w:tcPr>
          <w:p w14:paraId="5FBED959"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5E8047DB" w14:textId="37A5052C"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748D044B" w14:textId="6766E01C"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447B465A"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0EABD79B" w14:textId="4846BD57"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2433B6B8"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MCV</w:t>
            </w:r>
          </w:p>
        </w:tc>
        <w:tc>
          <w:tcPr>
            <w:tcW w:w="1673" w:type="dxa"/>
            <w:tcBorders>
              <w:top w:val="single" w:sz="4" w:space="0" w:color="auto"/>
              <w:left w:val="single" w:sz="4" w:space="0" w:color="auto"/>
              <w:bottom w:val="single" w:sz="4" w:space="0" w:color="auto"/>
              <w:right w:val="single" w:sz="4" w:space="0" w:color="auto"/>
            </w:tcBorders>
          </w:tcPr>
          <w:p w14:paraId="6EF57ADF"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 xml:space="preserve">77-103 </w:t>
            </w:r>
            <w:proofErr w:type="spellStart"/>
            <w:r w:rsidRPr="00E04691">
              <w:rPr>
                <w:rFonts w:ascii="Times New Roman" w:eastAsia="Calibri" w:hAnsi="Times New Roman" w:cs="Times New Roman"/>
                <w:sz w:val="22"/>
                <w:szCs w:val="22"/>
              </w:rPr>
              <w:t>fL</w:t>
            </w:r>
            <w:proofErr w:type="spellEnd"/>
          </w:p>
        </w:tc>
        <w:tc>
          <w:tcPr>
            <w:tcW w:w="1470" w:type="dxa"/>
            <w:tcBorders>
              <w:top w:val="single" w:sz="4" w:space="0" w:color="auto"/>
              <w:left w:val="single" w:sz="4" w:space="0" w:color="auto"/>
              <w:bottom w:val="single" w:sz="4" w:space="0" w:color="auto"/>
              <w:right w:val="single" w:sz="4" w:space="0" w:color="auto"/>
            </w:tcBorders>
          </w:tcPr>
          <w:p w14:paraId="5A77A888" w14:textId="78D6CEA0"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89 </w:t>
            </w:r>
            <w:proofErr w:type="spellStart"/>
            <w:r>
              <w:rPr>
                <w:rFonts w:ascii="Times New Roman" w:eastAsia="Calibri" w:hAnsi="Times New Roman" w:cs="Times New Roman"/>
                <w:sz w:val="22"/>
                <w:szCs w:val="22"/>
              </w:rPr>
              <w:t>fL</w:t>
            </w:r>
            <w:proofErr w:type="spellEnd"/>
          </w:p>
        </w:tc>
        <w:tc>
          <w:tcPr>
            <w:tcW w:w="1271" w:type="dxa"/>
            <w:tcBorders>
              <w:top w:val="single" w:sz="4" w:space="0" w:color="auto"/>
              <w:left w:val="single" w:sz="4" w:space="0" w:color="auto"/>
              <w:bottom w:val="single" w:sz="4" w:space="0" w:color="auto"/>
              <w:right w:val="single" w:sz="4" w:space="0" w:color="auto"/>
            </w:tcBorders>
          </w:tcPr>
          <w:p w14:paraId="50C43AA8"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25DB4ED4" w14:textId="130B186C"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1FAB6E1B" w14:textId="448BB2E4"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5CDA99DB"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2F3C3A53" w14:textId="494D4BF0"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717B07F5"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MCH</w:t>
            </w:r>
          </w:p>
        </w:tc>
        <w:tc>
          <w:tcPr>
            <w:tcW w:w="1673" w:type="dxa"/>
            <w:tcBorders>
              <w:top w:val="single" w:sz="4" w:space="0" w:color="auto"/>
              <w:left w:val="single" w:sz="4" w:space="0" w:color="auto"/>
              <w:bottom w:val="single" w:sz="4" w:space="0" w:color="auto"/>
              <w:right w:val="single" w:sz="4" w:space="0" w:color="auto"/>
            </w:tcBorders>
          </w:tcPr>
          <w:p w14:paraId="17ED3A1E"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 xml:space="preserve">26-35 </w:t>
            </w:r>
            <w:proofErr w:type="spellStart"/>
            <w:r w:rsidRPr="00E04691">
              <w:rPr>
                <w:rFonts w:ascii="Times New Roman" w:eastAsia="Calibri" w:hAnsi="Times New Roman" w:cs="Times New Roman"/>
                <w:sz w:val="22"/>
                <w:szCs w:val="22"/>
              </w:rPr>
              <w:t>pg</w:t>
            </w:r>
            <w:proofErr w:type="spellEnd"/>
            <w:r w:rsidRPr="00E04691">
              <w:rPr>
                <w:rFonts w:ascii="Times New Roman" w:eastAsia="Calibri" w:hAnsi="Times New Roman" w:cs="Times New Roman"/>
                <w:sz w:val="22"/>
                <w:szCs w:val="22"/>
              </w:rPr>
              <w:t>/cell</w:t>
            </w:r>
          </w:p>
        </w:tc>
        <w:tc>
          <w:tcPr>
            <w:tcW w:w="1470" w:type="dxa"/>
            <w:tcBorders>
              <w:top w:val="single" w:sz="4" w:space="0" w:color="auto"/>
              <w:left w:val="single" w:sz="4" w:space="0" w:color="auto"/>
              <w:bottom w:val="single" w:sz="4" w:space="0" w:color="auto"/>
              <w:right w:val="single" w:sz="4" w:space="0" w:color="auto"/>
            </w:tcBorders>
          </w:tcPr>
          <w:p w14:paraId="02DB4AF9" w14:textId="0F7E0C88"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30 </w:t>
            </w:r>
            <w:proofErr w:type="spellStart"/>
            <w:r>
              <w:rPr>
                <w:rFonts w:ascii="Times New Roman" w:eastAsia="Calibri" w:hAnsi="Times New Roman" w:cs="Times New Roman"/>
                <w:sz w:val="22"/>
                <w:szCs w:val="22"/>
              </w:rPr>
              <w:t>pg</w:t>
            </w:r>
            <w:proofErr w:type="spellEnd"/>
            <w:r>
              <w:rPr>
                <w:rFonts w:ascii="Times New Roman" w:eastAsia="Calibri" w:hAnsi="Times New Roman" w:cs="Times New Roman"/>
                <w:sz w:val="22"/>
                <w:szCs w:val="22"/>
              </w:rPr>
              <w:t>/cell</w:t>
            </w:r>
          </w:p>
        </w:tc>
        <w:tc>
          <w:tcPr>
            <w:tcW w:w="1271" w:type="dxa"/>
            <w:tcBorders>
              <w:top w:val="single" w:sz="4" w:space="0" w:color="auto"/>
              <w:left w:val="single" w:sz="4" w:space="0" w:color="auto"/>
              <w:bottom w:val="single" w:sz="4" w:space="0" w:color="auto"/>
              <w:right w:val="single" w:sz="4" w:space="0" w:color="auto"/>
            </w:tcBorders>
          </w:tcPr>
          <w:p w14:paraId="2BB4B576"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68F17D07" w14:textId="4EA23B9E"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414C82A1" w14:textId="66B00D3E"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356706D0"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95870CE" w14:textId="4C7D1E1F" w:rsidTr="00BB616B">
        <w:trPr>
          <w:trHeight w:val="326"/>
        </w:trPr>
        <w:tc>
          <w:tcPr>
            <w:tcW w:w="1724" w:type="dxa"/>
            <w:tcBorders>
              <w:top w:val="single" w:sz="4" w:space="0" w:color="auto"/>
              <w:left w:val="single" w:sz="4" w:space="0" w:color="auto"/>
              <w:bottom w:val="single" w:sz="4" w:space="0" w:color="auto"/>
              <w:right w:val="single" w:sz="4" w:space="0" w:color="auto"/>
            </w:tcBorders>
          </w:tcPr>
          <w:p w14:paraId="349641D8"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MCHC</w:t>
            </w:r>
          </w:p>
        </w:tc>
        <w:tc>
          <w:tcPr>
            <w:tcW w:w="1673" w:type="dxa"/>
            <w:tcBorders>
              <w:top w:val="single" w:sz="4" w:space="0" w:color="auto"/>
              <w:left w:val="single" w:sz="4" w:space="0" w:color="auto"/>
              <w:bottom w:val="single" w:sz="4" w:space="0" w:color="auto"/>
              <w:right w:val="single" w:sz="4" w:space="0" w:color="auto"/>
            </w:tcBorders>
          </w:tcPr>
          <w:p w14:paraId="0368BE16"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32-36 g/dL</w:t>
            </w:r>
          </w:p>
        </w:tc>
        <w:tc>
          <w:tcPr>
            <w:tcW w:w="1470" w:type="dxa"/>
            <w:tcBorders>
              <w:top w:val="single" w:sz="4" w:space="0" w:color="auto"/>
              <w:left w:val="single" w:sz="4" w:space="0" w:color="auto"/>
              <w:bottom w:val="single" w:sz="4" w:space="0" w:color="auto"/>
              <w:right w:val="single" w:sz="4" w:space="0" w:color="auto"/>
            </w:tcBorders>
          </w:tcPr>
          <w:p w14:paraId="6450F176" w14:textId="1FFFC763"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34 g/dL</w:t>
            </w:r>
          </w:p>
        </w:tc>
        <w:tc>
          <w:tcPr>
            <w:tcW w:w="1271" w:type="dxa"/>
            <w:tcBorders>
              <w:top w:val="single" w:sz="4" w:space="0" w:color="auto"/>
              <w:left w:val="single" w:sz="4" w:space="0" w:color="auto"/>
              <w:bottom w:val="single" w:sz="4" w:space="0" w:color="auto"/>
              <w:right w:val="single" w:sz="4" w:space="0" w:color="auto"/>
            </w:tcBorders>
          </w:tcPr>
          <w:p w14:paraId="40D60EBD"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7512C786" w14:textId="6F00498A"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5392FF49" w14:textId="70D84064"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76F96CD1"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6CD6FD55" w14:textId="59D07ACC" w:rsidTr="00BB616B">
        <w:trPr>
          <w:trHeight w:val="576"/>
        </w:trPr>
        <w:tc>
          <w:tcPr>
            <w:tcW w:w="1724" w:type="dxa"/>
            <w:tcBorders>
              <w:top w:val="single" w:sz="4" w:space="0" w:color="auto"/>
              <w:left w:val="single" w:sz="4" w:space="0" w:color="auto"/>
              <w:bottom w:val="single" w:sz="4" w:space="0" w:color="auto"/>
              <w:right w:val="single" w:sz="4" w:space="0" w:color="auto"/>
            </w:tcBorders>
          </w:tcPr>
          <w:p w14:paraId="60EC6E25" w14:textId="77777777" w:rsidR="0036498B" w:rsidRPr="00E04691" w:rsidRDefault="0036498B" w:rsidP="00C84717">
            <w:pPr>
              <w:spacing w:line="276" w:lineRule="auto"/>
              <w:jc w:val="center"/>
              <w:rPr>
                <w:rFonts w:ascii="Times New Roman" w:eastAsia="Calibri" w:hAnsi="Times New Roman" w:cs="Times New Roman"/>
              </w:rPr>
            </w:pPr>
            <w:proofErr w:type="spellStart"/>
            <w:r w:rsidRPr="00E04691">
              <w:rPr>
                <w:rFonts w:ascii="Times New Roman" w:eastAsia="Calibri" w:hAnsi="Times New Roman" w:cs="Times New Roman"/>
              </w:rPr>
              <w:t>Plts</w:t>
            </w:r>
            <w:proofErr w:type="spellEnd"/>
          </w:p>
        </w:tc>
        <w:tc>
          <w:tcPr>
            <w:tcW w:w="1673" w:type="dxa"/>
            <w:tcBorders>
              <w:top w:val="single" w:sz="4" w:space="0" w:color="auto"/>
              <w:left w:val="single" w:sz="4" w:space="0" w:color="auto"/>
              <w:bottom w:val="single" w:sz="4" w:space="0" w:color="auto"/>
              <w:right w:val="single" w:sz="4" w:space="0" w:color="auto"/>
            </w:tcBorders>
          </w:tcPr>
          <w:p w14:paraId="694A5D14"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165-450 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470" w:type="dxa"/>
            <w:tcBorders>
              <w:top w:val="single" w:sz="4" w:space="0" w:color="auto"/>
              <w:left w:val="single" w:sz="4" w:space="0" w:color="auto"/>
              <w:bottom w:val="single" w:sz="4" w:space="0" w:color="auto"/>
              <w:right w:val="single" w:sz="4" w:space="0" w:color="auto"/>
            </w:tcBorders>
          </w:tcPr>
          <w:p w14:paraId="64E1A7B9" w14:textId="334794B9"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126 </w:t>
            </w:r>
            <w:r w:rsidRPr="00E04691">
              <w:rPr>
                <w:rFonts w:ascii="Times New Roman" w:eastAsia="Calibri" w:hAnsi="Times New Roman" w:cs="Times New Roman"/>
                <w:sz w:val="22"/>
                <w:szCs w:val="22"/>
              </w:rPr>
              <w:t>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271" w:type="dxa"/>
            <w:tcBorders>
              <w:top w:val="single" w:sz="4" w:space="0" w:color="auto"/>
              <w:left w:val="single" w:sz="4" w:space="0" w:color="auto"/>
              <w:bottom w:val="single" w:sz="4" w:space="0" w:color="auto"/>
              <w:right w:val="single" w:sz="4" w:space="0" w:color="auto"/>
            </w:tcBorders>
          </w:tcPr>
          <w:p w14:paraId="79122E03"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1FCBBEC0" w14:textId="497C2519"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6770C8DF" w14:textId="332B3CE8"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L</w:t>
            </w:r>
          </w:p>
        </w:tc>
        <w:tc>
          <w:tcPr>
            <w:tcW w:w="1635" w:type="dxa"/>
            <w:tcBorders>
              <w:top w:val="single" w:sz="4" w:space="0" w:color="auto"/>
              <w:left w:val="single" w:sz="4" w:space="0" w:color="auto"/>
              <w:bottom w:val="single" w:sz="4" w:space="0" w:color="auto"/>
              <w:right w:val="single" w:sz="4" w:space="0" w:color="auto"/>
            </w:tcBorders>
          </w:tcPr>
          <w:p w14:paraId="2E03BB1A" w14:textId="0E8C9201"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May be due to the patient’s cancer treatment</w:t>
            </w:r>
          </w:p>
        </w:tc>
      </w:tr>
      <w:tr w:rsidR="0036498B" w:rsidRPr="00E04691" w14:paraId="41C48B79" w14:textId="1E9AE1A5"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03EE0230" w14:textId="77777777" w:rsidR="0036498B" w:rsidRPr="00E04691" w:rsidRDefault="0036498B" w:rsidP="00C84717">
            <w:pPr>
              <w:spacing w:line="276" w:lineRule="auto"/>
              <w:jc w:val="center"/>
              <w:rPr>
                <w:rFonts w:ascii="Times New Roman" w:eastAsia="Calibri" w:hAnsi="Times New Roman" w:cs="Times New Roman"/>
                <w:b/>
              </w:rPr>
            </w:pPr>
            <w:r w:rsidRPr="00E04691">
              <w:rPr>
                <w:rFonts w:ascii="Times New Roman" w:eastAsia="Calibri" w:hAnsi="Times New Roman" w:cs="Times New Roman"/>
                <w:b/>
              </w:rPr>
              <w:t>CHEM 12</w:t>
            </w:r>
          </w:p>
        </w:tc>
        <w:tc>
          <w:tcPr>
            <w:tcW w:w="167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D6A55B"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4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1927D8F"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7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5AB221F"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106179B"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6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6CF2F10"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523F511F" w14:textId="454D5486" w:rsidTr="00BB616B">
        <w:trPr>
          <w:trHeight w:val="576"/>
        </w:trPr>
        <w:tc>
          <w:tcPr>
            <w:tcW w:w="1724" w:type="dxa"/>
            <w:tcBorders>
              <w:top w:val="single" w:sz="4" w:space="0" w:color="auto"/>
              <w:left w:val="single" w:sz="4" w:space="0" w:color="auto"/>
              <w:bottom w:val="single" w:sz="4" w:space="0" w:color="auto"/>
              <w:right w:val="single" w:sz="4" w:space="0" w:color="auto"/>
            </w:tcBorders>
            <w:hideMark/>
          </w:tcPr>
          <w:p w14:paraId="2C276598"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Na+</w:t>
            </w:r>
          </w:p>
        </w:tc>
        <w:tc>
          <w:tcPr>
            <w:tcW w:w="1673" w:type="dxa"/>
            <w:tcBorders>
              <w:top w:val="single" w:sz="4" w:space="0" w:color="auto"/>
              <w:left w:val="single" w:sz="4" w:space="0" w:color="auto"/>
              <w:bottom w:val="single" w:sz="4" w:space="0" w:color="auto"/>
              <w:right w:val="single" w:sz="4" w:space="0" w:color="auto"/>
            </w:tcBorders>
          </w:tcPr>
          <w:p w14:paraId="7E713A60"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 xml:space="preserve">135-145 </w:t>
            </w:r>
            <w:proofErr w:type="spellStart"/>
            <w:r w:rsidRPr="00E04691">
              <w:rPr>
                <w:rFonts w:ascii="Times New Roman" w:eastAsia="Calibri" w:hAnsi="Times New Roman" w:cs="Times New Roman"/>
                <w:sz w:val="22"/>
                <w:szCs w:val="22"/>
              </w:rPr>
              <w:t>mEq</w:t>
            </w:r>
            <w:proofErr w:type="spellEnd"/>
            <w:r w:rsidRPr="00E04691">
              <w:rPr>
                <w:rFonts w:ascii="Times New Roman" w:eastAsia="Calibri" w:hAnsi="Times New Roman" w:cs="Times New Roman"/>
                <w:sz w:val="22"/>
                <w:szCs w:val="22"/>
              </w:rPr>
              <w:t>/L</w:t>
            </w:r>
          </w:p>
        </w:tc>
        <w:tc>
          <w:tcPr>
            <w:tcW w:w="1470" w:type="dxa"/>
            <w:tcBorders>
              <w:top w:val="single" w:sz="4" w:space="0" w:color="auto"/>
              <w:left w:val="single" w:sz="4" w:space="0" w:color="auto"/>
              <w:bottom w:val="single" w:sz="4" w:space="0" w:color="auto"/>
              <w:right w:val="single" w:sz="4" w:space="0" w:color="auto"/>
            </w:tcBorders>
          </w:tcPr>
          <w:p w14:paraId="58D983FD" w14:textId="31971F1E"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138 </w:t>
            </w:r>
            <w:proofErr w:type="spellStart"/>
            <w:r>
              <w:rPr>
                <w:rFonts w:ascii="Times New Roman" w:eastAsia="Calibri" w:hAnsi="Times New Roman" w:cs="Times New Roman"/>
                <w:sz w:val="22"/>
                <w:szCs w:val="22"/>
              </w:rPr>
              <w:t>mEq</w:t>
            </w:r>
            <w:proofErr w:type="spellEnd"/>
            <w:r>
              <w:rPr>
                <w:rFonts w:ascii="Times New Roman" w:eastAsia="Calibri" w:hAnsi="Times New Roman" w:cs="Times New Roman"/>
                <w:sz w:val="22"/>
                <w:szCs w:val="22"/>
              </w:rPr>
              <w:t>/L</w:t>
            </w:r>
          </w:p>
        </w:tc>
        <w:tc>
          <w:tcPr>
            <w:tcW w:w="1271" w:type="dxa"/>
            <w:tcBorders>
              <w:top w:val="single" w:sz="4" w:space="0" w:color="auto"/>
              <w:left w:val="single" w:sz="4" w:space="0" w:color="auto"/>
              <w:bottom w:val="single" w:sz="4" w:space="0" w:color="auto"/>
              <w:right w:val="single" w:sz="4" w:space="0" w:color="auto"/>
            </w:tcBorders>
          </w:tcPr>
          <w:p w14:paraId="5AB0CF23" w14:textId="77777777" w:rsidR="0036498B"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02/07/2025</w:t>
            </w:r>
          </w:p>
          <w:p w14:paraId="72A0CD68" w14:textId="649B6E61" w:rsidR="00041083"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11:47</w:t>
            </w:r>
          </w:p>
        </w:tc>
        <w:tc>
          <w:tcPr>
            <w:tcW w:w="1280" w:type="dxa"/>
            <w:tcBorders>
              <w:top w:val="single" w:sz="4" w:space="0" w:color="auto"/>
              <w:left w:val="single" w:sz="4" w:space="0" w:color="auto"/>
              <w:bottom w:val="single" w:sz="4" w:space="0" w:color="auto"/>
              <w:right w:val="single" w:sz="4" w:space="0" w:color="auto"/>
            </w:tcBorders>
          </w:tcPr>
          <w:p w14:paraId="1AAF4D90" w14:textId="71E53B44"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42B07F1B"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09421DA6" w14:textId="08091444"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6217FADC"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K+</w:t>
            </w:r>
          </w:p>
        </w:tc>
        <w:tc>
          <w:tcPr>
            <w:tcW w:w="1673" w:type="dxa"/>
            <w:tcBorders>
              <w:top w:val="single" w:sz="4" w:space="0" w:color="auto"/>
              <w:left w:val="single" w:sz="4" w:space="0" w:color="auto"/>
              <w:bottom w:val="single" w:sz="4" w:space="0" w:color="auto"/>
              <w:right w:val="single" w:sz="4" w:space="0" w:color="auto"/>
            </w:tcBorders>
          </w:tcPr>
          <w:p w14:paraId="4CFFB9A4"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3.5-5.3mEq/L</w:t>
            </w:r>
          </w:p>
        </w:tc>
        <w:tc>
          <w:tcPr>
            <w:tcW w:w="1470" w:type="dxa"/>
            <w:tcBorders>
              <w:top w:val="single" w:sz="4" w:space="0" w:color="auto"/>
              <w:left w:val="single" w:sz="4" w:space="0" w:color="auto"/>
              <w:bottom w:val="single" w:sz="4" w:space="0" w:color="auto"/>
              <w:right w:val="single" w:sz="4" w:space="0" w:color="auto"/>
            </w:tcBorders>
          </w:tcPr>
          <w:p w14:paraId="09819BC1" w14:textId="604AD78B"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3.5 </w:t>
            </w:r>
            <w:proofErr w:type="spellStart"/>
            <w:r>
              <w:rPr>
                <w:rFonts w:ascii="Times New Roman" w:eastAsia="Calibri" w:hAnsi="Times New Roman" w:cs="Times New Roman"/>
                <w:sz w:val="22"/>
                <w:szCs w:val="22"/>
              </w:rPr>
              <w:t>mEq</w:t>
            </w:r>
            <w:proofErr w:type="spellEnd"/>
            <w:r>
              <w:rPr>
                <w:rFonts w:ascii="Times New Roman" w:eastAsia="Calibri" w:hAnsi="Times New Roman" w:cs="Times New Roman"/>
                <w:sz w:val="22"/>
                <w:szCs w:val="22"/>
              </w:rPr>
              <w:t>/L</w:t>
            </w:r>
          </w:p>
        </w:tc>
        <w:tc>
          <w:tcPr>
            <w:tcW w:w="1271" w:type="dxa"/>
            <w:tcBorders>
              <w:top w:val="single" w:sz="4" w:space="0" w:color="auto"/>
              <w:left w:val="single" w:sz="4" w:space="0" w:color="auto"/>
              <w:bottom w:val="single" w:sz="4" w:space="0" w:color="auto"/>
              <w:right w:val="single" w:sz="4" w:space="0" w:color="auto"/>
            </w:tcBorders>
          </w:tcPr>
          <w:p w14:paraId="3AA7FB3C"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5DA8A727" w14:textId="595E0DC1"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6FE0419D" w14:textId="064A324E"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5F5B25EE"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39AF5784" w14:textId="46CB0243" w:rsidTr="00BB616B">
        <w:trPr>
          <w:trHeight w:val="589"/>
        </w:trPr>
        <w:tc>
          <w:tcPr>
            <w:tcW w:w="1724" w:type="dxa"/>
            <w:tcBorders>
              <w:top w:val="single" w:sz="4" w:space="0" w:color="auto"/>
              <w:left w:val="single" w:sz="4" w:space="0" w:color="auto"/>
              <w:bottom w:val="single" w:sz="4" w:space="0" w:color="auto"/>
              <w:right w:val="single" w:sz="4" w:space="0" w:color="auto"/>
            </w:tcBorders>
            <w:hideMark/>
          </w:tcPr>
          <w:p w14:paraId="4878154A"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Cl-</w:t>
            </w:r>
          </w:p>
        </w:tc>
        <w:tc>
          <w:tcPr>
            <w:tcW w:w="1673" w:type="dxa"/>
            <w:tcBorders>
              <w:top w:val="single" w:sz="4" w:space="0" w:color="auto"/>
              <w:left w:val="single" w:sz="4" w:space="0" w:color="auto"/>
              <w:bottom w:val="single" w:sz="4" w:space="0" w:color="auto"/>
              <w:right w:val="single" w:sz="4" w:space="0" w:color="auto"/>
            </w:tcBorders>
          </w:tcPr>
          <w:p w14:paraId="41D58343"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 xml:space="preserve">97-107 </w:t>
            </w:r>
            <w:proofErr w:type="spellStart"/>
            <w:r w:rsidRPr="00E04691">
              <w:rPr>
                <w:rFonts w:ascii="Times New Roman" w:eastAsia="Calibri" w:hAnsi="Times New Roman" w:cs="Times New Roman"/>
                <w:sz w:val="22"/>
                <w:szCs w:val="22"/>
              </w:rPr>
              <w:t>mEq</w:t>
            </w:r>
            <w:proofErr w:type="spellEnd"/>
            <w:r w:rsidRPr="00E04691">
              <w:rPr>
                <w:rFonts w:ascii="Times New Roman" w:eastAsia="Calibri" w:hAnsi="Times New Roman" w:cs="Times New Roman"/>
                <w:sz w:val="22"/>
                <w:szCs w:val="22"/>
              </w:rPr>
              <w:t>/L</w:t>
            </w:r>
          </w:p>
        </w:tc>
        <w:tc>
          <w:tcPr>
            <w:tcW w:w="1470" w:type="dxa"/>
            <w:tcBorders>
              <w:top w:val="single" w:sz="4" w:space="0" w:color="auto"/>
              <w:left w:val="single" w:sz="4" w:space="0" w:color="auto"/>
              <w:bottom w:val="single" w:sz="4" w:space="0" w:color="auto"/>
              <w:right w:val="single" w:sz="4" w:space="0" w:color="auto"/>
            </w:tcBorders>
          </w:tcPr>
          <w:p w14:paraId="371970D7" w14:textId="5FBE5219"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103 </w:t>
            </w:r>
            <w:proofErr w:type="spellStart"/>
            <w:r>
              <w:rPr>
                <w:rFonts w:ascii="Times New Roman" w:eastAsia="Calibri" w:hAnsi="Times New Roman" w:cs="Times New Roman"/>
                <w:sz w:val="22"/>
                <w:szCs w:val="22"/>
              </w:rPr>
              <w:t>mEq</w:t>
            </w:r>
            <w:proofErr w:type="spellEnd"/>
            <w:r>
              <w:rPr>
                <w:rFonts w:ascii="Times New Roman" w:eastAsia="Calibri" w:hAnsi="Times New Roman" w:cs="Times New Roman"/>
                <w:sz w:val="22"/>
                <w:szCs w:val="22"/>
              </w:rPr>
              <w:t>/L</w:t>
            </w:r>
          </w:p>
        </w:tc>
        <w:tc>
          <w:tcPr>
            <w:tcW w:w="1271" w:type="dxa"/>
            <w:tcBorders>
              <w:top w:val="single" w:sz="4" w:space="0" w:color="auto"/>
              <w:left w:val="single" w:sz="4" w:space="0" w:color="auto"/>
              <w:bottom w:val="single" w:sz="4" w:space="0" w:color="auto"/>
              <w:right w:val="single" w:sz="4" w:space="0" w:color="auto"/>
            </w:tcBorders>
          </w:tcPr>
          <w:p w14:paraId="0842809B"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612FD6E6" w14:textId="7A4C6577"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44242514" w14:textId="0FBF9DE5"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7522A645"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3BF6FA6C" w14:textId="4D518E6A"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16BD4855"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CO2</w:t>
            </w:r>
          </w:p>
        </w:tc>
        <w:tc>
          <w:tcPr>
            <w:tcW w:w="1673" w:type="dxa"/>
            <w:tcBorders>
              <w:top w:val="single" w:sz="4" w:space="0" w:color="auto"/>
              <w:left w:val="single" w:sz="4" w:space="0" w:color="auto"/>
              <w:bottom w:val="single" w:sz="4" w:space="0" w:color="auto"/>
              <w:right w:val="single" w:sz="4" w:space="0" w:color="auto"/>
            </w:tcBorders>
          </w:tcPr>
          <w:p w14:paraId="768CB580"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 xml:space="preserve">22-26 </w:t>
            </w:r>
            <w:proofErr w:type="spellStart"/>
            <w:r w:rsidRPr="00E04691">
              <w:rPr>
                <w:rFonts w:ascii="Times New Roman" w:eastAsia="Calibri" w:hAnsi="Times New Roman" w:cs="Times New Roman"/>
                <w:sz w:val="22"/>
                <w:szCs w:val="22"/>
              </w:rPr>
              <w:t>mEq</w:t>
            </w:r>
            <w:proofErr w:type="spellEnd"/>
            <w:r w:rsidRPr="00E04691">
              <w:rPr>
                <w:rFonts w:ascii="Times New Roman" w:eastAsia="Calibri" w:hAnsi="Times New Roman" w:cs="Times New Roman"/>
                <w:sz w:val="22"/>
                <w:szCs w:val="22"/>
              </w:rPr>
              <w:t>/L</w:t>
            </w:r>
          </w:p>
        </w:tc>
        <w:tc>
          <w:tcPr>
            <w:tcW w:w="1470" w:type="dxa"/>
            <w:tcBorders>
              <w:top w:val="single" w:sz="4" w:space="0" w:color="auto"/>
              <w:left w:val="single" w:sz="4" w:space="0" w:color="auto"/>
              <w:bottom w:val="single" w:sz="4" w:space="0" w:color="auto"/>
              <w:right w:val="single" w:sz="4" w:space="0" w:color="auto"/>
            </w:tcBorders>
          </w:tcPr>
          <w:p w14:paraId="0F1BDA6D" w14:textId="26A0EF8F"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21 </w:t>
            </w:r>
            <w:proofErr w:type="spellStart"/>
            <w:r>
              <w:rPr>
                <w:rFonts w:ascii="Times New Roman" w:eastAsia="Calibri" w:hAnsi="Times New Roman" w:cs="Times New Roman"/>
                <w:sz w:val="22"/>
                <w:szCs w:val="22"/>
              </w:rPr>
              <w:t>mEq</w:t>
            </w:r>
            <w:proofErr w:type="spellEnd"/>
            <w:r>
              <w:rPr>
                <w:rFonts w:ascii="Times New Roman" w:eastAsia="Calibri" w:hAnsi="Times New Roman" w:cs="Times New Roman"/>
                <w:sz w:val="22"/>
                <w:szCs w:val="22"/>
              </w:rPr>
              <w:t>/L</w:t>
            </w:r>
          </w:p>
        </w:tc>
        <w:tc>
          <w:tcPr>
            <w:tcW w:w="1271" w:type="dxa"/>
            <w:tcBorders>
              <w:top w:val="single" w:sz="4" w:space="0" w:color="auto"/>
              <w:left w:val="single" w:sz="4" w:space="0" w:color="auto"/>
              <w:bottom w:val="single" w:sz="4" w:space="0" w:color="auto"/>
              <w:right w:val="single" w:sz="4" w:space="0" w:color="auto"/>
            </w:tcBorders>
          </w:tcPr>
          <w:p w14:paraId="5FDD780C"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4EED18AD" w14:textId="4E533AE7"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57ED0C20" w14:textId="65ACB1BD"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L</w:t>
            </w:r>
          </w:p>
        </w:tc>
        <w:tc>
          <w:tcPr>
            <w:tcW w:w="1635" w:type="dxa"/>
            <w:tcBorders>
              <w:top w:val="single" w:sz="4" w:space="0" w:color="auto"/>
              <w:left w:val="single" w:sz="4" w:space="0" w:color="auto"/>
              <w:bottom w:val="single" w:sz="4" w:space="0" w:color="auto"/>
              <w:right w:val="single" w:sz="4" w:space="0" w:color="auto"/>
            </w:tcBorders>
          </w:tcPr>
          <w:p w14:paraId="4CD16155" w14:textId="7581D447"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May be due to the patient’s lung cancer</w:t>
            </w:r>
          </w:p>
        </w:tc>
      </w:tr>
      <w:tr w:rsidR="0036498B" w:rsidRPr="00E04691" w14:paraId="1D574E5A" w14:textId="178FD824"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0CF1D010"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Anion Gap</w:t>
            </w:r>
          </w:p>
        </w:tc>
        <w:tc>
          <w:tcPr>
            <w:tcW w:w="1673" w:type="dxa"/>
            <w:tcBorders>
              <w:top w:val="single" w:sz="4" w:space="0" w:color="auto"/>
              <w:left w:val="single" w:sz="4" w:space="0" w:color="auto"/>
              <w:bottom w:val="single" w:sz="4" w:space="0" w:color="auto"/>
              <w:right w:val="single" w:sz="4" w:space="0" w:color="auto"/>
            </w:tcBorders>
          </w:tcPr>
          <w:p w14:paraId="33C7AC96"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8-16 mmol/L</w:t>
            </w:r>
          </w:p>
        </w:tc>
        <w:tc>
          <w:tcPr>
            <w:tcW w:w="1470" w:type="dxa"/>
            <w:tcBorders>
              <w:top w:val="single" w:sz="4" w:space="0" w:color="auto"/>
              <w:left w:val="single" w:sz="4" w:space="0" w:color="auto"/>
              <w:bottom w:val="single" w:sz="4" w:space="0" w:color="auto"/>
              <w:right w:val="single" w:sz="4" w:space="0" w:color="auto"/>
            </w:tcBorders>
          </w:tcPr>
          <w:p w14:paraId="0E34C7DE" w14:textId="7BD748AF"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14 mmol/L</w:t>
            </w:r>
          </w:p>
        </w:tc>
        <w:tc>
          <w:tcPr>
            <w:tcW w:w="1271" w:type="dxa"/>
            <w:tcBorders>
              <w:top w:val="single" w:sz="4" w:space="0" w:color="auto"/>
              <w:left w:val="single" w:sz="4" w:space="0" w:color="auto"/>
              <w:bottom w:val="single" w:sz="4" w:space="0" w:color="auto"/>
              <w:right w:val="single" w:sz="4" w:space="0" w:color="auto"/>
            </w:tcBorders>
          </w:tcPr>
          <w:p w14:paraId="6A0781E3"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25B4A0C7" w14:textId="3D0ED6BA"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667122F7" w14:textId="4A5D3498"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0463A3E4"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5FC449C" w14:textId="7D9307E3"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39658666" w14:textId="7A03EC4F"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Glucose</w:t>
            </w:r>
          </w:p>
        </w:tc>
        <w:tc>
          <w:tcPr>
            <w:tcW w:w="1673" w:type="dxa"/>
            <w:tcBorders>
              <w:top w:val="single" w:sz="4" w:space="0" w:color="auto"/>
              <w:left w:val="single" w:sz="4" w:space="0" w:color="auto"/>
              <w:bottom w:val="single" w:sz="4" w:space="0" w:color="auto"/>
              <w:right w:val="single" w:sz="4" w:space="0" w:color="auto"/>
            </w:tcBorders>
          </w:tcPr>
          <w:p w14:paraId="06E1B746" w14:textId="28864B83"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70-100mg/dL</w:t>
            </w:r>
          </w:p>
        </w:tc>
        <w:tc>
          <w:tcPr>
            <w:tcW w:w="1470" w:type="dxa"/>
            <w:tcBorders>
              <w:top w:val="single" w:sz="4" w:space="0" w:color="auto"/>
              <w:left w:val="single" w:sz="4" w:space="0" w:color="auto"/>
              <w:bottom w:val="single" w:sz="4" w:space="0" w:color="auto"/>
              <w:right w:val="single" w:sz="4" w:space="0" w:color="auto"/>
            </w:tcBorders>
          </w:tcPr>
          <w:p w14:paraId="1C409F18" w14:textId="4929D43B"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103 mg/dL</w:t>
            </w:r>
          </w:p>
        </w:tc>
        <w:tc>
          <w:tcPr>
            <w:tcW w:w="1271" w:type="dxa"/>
            <w:tcBorders>
              <w:top w:val="single" w:sz="4" w:space="0" w:color="auto"/>
              <w:left w:val="single" w:sz="4" w:space="0" w:color="auto"/>
              <w:bottom w:val="single" w:sz="4" w:space="0" w:color="auto"/>
              <w:right w:val="single" w:sz="4" w:space="0" w:color="auto"/>
            </w:tcBorders>
          </w:tcPr>
          <w:p w14:paraId="7D5081AC"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1FC7B72B" w14:textId="148B971A"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649512BA" w14:textId="449056D2"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H</w:t>
            </w:r>
          </w:p>
        </w:tc>
        <w:tc>
          <w:tcPr>
            <w:tcW w:w="1635" w:type="dxa"/>
            <w:tcBorders>
              <w:top w:val="single" w:sz="4" w:space="0" w:color="auto"/>
              <w:left w:val="single" w:sz="4" w:space="0" w:color="auto"/>
              <w:bottom w:val="single" w:sz="4" w:space="0" w:color="auto"/>
              <w:right w:val="single" w:sz="4" w:space="0" w:color="auto"/>
            </w:tcBorders>
          </w:tcPr>
          <w:p w14:paraId="0CA29A29" w14:textId="3F6F09E5"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May be due to stress that the patient is undergoing</w:t>
            </w:r>
          </w:p>
        </w:tc>
      </w:tr>
      <w:tr w:rsidR="0036498B" w:rsidRPr="00E04691" w14:paraId="5E60402C" w14:textId="5500D2C3"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79E0E2BE"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lastRenderedPageBreak/>
              <w:t>BUN</w:t>
            </w:r>
          </w:p>
        </w:tc>
        <w:tc>
          <w:tcPr>
            <w:tcW w:w="1673" w:type="dxa"/>
            <w:tcBorders>
              <w:top w:val="single" w:sz="4" w:space="0" w:color="auto"/>
              <w:left w:val="single" w:sz="4" w:space="0" w:color="auto"/>
              <w:bottom w:val="single" w:sz="4" w:space="0" w:color="auto"/>
              <w:right w:val="single" w:sz="4" w:space="0" w:color="auto"/>
            </w:tcBorders>
          </w:tcPr>
          <w:p w14:paraId="43679D91"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8-21 mg/dL</w:t>
            </w:r>
          </w:p>
        </w:tc>
        <w:tc>
          <w:tcPr>
            <w:tcW w:w="1470" w:type="dxa"/>
            <w:tcBorders>
              <w:top w:val="single" w:sz="4" w:space="0" w:color="auto"/>
              <w:left w:val="single" w:sz="4" w:space="0" w:color="auto"/>
              <w:bottom w:val="single" w:sz="4" w:space="0" w:color="auto"/>
              <w:right w:val="single" w:sz="4" w:space="0" w:color="auto"/>
            </w:tcBorders>
          </w:tcPr>
          <w:p w14:paraId="791497F8" w14:textId="742B596E"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14 mg/dL</w:t>
            </w:r>
          </w:p>
        </w:tc>
        <w:tc>
          <w:tcPr>
            <w:tcW w:w="1271" w:type="dxa"/>
            <w:tcBorders>
              <w:top w:val="single" w:sz="4" w:space="0" w:color="auto"/>
              <w:left w:val="single" w:sz="4" w:space="0" w:color="auto"/>
              <w:bottom w:val="single" w:sz="4" w:space="0" w:color="auto"/>
              <w:right w:val="single" w:sz="4" w:space="0" w:color="auto"/>
            </w:tcBorders>
          </w:tcPr>
          <w:p w14:paraId="4A307E69"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3C12BB37" w14:textId="416E644D"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5870119B" w14:textId="5D5F6FC1"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1BA261B4"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78D882F2" w14:textId="3F8AE838" w:rsidTr="00BB616B">
        <w:trPr>
          <w:trHeight w:val="589"/>
        </w:trPr>
        <w:tc>
          <w:tcPr>
            <w:tcW w:w="1724" w:type="dxa"/>
            <w:tcBorders>
              <w:top w:val="single" w:sz="4" w:space="0" w:color="auto"/>
              <w:left w:val="single" w:sz="4" w:space="0" w:color="auto"/>
              <w:bottom w:val="single" w:sz="4" w:space="0" w:color="auto"/>
              <w:right w:val="single" w:sz="4" w:space="0" w:color="auto"/>
            </w:tcBorders>
            <w:hideMark/>
          </w:tcPr>
          <w:p w14:paraId="2D8AC229"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Creatinine</w:t>
            </w:r>
          </w:p>
        </w:tc>
        <w:tc>
          <w:tcPr>
            <w:tcW w:w="1673" w:type="dxa"/>
            <w:tcBorders>
              <w:top w:val="single" w:sz="4" w:space="0" w:color="auto"/>
              <w:left w:val="single" w:sz="4" w:space="0" w:color="auto"/>
              <w:bottom w:val="single" w:sz="4" w:space="0" w:color="auto"/>
              <w:right w:val="single" w:sz="4" w:space="0" w:color="auto"/>
            </w:tcBorders>
          </w:tcPr>
          <w:p w14:paraId="3F476122"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0.51-1.21 mg/dL</w:t>
            </w:r>
          </w:p>
        </w:tc>
        <w:tc>
          <w:tcPr>
            <w:tcW w:w="1470" w:type="dxa"/>
            <w:tcBorders>
              <w:top w:val="single" w:sz="4" w:space="0" w:color="auto"/>
              <w:left w:val="single" w:sz="4" w:space="0" w:color="auto"/>
              <w:bottom w:val="single" w:sz="4" w:space="0" w:color="auto"/>
              <w:right w:val="single" w:sz="4" w:space="0" w:color="auto"/>
            </w:tcBorders>
          </w:tcPr>
          <w:p w14:paraId="30661EB5" w14:textId="258F835A"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0.8 mg/dL</w:t>
            </w:r>
          </w:p>
        </w:tc>
        <w:tc>
          <w:tcPr>
            <w:tcW w:w="1271" w:type="dxa"/>
            <w:tcBorders>
              <w:top w:val="single" w:sz="4" w:space="0" w:color="auto"/>
              <w:left w:val="single" w:sz="4" w:space="0" w:color="auto"/>
              <w:bottom w:val="single" w:sz="4" w:space="0" w:color="auto"/>
              <w:right w:val="single" w:sz="4" w:space="0" w:color="auto"/>
            </w:tcBorders>
          </w:tcPr>
          <w:p w14:paraId="430AB5DD"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143A9809" w14:textId="0CEFBB9A"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2CF2C767" w14:textId="69EEA6B0"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4EFB7E2A"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0A130EAE" w14:textId="2123F896" w:rsidTr="00BB616B">
        <w:trPr>
          <w:trHeight w:val="314"/>
        </w:trPr>
        <w:tc>
          <w:tcPr>
            <w:tcW w:w="1724" w:type="dxa"/>
            <w:tcBorders>
              <w:top w:val="single" w:sz="4" w:space="0" w:color="auto"/>
              <w:left w:val="single" w:sz="4" w:space="0" w:color="auto"/>
              <w:bottom w:val="single" w:sz="4" w:space="0" w:color="auto"/>
              <w:right w:val="single" w:sz="4" w:space="0" w:color="auto"/>
            </w:tcBorders>
            <w:hideMark/>
          </w:tcPr>
          <w:p w14:paraId="25247786"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Calcium</w:t>
            </w:r>
          </w:p>
        </w:tc>
        <w:tc>
          <w:tcPr>
            <w:tcW w:w="1673" w:type="dxa"/>
            <w:tcBorders>
              <w:top w:val="single" w:sz="4" w:space="0" w:color="auto"/>
              <w:left w:val="single" w:sz="4" w:space="0" w:color="auto"/>
              <w:bottom w:val="single" w:sz="4" w:space="0" w:color="auto"/>
              <w:right w:val="single" w:sz="4" w:space="0" w:color="auto"/>
            </w:tcBorders>
          </w:tcPr>
          <w:p w14:paraId="030A2208"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8.2-10.2 mg/dL</w:t>
            </w:r>
          </w:p>
        </w:tc>
        <w:tc>
          <w:tcPr>
            <w:tcW w:w="1470" w:type="dxa"/>
            <w:tcBorders>
              <w:top w:val="single" w:sz="4" w:space="0" w:color="auto"/>
              <w:left w:val="single" w:sz="4" w:space="0" w:color="auto"/>
              <w:bottom w:val="single" w:sz="4" w:space="0" w:color="auto"/>
              <w:right w:val="single" w:sz="4" w:space="0" w:color="auto"/>
            </w:tcBorders>
          </w:tcPr>
          <w:p w14:paraId="36C831EC" w14:textId="788D53D0"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9.7 mg/dL</w:t>
            </w:r>
          </w:p>
        </w:tc>
        <w:tc>
          <w:tcPr>
            <w:tcW w:w="1271" w:type="dxa"/>
            <w:tcBorders>
              <w:top w:val="single" w:sz="4" w:space="0" w:color="auto"/>
              <w:left w:val="single" w:sz="4" w:space="0" w:color="auto"/>
              <w:bottom w:val="single" w:sz="4" w:space="0" w:color="auto"/>
              <w:right w:val="single" w:sz="4" w:space="0" w:color="auto"/>
            </w:tcBorders>
          </w:tcPr>
          <w:p w14:paraId="63FCAE07"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14E2BB6B" w14:textId="6FAD2D63"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009FB5EE" w14:textId="181DCD41"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7C045879"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285FBF3E" w14:textId="4DC30CD2"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1826EAED"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Total protein</w:t>
            </w:r>
          </w:p>
        </w:tc>
        <w:tc>
          <w:tcPr>
            <w:tcW w:w="1673" w:type="dxa"/>
            <w:tcBorders>
              <w:top w:val="single" w:sz="4" w:space="0" w:color="auto"/>
              <w:left w:val="single" w:sz="4" w:space="0" w:color="auto"/>
              <w:bottom w:val="single" w:sz="4" w:space="0" w:color="auto"/>
              <w:right w:val="single" w:sz="4" w:space="0" w:color="auto"/>
            </w:tcBorders>
          </w:tcPr>
          <w:p w14:paraId="280F508A"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6-8 g/dL</w:t>
            </w:r>
          </w:p>
        </w:tc>
        <w:tc>
          <w:tcPr>
            <w:tcW w:w="1470" w:type="dxa"/>
            <w:tcBorders>
              <w:top w:val="single" w:sz="4" w:space="0" w:color="auto"/>
              <w:left w:val="single" w:sz="4" w:space="0" w:color="auto"/>
              <w:bottom w:val="single" w:sz="4" w:space="0" w:color="auto"/>
              <w:right w:val="single" w:sz="4" w:space="0" w:color="auto"/>
            </w:tcBorders>
          </w:tcPr>
          <w:p w14:paraId="6E91966F" w14:textId="62636C80"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8.4 g/dL</w:t>
            </w:r>
          </w:p>
        </w:tc>
        <w:tc>
          <w:tcPr>
            <w:tcW w:w="1271" w:type="dxa"/>
            <w:tcBorders>
              <w:top w:val="single" w:sz="4" w:space="0" w:color="auto"/>
              <w:left w:val="single" w:sz="4" w:space="0" w:color="auto"/>
              <w:bottom w:val="single" w:sz="4" w:space="0" w:color="auto"/>
              <w:right w:val="single" w:sz="4" w:space="0" w:color="auto"/>
            </w:tcBorders>
          </w:tcPr>
          <w:p w14:paraId="61B32FEA"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09D0ACA0" w14:textId="32421513"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0E7B39A9" w14:textId="4A58030A"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H</w:t>
            </w:r>
          </w:p>
        </w:tc>
        <w:tc>
          <w:tcPr>
            <w:tcW w:w="1635" w:type="dxa"/>
            <w:tcBorders>
              <w:top w:val="single" w:sz="4" w:space="0" w:color="auto"/>
              <w:left w:val="single" w:sz="4" w:space="0" w:color="auto"/>
              <w:bottom w:val="single" w:sz="4" w:space="0" w:color="auto"/>
              <w:right w:val="single" w:sz="4" w:space="0" w:color="auto"/>
            </w:tcBorders>
          </w:tcPr>
          <w:p w14:paraId="4ECFBFA9" w14:textId="62E0E86D" w:rsidR="0036498B" w:rsidRPr="00E04691" w:rsidRDefault="00DC79A9"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May be due to the patient’s cancer</w:t>
            </w:r>
          </w:p>
        </w:tc>
      </w:tr>
      <w:tr w:rsidR="0036498B" w:rsidRPr="00E04691" w14:paraId="5DEAF861" w14:textId="12F89B67"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7C3885DC"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Albumin</w:t>
            </w:r>
          </w:p>
        </w:tc>
        <w:tc>
          <w:tcPr>
            <w:tcW w:w="1673" w:type="dxa"/>
            <w:tcBorders>
              <w:top w:val="single" w:sz="4" w:space="0" w:color="auto"/>
              <w:left w:val="single" w:sz="4" w:space="0" w:color="auto"/>
              <w:bottom w:val="single" w:sz="4" w:space="0" w:color="auto"/>
              <w:right w:val="single" w:sz="4" w:space="0" w:color="auto"/>
            </w:tcBorders>
          </w:tcPr>
          <w:p w14:paraId="1F744F0C"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3.7-5.1 g/dL</w:t>
            </w:r>
          </w:p>
        </w:tc>
        <w:tc>
          <w:tcPr>
            <w:tcW w:w="1470" w:type="dxa"/>
            <w:tcBorders>
              <w:top w:val="single" w:sz="4" w:space="0" w:color="auto"/>
              <w:left w:val="single" w:sz="4" w:space="0" w:color="auto"/>
              <w:bottom w:val="single" w:sz="4" w:space="0" w:color="auto"/>
              <w:right w:val="single" w:sz="4" w:space="0" w:color="auto"/>
            </w:tcBorders>
          </w:tcPr>
          <w:p w14:paraId="4C09383B" w14:textId="60664488"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4.5 g/dL</w:t>
            </w:r>
          </w:p>
        </w:tc>
        <w:tc>
          <w:tcPr>
            <w:tcW w:w="1271" w:type="dxa"/>
            <w:tcBorders>
              <w:top w:val="single" w:sz="4" w:space="0" w:color="auto"/>
              <w:left w:val="single" w:sz="4" w:space="0" w:color="auto"/>
              <w:bottom w:val="single" w:sz="4" w:space="0" w:color="auto"/>
              <w:right w:val="single" w:sz="4" w:space="0" w:color="auto"/>
            </w:tcBorders>
          </w:tcPr>
          <w:p w14:paraId="2C2F576A"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016505B5" w14:textId="2F394B5C"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730D3D06" w14:textId="48001992"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666E6C32"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504EB966" w14:textId="3539B9B1"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1A477BFB"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AST</w:t>
            </w:r>
          </w:p>
        </w:tc>
        <w:tc>
          <w:tcPr>
            <w:tcW w:w="1673" w:type="dxa"/>
            <w:tcBorders>
              <w:top w:val="single" w:sz="4" w:space="0" w:color="auto"/>
              <w:left w:val="single" w:sz="4" w:space="0" w:color="auto"/>
              <w:bottom w:val="single" w:sz="4" w:space="0" w:color="auto"/>
              <w:right w:val="single" w:sz="4" w:space="0" w:color="auto"/>
            </w:tcBorders>
          </w:tcPr>
          <w:p w14:paraId="436BFE63"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10-40 units/L</w:t>
            </w:r>
          </w:p>
        </w:tc>
        <w:tc>
          <w:tcPr>
            <w:tcW w:w="1470" w:type="dxa"/>
            <w:tcBorders>
              <w:top w:val="single" w:sz="4" w:space="0" w:color="auto"/>
              <w:left w:val="single" w:sz="4" w:space="0" w:color="auto"/>
              <w:bottom w:val="single" w:sz="4" w:space="0" w:color="auto"/>
              <w:right w:val="single" w:sz="4" w:space="0" w:color="auto"/>
            </w:tcBorders>
          </w:tcPr>
          <w:p w14:paraId="210AEA44" w14:textId="66BCABF8"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27 units/L</w:t>
            </w:r>
          </w:p>
        </w:tc>
        <w:tc>
          <w:tcPr>
            <w:tcW w:w="1271" w:type="dxa"/>
            <w:tcBorders>
              <w:top w:val="single" w:sz="4" w:space="0" w:color="auto"/>
              <w:left w:val="single" w:sz="4" w:space="0" w:color="auto"/>
              <w:bottom w:val="single" w:sz="4" w:space="0" w:color="auto"/>
              <w:right w:val="single" w:sz="4" w:space="0" w:color="auto"/>
            </w:tcBorders>
          </w:tcPr>
          <w:p w14:paraId="440CD7B2"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49574350" w14:textId="3BBBA83F"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733EEE73" w14:textId="688C87EC"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02959AFD"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1FF68F03" w14:textId="40678DAA"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772B4F33"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Total bilirubin</w:t>
            </w:r>
          </w:p>
        </w:tc>
        <w:tc>
          <w:tcPr>
            <w:tcW w:w="1673" w:type="dxa"/>
            <w:tcBorders>
              <w:top w:val="single" w:sz="4" w:space="0" w:color="auto"/>
              <w:left w:val="single" w:sz="4" w:space="0" w:color="auto"/>
              <w:bottom w:val="single" w:sz="4" w:space="0" w:color="auto"/>
              <w:right w:val="single" w:sz="4" w:space="0" w:color="auto"/>
            </w:tcBorders>
          </w:tcPr>
          <w:p w14:paraId="538A4CDD"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&lt;1.2 mg/dL</w:t>
            </w:r>
          </w:p>
        </w:tc>
        <w:tc>
          <w:tcPr>
            <w:tcW w:w="1470" w:type="dxa"/>
            <w:tcBorders>
              <w:top w:val="single" w:sz="4" w:space="0" w:color="auto"/>
              <w:left w:val="single" w:sz="4" w:space="0" w:color="auto"/>
              <w:bottom w:val="single" w:sz="4" w:space="0" w:color="auto"/>
              <w:right w:val="single" w:sz="4" w:space="0" w:color="auto"/>
            </w:tcBorders>
          </w:tcPr>
          <w:p w14:paraId="7BB3A581" w14:textId="2F7557CB"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0.5 mg/dL</w:t>
            </w:r>
          </w:p>
        </w:tc>
        <w:tc>
          <w:tcPr>
            <w:tcW w:w="1271" w:type="dxa"/>
            <w:tcBorders>
              <w:top w:val="single" w:sz="4" w:space="0" w:color="auto"/>
              <w:left w:val="single" w:sz="4" w:space="0" w:color="auto"/>
              <w:bottom w:val="single" w:sz="4" w:space="0" w:color="auto"/>
              <w:right w:val="single" w:sz="4" w:space="0" w:color="auto"/>
            </w:tcBorders>
          </w:tcPr>
          <w:p w14:paraId="293257E6" w14:textId="77777777" w:rsidR="00041083"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02/07/2026</w:t>
            </w:r>
          </w:p>
          <w:p w14:paraId="2481BB35" w14:textId="0B62D252" w:rsidR="0036498B" w:rsidRPr="00E04691" w:rsidRDefault="00041083" w:rsidP="00041083">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07:45</w:t>
            </w:r>
          </w:p>
        </w:tc>
        <w:tc>
          <w:tcPr>
            <w:tcW w:w="1280" w:type="dxa"/>
            <w:tcBorders>
              <w:top w:val="single" w:sz="4" w:space="0" w:color="auto"/>
              <w:left w:val="single" w:sz="4" w:space="0" w:color="auto"/>
              <w:bottom w:val="single" w:sz="4" w:space="0" w:color="auto"/>
              <w:right w:val="single" w:sz="4" w:space="0" w:color="auto"/>
            </w:tcBorders>
          </w:tcPr>
          <w:p w14:paraId="1DDF70C9" w14:textId="122F4439" w:rsidR="0036498B" w:rsidRPr="00E04691" w:rsidRDefault="00041083"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5FB27D9D"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4A369FA" w14:textId="6B6ED677"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1927E0FC" w14:textId="72FDE2B6"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b/>
              </w:rPr>
              <w:t xml:space="preserve">OTHER </w:t>
            </w:r>
            <w:r w:rsidR="00013F3E">
              <w:rPr>
                <w:rFonts w:ascii="Times New Roman" w:eastAsia="Calibri" w:hAnsi="Times New Roman" w:cs="Times New Roman"/>
                <w:b/>
              </w:rPr>
              <w:t xml:space="preserve">PERTINENT </w:t>
            </w:r>
            <w:r w:rsidRPr="00E04691">
              <w:rPr>
                <w:rFonts w:ascii="Times New Roman" w:eastAsia="Calibri" w:hAnsi="Times New Roman" w:cs="Times New Roman"/>
                <w:b/>
              </w:rPr>
              <w:t>LABS</w:t>
            </w:r>
          </w:p>
        </w:tc>
        <w:tc>
          <w:tcPr>
            <w:tcW w:w="167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9EEE689"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4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D0ED815"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7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B9A142F"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AF8B0"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6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6269310"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7E95AC61" w14:textId="60E47BCA"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4C258758" w14:textId="77777777" w:rsidR="0036498B" w:rsidRPr="00E04691" w:rsidRDefault="0036498B" w:rsidP="00C84717">
            <w:pPr>
              <w:spacing w:line="276" w:lineRule="auto"/>
              <w:jc w:val="center"/>
              <w:rPr>
                <w:rFonts w:ascii="Times New Roman" w:eastAsia="Calibri" w:hAnsi="Times New Roman" w:cs="Times New Roman"/>
              </w:rPr>
            </w:pPr>
          </w:p>
        </w:tc>
        <w:tc>
          <w:tcPr>
            <w:tcW w:w="1673" w:type="dxa"/>
            <w:tcBorders>
              <w:top w:val="single" w:sz="4" w:space="0" w:color="auto"/>
              <w:left w:val="single" w:sz="4" w:space="0" w:color="auto"/>
              <w:bottom w:val="single" w:sz="4" w:space="0" w:color="auto"/>
              <w:right w:val="single" w:sz="4" w:space="0" w:color="auto"/>
            </w:tcBorders>
          </w:tcPr>
          <w:p w14:paraId="56C6078B"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470" w:type="dxa"/>
            <w:tcBorders>
              <w:top w:val="single" w:sz="4" w:space="0" w:color="auto"/>
              <w:left w:val="single" w:sz="4" w:space="0" w:color="auto"/>
              <w:bottom w:val="single" w:sz="4" w:space="0" w:color="auto"/>
              <w:right w:val="single" w:sz="4" w:space="0" w:color="auto"/>
            </w:tcBorders>
          </w:tcPr>
          <w:p w14:paraId="061C51C4"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71" w:type="dxa"/>
            <w:tcBorders>
              <w:top w:val="single" w:sz="4" w:space="0" w:color="auto"/>
              <w:left w:val="single" w:sz="4" w:space="0" w:color="auto"/>
              <w:bottom w:val="single" w:sz="4" w:space="0" w:color="auto"/>
              <w:right w:val="single" w:sz="4" w:space="0" w:color="auto"/>
            </w:tcBorders>
          </w:tcPr>
          <w:p w14:paraId="2254F8D6"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80" w:type="dxa"/>
            <w:tcBorders>
              <w:top w:val="single" w:sz="4" w:space="0" w:color="auto"/>
              <w:left w:val="single" w:sz="4" w:space="0" w:color="auto"/>
              <w:bottom w:val="single" w:sz="4" w:space="0" w:color="auto"/>
              <w:right w:val="single" w:sz="4" w:space="0" w:color="auto"/>
            </w:tcBorders>
          </w:tcPr>
          <w:p w14:paraId="5B26E7C1"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635" w:type="dxa"/>
            <w:tcBorders>
              <w:top w:val="single" w:sz="4" w:space="0" w:color="auto"/>
              <w:left w:val="single" w:sz="4" w:space="0" w:color="auto"/>
              <w:bottom w:val="single" w:sz="4" w:space="0" w:color="auto"/>
              <w:right w:val="single" w:sz="4" w:space="0" w:color="auto"/>
            </w:tcBorders>
          </w:tcPr>
          <w:p w14:paraId="386DF051"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39AA9E06" w14:textId="6CA91788"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4F02FA33" w14:textId="77777777" w:rsidR="0036498B" w:rsidRPr="00E04691" w:rsidRDefault="0036498B" w:rsidP="00C84717">
            <w:pPr>
              <w:spacing w:line="276" w:lineRule="auto"/>
              <w:jc w:val="center"/>
              <w:rPr>
                <w:rFonts w:ascii="Times New Roman" w:eastAsia="Calibri" w:hAnsi="Times New Roman" w:cs="Times New Roman"/>
              </w:rPr>
            </w:pPr>
          </w:p>
        </w:tc>
        <w:tc>
          <w:tcPr>
            <w:tcW w:w="1673" w:type="dxa"/>
            <w:tcBorders>
              <w:top w:val="single" w:sz="4" w:space="0" w:color="auto"/>
              <w:left w:val="single" w:sz="4" w:space="0" w:color="auto"/>
              <w:bottom w:val="single" w:sz="4" w:space="0" w:color="auto"/>
              <w:right w:val="single" w:sz="4" w:space="0" w:color="auto"/>
            </w:tcBorders>
          </w:tcPr>
          <w:p w14:paraId="40456532"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470" w:type="dxa"/>
            <w:tcBorders>
              <w:top w:val="single" w:sz="4" w:space="0" w:color="auto"/>
              <w:left w:val="single" w:sz="4" w:space="0" w:color="auto"/>
              <w:bottom w:val="single" w:sz="4" w:space="0" w:color="auto"/>
              <w:right w:val="single" w:sz="4" w:space="0" w:color="auto"/>
            </w:tcBorders>
          </w:tcPr>
          <w:p w14:paraId="414813DE"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71" w:type="dxa"/>
            <w:tcBorders>
              <w:top w:val="single" w:sz="4" w:space="0" w:color="auto"/>
              <w:left w:val="single" w:sz="4" w:space="0" w:color="auto"/>
              <w:bottom w:val="single" w:sz="4" w:space="0" w:color="auto"/>
              <w:right w:val="single" w:sz="4" w:space="0" w:color="auto"/>
            </w:tcBorders>
          </w:tcPr>
          <w:p w14:paraId="5B733054"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80" w:type="dxa"/>
            <w:tcBorders>
              <w:top w:val="single" w:sz="4" w:space="0" w:color="auto"/>
              <w:left w:val="single" w:sz="4" w:space="0" w:color="auto"/>
              <w:bottom w:val="single" w:sz="4" w:space="0" w:color="auto"/>
              <w:right w:val="single" w:sz="4" w:space="0" w:color="auto"/>
            </w:tcBorders>
          </w:tcPr>
          <w:p w14:paraId="78AA55CD"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635" w:type="dxa"/>
            <w:tcBorders>
              <w:top w:val="single" w:sz="4" w:space="0" w:color="auto"/>
              <w:left w:val="single" w:sz="4" w:space="0" w:color="auto"/>
              <w:bottom w:val="single" w:sz="4" w:space="0" w:color="auto"/>
              <w:right w:val="single" w:sz="4" w:space="0" w:color="auto"/>
            </w:tcBorders>
          </w:tcPr>
          <w:p w14:paraId="2DF8C0E2"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8536601" w14:textId="3B0C56F9"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617D0C18" w14:textId="77777777" w:rsidR="0036498B" w:rsidRPr="00E04691" w:rsidRDefault="0036498B" w:rsidP="00C84717">
            <w:pPr>
              <w:spacing w:line="276" w:lineRule="auto"/>
              <w:jc w:val="center"/>
              <w:rPr>
                <w:rFonts w:ascii="Times New Roman" w:eastAsia="Calibri" w:hAnsi="Times New Roman" w:cs="Times New Roman"/>
              </w:rPr>
            </w:pPr>
          </w:p>
        </w:tc>
        <w:tc>
          <w:tcPr>
            <w:tcW w:w="1673" w:type="dxa"/>
            <w:tcBorders>
              <w:top w:val="single" w:sz="4" w:space="0" w:color="auto"/>
              <w:left w:val="single" w:sz="4" w:space="0" w:color="auto"/>
              <w:bottom w:val="single" w:sz="4" w:space="0" w:color="auto"/>
              <w:right w:val="single" w:sz="4" w:space="0" w:color="auto"/>
            </w:tcBorders>
          </w:tcPr>
          <w:p w14:paraId="1545CC3D"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470" w:type="dxa"/>
            <w:tcBorders>
              <w:top w:val="single" w:sz="4" w:space="0" w:color="auto"/>
              <w:left w:val="single" w:sz="4" w:space="0" w:color="auto"/>
              <w:bottom w:val="single" w:sz="4" w:space="0" w:color="auto"/>
              <w:right w:val="single" w:sz="4" w:space="0" w:color="auto"/>
            </w:tcBorders>
          </w:tcPr>
          <w:p w14:paraId="31B8F9A2"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271" w:type="dxa"/>
            <w:tcBorders>
              <w:top w:val="single" w:sz="4" w:space="0" w:color="auto"/>
              <w:left w:val="single" w:sz="4" w:space="0" w:color="auto"/>
              <w:bottom w:val="single" w:sz="4" w:space="0" w:color="auto"/>
              <w:right w:val="single" w:sz="4" w:space="0" w:color="auto"/>
            </w:tcBorders>
          </w:tcPr>
          <w:p w14:paraId="630C66E4"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280" w:type="dxa"/>
            <w:tcBorders>
              <w:top w:val="single" w:sz="4" w:space="0" w:color="auto"/>
              <w:left w:val="single" w:sz="4" w:space="0" w:color="auto"/>
              <w:bottom w:val="single" w:sz="4" w:space="0" w:color="auto"/>
              <w:right w:val="single" w:sz="4" w:space="0" w:color="auto"/>
            </w:tcBorders>
          </w:tcPr>
          <w:p w14:paraId="5789461B"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635" w:type="dxa"/>
            <w:tcBorders>
              <w:top w:val="single" w:sz="4" w:space="0" w:color="auto"/>
              <w:left w:val="single" w:sz="4" w:space="0" w:color="auto"/>
              <w:bottom w:val="single" w:sz="4" w:space="0" w:color="auto"/>
              <w:right w:val="single" w:sz="4" w:space="0" w:color="auto"/>
            </w:tcBorders>
          </w:tcPr>
          <w:p w14:paraId="63716320" w14:textId="77777777" w:rsidR="0036498B" w:rsidRPr="00E04691" w:rsidRDefault="0036498B" w:rsidP="00C84717">
            <w:pPr>
              <w:spacing w:line="276" w:lineRule="auto"/>
              <w:jc w:val="center"/>
              <w:rPr>
                <w:rFonts w:ascii="Times New Roman" w:eastAsia="Calibri" w:hAnsi="Times New Roman" w:cs="Times New Roman"/>
                <w:b/>
                <w:sz w:val="22"/>
                <w:szCs w:val="22"/>
              </w:rPr>
            </w:pPr>
          </w:p>
        </w:tc>
      </w:tr>
    </w:tbl>
    <w:p w14:paraId="7E0CCCAD" w14:textId="13B735B7" w:rsidR="00751E24" w:rsidRPr="00E04691" w:rsidRDefault="006B63DA" w:rsidP="00751E24">
      <w:pPr>
        <w:jc w:val="right"/>
        <w:rPr>
          <w:rFonts w:ascii="Times New Roman" w:hAnsi="Times New Roman" w:cs="Times New Roman"/>
          <w:b/>
          <w:bCs/>
          <w:sz w:val="28"/>
          <w:szCs w:val="28"/>
        </w:rPr>
      </w:pPr>
      <w:r w:rsidRPr="00E04691">
        <w:rPr>
          <w:rFonts w:ascii="Times New Roman" w:hAnsi="Times New Roman" w:cs="Times New Roman"/>
        </w:rPr>
        <w:t xml:space="preserve"> </w:t>
      </w:r>
      <w:r w:rsidR="00A61EAA" w:rsidRPr="00E04691">
        <w:rPr>
          <w:rFonts w:ascii="Times New Roman" w:hAnsi="Times New Roman" w:cs="Times New Roman"/>
        </w:rPr>
        <w:t>(</w:t>
      </w:r>
      <w:r w:rsidR="002428E6" w:rsidRPr="00E04691">
        <w:rPr>
          <w:rFonts w:ascii="Times New Roman" w:hAnsi="Times New Roman" w:cs="Times New Roman"/>
        </w:rPr>
        <w:t xml:space="preserve">Van </w:t>
      </w:r>
      <w:r w:rsidR="00A94BEE" w:rsidRPr="00E04691">
        <w:rPr>
          <w:rFonts w:ascii="Times New Roman" w:hAnsi="Times New Roman" w:cs="Times New Roman"/>
        </w:rPr>
        <w:t>Leeuwen &amp; Bladh, 201</w:t>
      </w:r>
      <w:r w:rsidR="000D40C9">
        <w:rPr>
          <w:rFonts w:ascii="Times New Roman" w:hAnsi="Times New Roman" w:cs="Times New Roman"/>
        </w:rPr>
        <w:t>9</w:t>
      </w:r>
      <w:r w:rsidR="00A61EAA" w:rsidRPr="00E04691">
        <w:rPr>
          <w:rFonts w:ascii="Times New Roman" w:hAnsi="Times New Roman" w:cs="Times New Roman"/>
        </w:rPr>
        <w:t>)</w:t>
      </w:r>
      <w:r w:rsidR="00751E24" w:rsidRPr="00E04691">
        <w:rPr>
          <w:rFonts w:ascii="Times New Roman" w:hAnsi="Times New Roman" w:cs="Times New Roman"/>
          <w:b/>
          <w:bCs/>
          <w:sz w:val="28"/>
          <w:szCs w:val="28"/>
        </w:rPr>
        <w:t xml:space="preserve"> </w:t>
      </w:r>
    </w:p>
    <w:p w14:paraId="4C1507B3" w14:textId="77777777" w:rsidR="00751E24" w:rsidRPr="00E04691" w:rsidRDefault="00751E24" w:rsidP="00751E24">
      <w:pPr>
        <w:rPr>
          <w:rFonts w:ascii="Times New Roman" w:hAnsi="Times New Roman" w:cs="Times New Roman"/>
          <w:b/>
          <w:bCs/>
          <w:sz w:val="28"/>
          <w:szCs w:val="28"/>
        </w:rPr>
      </w:pPr>
    </w:p>
    <w:p w14:paraId="5DD54BCC" w14:textId="7DCE3C0E" w:rsidR="00751E24" w:rsidRPr="00E04691" w:rsidRDefault="00751E24" w:rsidP="00751E24">
      <w:pPr>
        <w:rPr>
          <w:rFonts w:ascii="Times New Roman" w:hAnsi="Times New Roman" w:cs="Times New Roman"/>
          <w:b/>
          <w:bCs/>
          <w:sz w:val="28"/>
          <w:szCs w:val="28"/>
        </w:rPr>
      </w:pPr>
      <w:r w:rsidRPr="00E04691">
        <w:rPr>
          <w:rFonts w:ascii="Times New Roman" w:hAnsi="Times New Roman" w:cs="Times New Roman"/>
          <w:b/>
          <w:bCs/>
          <w:sz w:val="28"/>
          <w:szCs w:val="28"/>
        </w:rPr>
        <w:t>Diagnostic Tests</w:t>
      </w:r>
      <w:r w:rsidR="00BD4355">
        <w:rPr>
          <w:rFonts w:ascii="Times New Roman" w:hAnsi="Times New Roman" w:cs="Times New Roman"/>
          <w:b/>
          <w:bCs/>
          <w:sz w:val="28"/>
          <w:szCs w:val="28"/>
        </w:rPr>
        <w:t xml:space="preserve"> or Procedures</w:t>
      </w:r>
    </w:p>
    <w:p w14:paraId="5AC9AEEB" w14:textId="77777777" w:rsidR="00751E24" w:rsidRPr="00E04691" w:rsidRDefault="00751E24" w:rsidP="00751E24">
      <w:pPr>
        <w:jc w:val="center"/>
        <w:rPr>
          <w:rFonts w:ascii="Times New Roman" w:hAnsi="Times New Roman" w:cs="Times New Roman"/>
          <w:b/>
          <w:bCs/>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7"/>
        <w:gridCol w:w="3108"/>
        <w:gridCol w:w="3115"/>
      </w:tblGrid>
      <w:tr w:rsidR="00751E24" w:rsidRPr="00E04691" w14:paraId="61ED3AA4" w14:textId="77777777" w:rsidTr="00FB7F96">
        <w:tc>
          <w:tcPr>
            <w:tcW w:w="3127" w:type="dxa"/>
            <w:shd w:val="clear" w:color="auto" w:fill="BFBFBF" w:themeFill="background1" w:themeFillShade="BF"/>
          </w:tcPr>
          <w:p w14:paraId="06485719" w14:textId="74E69175" w:rsidR="00751E24" w:rsidRPr="00E04691" w:rsidRDefault="004343AE" w:rsidP="000A1828">
            <w:pPr>
              <w:jc w:val="center"/>
              <w:rPr>
                <w:rFonts w:ascii="Times New Roman" w:hAnsi="Times New Roman" w:cs="Times New Roman"/>
                <w:b/>
                <w:bCs/>
                <w:sz w:val="22"/>
                <w:szCs w:val="22"/>
              </w:rPr>
            </w:pPr>
            <w:r>
              <w:rPr>
                <w:rFonts w:ascii="Times New Roman" w:hAnsi="Times New Roman" w:cs="Times New Roman"/>
                <w:b/>
                <w:bCs/>
                <w:sz w:val="22"/>
                <w:szCs w:val="22"/>
              </w:rPr>
              <w:t xml:space="preserve">Completed </w:t>
            </w:r>
            <w:r w:rsidR="00751E24" w:rsidRPr="00E04691">
              <w:rPr>
                <w:rFonts w:ascii="Times New Roman" w:hAnsi="Times New Roman" w:cs="Times New Roman"/>
                <w:b/>
                <w:bCs/>
                <w:sz w:val="22"/>
                <w:szCs w:val="22"/>
              </w:rPr>
              <w:t xml:space="preserve">Diagnostic </w:t>
            </w:r>
            <w:r w:rsidR="00092003">
              <w:rPr>
                <w:rFonts w:ascii="Times New Roman" w:hAnsi="Times New Roman" w:cs="Times New Roman"/>
                <w:b/>
                <w:bCs/>
                <w:sz w:val="22"/>
                <w:szCs w:val="22"/>
              </w:rPr>
              <w:t>Tests</w:t>
            </w:r>
            <w:r w:rsidR="00BD4355">
              <w:rPr>
                <w:rFonts w:ascii="Times New Roman" w:hAnsi="Times New Roman" w:cs="Times New Roman"/>
                <w:b/>
                <w:bCs/>
                <w:sz w:val="22"/>
                <w:szCs w:val="22"/>
              </w:rPr>
              <w:t xml:space="preserve"> or Procedures</w:t>
            </w:r>
          </w:p>
        </w:tc>
        <w:tc>
          <w:tcPr>
            <w:tcW w:w="3108" w:type="dxa"/>
            <w:shd w:val="clear" w:color="auto" w:fill="BFBFBF" w:themeFill="background1" w:themeFillShade="BF"/>
          </w:tcPr>
          <w:p w14:paraId="204218E0" w14:textId="77777777" w:rsidR="00751E24" w:rsidRPr="00E04691" w:rsidRDefault="00751E24" w:rsidP="000A1828">
            <w:pPr>
              <w:jc w:val="center"/>
              <w:rPr>
                <w:rFonts w:ascii="Times New Roman" w:hAnsi="Times New Roman" w:cs="Times New Roman"/>
                <w:b/>
                <w:bCs/>
                <w:sz w:val="22"/>
                <w:szCs w:val="22"/>
              </w:rPr>
            </w:pPr>
            <w:r w:rsidRPr="00E04691">
              <w:rPr>
                <w:rFonts w:ascii="Times New Roman" w:hAnsi="Times New Roman" w:cs="Times New Roman"/>
                <w:b/>
                <w:bCs/>
                <w:sz w:val="22"/>
                <w:szCs w:val="22"/>
              </w:rPr>
              <w:t>Date &amp; Time</w:t>
            </w:r>
          </w:p>
        </w:tc>
        <w:tc>
          <w:tcPr>
            <w:tcW w:w="3115" w:type="dxa"/>
            <w:shd w:val="clear" w:color="auto" w:fill="BFBFBF" w:themeFill="background1" w:themeFillShade="BF"/>
          </w:tcPr>
          <w:p w14:paraId="22C10518" w14:textId="77777777" w:rsidR="00751E24" w:rsidRPr="00E04691" w:rsidRDefault="00751E24" w:rsidP="000A1828">
            <w:pPr>
              <w:jc w:val="center"/>
              <w:rPr>
                <w:rFonts w:ascii="Times New Roman" w:hAnsi="Times New Roman" w:cs="Times New Roman"/>
                <w:b/>
                <w:bCs/>
                <w:sz w:val="22"/>
                <w:szCs w:val="22"/>
              </w:rPr>
            </w:pPr>
            <w:r w:rsidRPr="00E04691">
              <w:rPr>
                <w:rFonts w:ascii="Times New Roman" w:hAnsi="Times New Roman" w:cs="Times New Roman"/>
                <w:b/>
                <w:bCs/>
                <w:sz w:val="22"/>
                <w:szCs w:val="22"/>
              </w:rPr>
              <w:t>Results</w:t>
            </w:r>
          </w:p>
        </w:tc>
      </w:tr>
      <w:tr w:rsidR="00751E24" w:rsidRPr="00E04691" w14:paraId="15D2E289" w14:textId="77777777" w:rsidTr="00FB7F96">
        <w:tc>
          <w:tcPr>
            <w:tcW w:w="3127" w:type="dxa"/>
          </w:tcPr>
          <w:p w14:paraId="64EF8602" w14:textId="2F256976" w:rsidR="00751E24" w:rsidRPr="00E04691" w:rsidRDefault="00DC79A9" w:rsidP="000A1828">
            <w:pPr>
              <w:jc w:val="center"/>
              <w:rPr>
                <w:rFonts w:ascii="Times New Roman" w:hAnsi="Times New Roman" w:cs="Times New Roman"/>
                <w:b/>
                <w:bCs/>
              </w:rPr>
            </w:pPr>
            <w:r>
              <w:rPr>
                <w:rFonts w:ascii="Times New Roman" w:hAnsi="Times New Roman" w:cs="Times New Roman"/>
                <w:b/>
                <w:bCs/>
              </w:rPr>
              <w:t>CT Brain/Neck w/o Contrast</w:t>
            </w:r>
          </w:p>
        </w:tc>
        <w:tc>
          <w:tcPr>
            <w:tcW w:w="3108" w:type="dxa"/>
          </w:tcPr>
          <w:p w14:paraId="53F4F229" w14:textId="5B49DFEC" w:rsidR="00751E24" w:rsidRPr="00E04691" w:rsidRDefault="00DC79A9" w:rsidP="000A1828">
            <w:pPr>
              <w:rPr>
                <w:rFonts w:ascii="Times New Roman" w:hAnsi="Times New Roman" w:cs="Times New Roman"/>
                <w:bCs/>
              </w:rPr>
            </w:pPr>
            <w:r>
              <w:rPr>
                <w:rFonts w:ascii="Times New Roman" w:hAnsi="Times New Roman" w:cs="Times New Roman"/>
                <w:bCs/>
              </w:rPr>
              <w:t>12:05 02/07/2026</w:t>
            </w:r>
          </w:p>
        </w:tc>
        <w:tc>
          <w:tcPr>
            <w:tcW w:w="3115" w:type="dxa"/>
          </w:tcPr>
          <w:p w14:paraId="76FAFD43" w14:textId="10B3BE23" w:rsidR="00751E24" w:rsidRPr="00E04691" w:rsidRDefault="00DC79A9" w:rsidP="000A1828">
            <w:pPr>
              <w:rPr>
                <w:rFonts w:ascii="Times New Roman" w:hAnsi="Times New Roman" w:cs="Times New Roman"/>
                <w:bCs/>
              </w:rPr>
            </w:pPr>
            <w:r>
              <w:rPr>
                <w:rFonts w:ascii="Times New Roman" w:hAnsi="Times New Roman" w:cs="Times New Roman"/>
                <w:bCs/>
              </w:rPr>
              <w:t>No intracranial findings</w:t>
            </w:r>
          </w:p>
        </w:tc>
      </w:tr>
      <w:tr w:rsidR="00751E24" w:rsidRPr="00E04691" w14:paraId="2FCB176B" w14:textId="77777777" w:rsidTr="00FB7F96">
        <w:tc>
          <w:tcPr>
            <w:tcW w:w="3127" w:type="dxa"/>
          </w:tcPr>
          <w:p w14:paraId="56496A86" w14:textId="63AF3CE8" w:rsidR="00751E24" w:rsidRPr="00E04691" w:rsidRDefault="00DC79A9" w:rsidP="000A1828">
            <w:pPr>
              <w:jc w:val="center"/>
              <w:rPr>
                <w:rFonts w:ascii="Times New Roman" w:hAnsi="Times New Roman" w:cs="Times New Roman"/>
                <w:b/>
                <w:bCs/>
              </w:rPr>
            </w:pPr>
            <w:r>
              <w:rPr>
                <w:rFonts w:ascii="Times New Roman" w:hAnsi="Times New Roman" w:cs="Times New Roman"/>
                <w:b/>
                <w:bCs/>
              </w:rPr>
              <w:t>XR Chest 2 views</w:t>
            </w:r>
          </w:p>
        </w:tc>
        <w:tc>
          <w:tcPr>
            <w:tcW w:w="3108" w:type="dxa"/>
          </w:tcPr>
          <w:p w14:paraId="59887ED4" w14:textId="623DC9FD" w:rsidR="00751E24" w:rsidRPr="00E04691" w:rsidRDefault="00DC79A9" w:rsidP="000A1828">
            <w:pPr>
              <w:rPr>
                <w:rFonts w:ascii="Times New Roman" w:hAnsi="Times New Roman" w:cs="Times New Roman"/>
                <w:bCs/>
              </w:rPr>
            </w:pPr>
            <w:r>
              <w:rPr>
                <w:rFonts w:ascii="Times New Roman" w:hAnsi="Times New Roman" w:cs="Times New Roman"/>
                <w:bCs/>
              </w:rPr>
              <w:t>10:22 02/07/2026</w:t>
            </w:r>
          </w:p>
        </w:tc>
        <w:tc>
          <w:tcPr>
            <w:tcW w:w="3115" w:type="dxa"/>
          </w:tcPr>
          <w:p w14:paraId="64767749" w14:textId="44974124" w:rsidR="00751E24" w:rsidRPr="00E04691" w:rsidRDefault="00DC79A9" w:rsidP="000A1828">
            <w:pPr>
              <w:rPr>
                <w:rFonts w:ascii="Times New Roman" w:hAnsi="Times New Roman" w:cs="Times New Roman"/>
                <w:bCs/>
              </w:rPr>
            </w:pPr>
            <w:r>
              <w:rPr>
                <w:rFonts w:ascii="Times New Roman" w:hAnsi="Times New Roman" w:cs="Times New Roman"/>
                <w:bCs/>
              </w:rPr>
              <w:t>Minimum streaky left retrocardiac opacity may represent segmental atelectasis correlate clinically to exude early or developing infiltrate</w:t>
            </w:r>
          </w:p>
        </w:tc>
      </w:tr>
      <w:tr w:rsidR="00751E24" w:rsidRPr="00E04691" w14:paraId="0B2672BD" w14:textId="77777777" w:rsidTr="00FB7F96">
        <w:tc>
          <w:tcPr>
            <w:tcW w:w="3127" w:type="dxa"/>
          </w:tcPr>
          <w:p w14:paraId="1D4E2CEE" w14:textId="77777777" w:rsidR="00751E24" w:rsidRPr="00E04691" w:rsidRDefault="00751E24" w:rsidP="000A1828">
            <w:pPr>
              <w:jc w:val="center"/>
              <w:rPr>
                <w:rFonts w:ascii="Times New Roman" w:hAnsi="Times New Roman" w:cs="Times New Roman"/>
                <w:b/>
                <w:bCs/>
              </w:rPr>
            </w:pPr>
          </w:p>
        </w:tc>
        <w:tc>
          <w:tcPr>
            <w:tcW w:w="3108" w:type="dxa"/>
          </w:tcPr>
          <w:p w14:paraId="5B1E5DC2" w14:textId="77777777" w:rsidR="00751E24" w:rsidRPr="00E04691" w:rsidRDefault="00751E24" w:rsidP="000A1828">
            <w:pPr>
              <w:rPr>
                <w:rFonts w:ascii="Times New Roman" w:hAnsi="Times New Roman" w:cs="Times New Roman"/>
                <w:bCs/>
              </w:rPr>
            </w:pPr>
          </w:p>
        </w:tc>
        <w:tc>
          <w:tcPr>
            <w:tcW w:w="3115" w:type="dxa"/>
          </w:tcPr>
          <w:p w14:paraId="36FFB744" w14:textId="77777777" w:rsidR="00751E24" w:rsidRPr="00E04691" w:rsidRDefault="00751E24" w:rsidP="000A1828">
            <w:pPr>
              <w:rPr>
                <w:rFonts w:ascii="Times New Roman" w:hAnsi="Times New Roman" w:cs="Times New Roman"/>
                <w:bCs/>
              </w:rPr>
            </w:pPr>
          </w:p>
        </w:tc>
      </w:tr>
      <w:tr w:rsidR="00751E24" w:rsidRPr="00E04691" w14:paraId="39AF1890" w14:textId="77777777" w:rsidTr="00FB7F96">
        <w:tc>
          <w:tcPr>
            <w:tcW w:w="3127" w:type="dxa"/>
          </w:tcPr>
          <w:p w14:paraId="5D0C77A1" w14:textId="77777777" w:rsidR="00751E24" w:rsidRPr="00E04691" w:rsidRDefault="00751E24" w:rsidP="000A1828">
            <w:pPr>
              <w:jc w:val="center"/>
              <w:rPr>
                <w:rFonts w:ascii="Times New Roman" w:hAnsi="Times New Roman" w:cs="Times New Roman"/>
                <w:b/>
                <w:bCs/>
              </w:rPr>
            </w:pPr>
          </w:p>
        </w:tc>
        <w:tc>
          <w:tcPr>
            <w:tcW w:w="3108" w:type="dxa"/>
          </w:tcPr>
          <w:p w14:paraId="42563374" w14:textId="77777777" w:rsidR="00751E24" w:rsidRPr="00E04691" w:rsidRDefault="00751E24" w:rsidP="000A1828">
            <w:pPr>
              <w:rPr>
                <w:rFonts w:ascii="Times New Roman" w:hAnsi="Times New Roman" w:cs="Times New Roman"/>
                <w:bCs/>
              </w:rPr>
            </w:pPr>
          </w:p>
        </w:tc>
        <w:tc>
          <w:tcPr>
            <w:tcW w:w="3115" w:type="dxa"/>
          </w:tcPr>
          <w:p w14:paraId="0000CC6D" w14:textId="77777777" w:rsidR="00751E24" w:rsidRPr="00E04691" w:rsidRDefault="00751E24" w:rsidP="000A1828">
            <w:pPr>
              <w:rPr>
                <w:rFonts w:ascii="Times New Roman" w:hAnsi="Times New Roman" w:cs="Times New Roman"/>
                <w:bCs/>
              </w:rPr>
            </w:pPr>
          </w:p>
        </w:tc>
      </w:tr>
      <w:tr w:rsidR="00FB7F96" w:rsidRPr="00E04691" w14:paraId="36DD9CFE" w14:textId="77777777" w:rsidTr="00FB7F96">
        <w:tc>
          <w:tcPr>
            <w:tcW w:w="3127" w:type="dxa"/>
            <w:shd w:val="clear" w:color="auto" w:fill="BFBFBF" w:themeFill="background1" w:themeFillShade="BF"/>
          </w:tcPr>
          <w:p w14:paraId="3D1AE195" w14:textId="46C2498A" w:rsidR="00FB7F96" w:rsidRPr="004343AE" w:rsidRDefault="00FB7F96" w:rsidP="004343AE">
            <w:pPr>
              <w:jc w:val="center"/>
              <w:rPr>
                <w:rFonts w:ascii="Times New Roman" w:hAnsi="Times New Roman" w:cs="Times New Roman"/>
                <w:b/>
                <w:bCs/>
                <w:sz w:val="22"/>
                <w:szCs w:val="22"/>
              </w:rPr>
            </w:pPr>
            <w:r w:rsidRPr="004343AE">
              <w:rPr>
                <w:rFonts w:ascii="Times New Roman" w:hAnsi="Times New Roman" w:cs="Times New Roman"/>
                <w:b/>
                <w:bCs/>
                <w:sz w:val="22"/>
                <w:szCs w:val="22"/>
              </w:rPr>
              <w:t xml:space="preserve">Upcoming Diagnostic </w:t>
            </w:r>
            <w:r w:rsidR="00092003">
              <w:rPr>
                <w:rFonts w:ascii="Times New Roman" w:hAnsi="Times New Roman" w:cs="Times New Roman"/>
                <w:b/>
                <w:bCs/>
                <w:sz w:val="22"/>
                <w:szCs w:val="22"/>
              </w:rPr>
              <w:t>Tests</w:t>
            </w:r>
            <w:r w:rsidR="00BD4355">
              <w:rPr>
                <w:rFonts w:ascii="Times New Roman" w:hAnsi="Times New Roman" w:cs="Times New Roman"/>
                <w:b/>
                <w:bCs/>
                <w:sz w:val="22"/>
                <w:szCs w:val="22"/>
              </w:rPr>
              <w:t xml:space="preserve"> or Procedures</w:t>
            </w:r>
            <w:r w:rsidR="00864836">
              <w:rPr>
                <w:rFonts w:ascii="Times New Roman" w:hAnsi="Times New Roman" w:cs="Times New Roman"/>
                <w:b/>
                <w:bCs/>
                <w:sz w:val="22"/>
                <w:szCs w:val="22"/>
              </w:rPr>
              <w:t xml:space="preserve"> (Find in active orders)</w:t>
            </w:r>
          </w:p>
        </w:tc>
        <w:tc>
          <w:tcPr>
            <w:tcW w:w="3108" w:type="dxa"/>
            <w:shd w:val="clear" w:color="auto" w:fill="BFBFBF" w:themeFill="background1" w:themeFillShade="BF"/>
          </w:tcPr>
          <w:p w14:paraId="4B4CDAEF" w14:textId="065C4C74" w:rsidR="00FB7F96" w:rsidRPr="004343AE" w:rsidRDefault="00FB7F96" w:rsidP="004343AE">
            <w:pPr>
              <w:jc w:val="center"/>
              <w:rPr>
                <w:rFonts w:ascii="Times New Roman" w:hAnsi="Times New Roman" w:cs="Times New Roman"/>
                <w:bCs/>
                <w:sz w:val="22"/>
                <w:szCs w:val="22"/>
              </w:rPr>
            </w:pPr>
            <w:r w:rsidRPr="004343AE">
              <w:rPr>
                <w:rFonts w:ascii="Times New Roman" w:hAnsi="Times New Roman" w:cs="Times New Roman"/>
                <w:b/>
                <w:bCs/>
                <w:sz w:val="22"/>
                <w:szCs w:val="22"/>
              </w:rPr>
              <w:t>Date &amp; Time</w:t>
            </w:r>
          </w:p>
        </w:tc>
        <w:tc>
          <w:tcPr>
            <w:tcW w:w="3115" w:type="dxa"/>
            <w:vMerge w:val="restart"/>
            <w:shd w:val="clear" w:color="auto" w:fill="BFBFBF" w:themeFill="background1" w:themeFillShade="BF"/>
          </w:tcPr>
          <w:p w14:paraId="5E77D971" w14:textId="11E46B98" w:rsidR="00FB7F96" w:rsidRPr="001F2DC5" w:rsidRDefault="001F2DC5" w:rsidP="004343AE">
            <w:pPr>
              <w:jc w:val="center"/>
              <w:rPr>
                <w:rFonts w:ascii="Times New Roman" w:hAnsi="Times New Roman" w:cs="Times New Roman"/>
                <w:b/>
              </w:rPr>
            </w:pPr>
            <w:r w:rsidRPr="001F2DC5">
              <w:rPr>
                <w:rFonts w:ascii="Times New Roman" w:hAnsi="Times New Roman" w:cs="Times New Roman"/>
                <w:b/>
              </w:rPr>
              <w:t>N/A</w:t>
            </w:r>
          </w:p>
        </w:tc>
      </w:tr>
      <w:tr w:rsidR="00FB7F96" w:rsidRPr="00E04691" w14:paraId="523DE4EF" w14:textId="77777777" w:rsidTr="00FB7F96">
        <w:tc>
          <w:tcPr>
            <w:tcW w:w="3127" w:type="dxa"/>
          </w:tcPr>
          <w:p w14:paraId="58C20CB9" w14:textId="148CF204" w:rsidR="00FB7F96" w:rsidRPr="004343AE" w:rsidRDefault="00DC79A9" w:rsidP="004343AE">
            <w:pPr>
              <w:jc w:val="center"/>
              <w:rPr>
                <w:rFonts w:ascii="Times New Roman" w:hAnsi="Times New Roman" w:cs="Times New Roman"/>
                <w:b/>
                <w:bCs/>
                <w:sz w:val="22"/>
                <w:szCs w:val="22"/>
              </w:rPr>
            </w:pPr>
            <w:r>
              <w:rPr>
                <w:rFonts w:ascii="Times New Roman" w:hAnsi="Times New Roman" w:cs="Times New Roman"/>
                <w:b/>
                <w:bCs/>
                <w:sz w:val="22"/>
                <w:szCs w:val="22"/>
              </w:rPr>
              <w:t>MRI brain w/o contrast</w:t>
            </w:r>
          </w:p>
        </w:tc>
        <w:tc>
          <w:tcPr>
            <w:tcW w:w="3108" w:type="dxa"/>
          </w:tcPr>
          <w:p w14:paraId="276EEDED" w14:textId="0EB77889" w:rsidR="00FB7F96" w:rsidRPr="004343AE" w:rsidRDefault="00DC79A9" w:rsidP="004343AE">
            <w:pPr>
              <w:jc w:val="center"/>
              <w:rPr>
                <w:rFonts w:ascii="Times New Roman" w:hAnsi="Times New Roman" w:cs="Times New Roman"/>
                <w:b/>
                <w:bCs/>
                <w:sz w:val="22"/>
                <w:szCs w:val="22"/>
              </w:rPr>
            </w:pPr>
            <w:r>
              <w:rPr>
                <w:rFonts w:ascii="Times New Roman" w:hAnsi="Times New Roman" w:cs="Times New Roman"/>
                <w:b/>
                <w:bCs/>
                <w:sz w:val="22"/>
                <w:szCs w:val="22"/>
              </w:rPr>
              <w:t>02/11/2026 11:00</w:t>
            </w:r>
          </w:p>
        </w:tc>
        <w:tc>
          <w:tcPr>
            <w:tcW w:w="3115" w:type="dxa"/>
            <w:vMerge/>
            <w:shd w:val="clear" w:color="auto" w:fill="BFBFBF" w:themeFill="background1" w:themeFillShade="BF"/>
          </w:tcPr>
          <w:p w14:paraId="65AA52F8" w14:textId="77777777" w:rsidR="00FB7F96" w:rsidRPr="00E04691" w:rsidRDefault="00FB7F96" w:rsidP="004343AE">
            <w:pPr>
              <w:jc w:val="center"/>
              <w:rPr>
                <w:rFonts w:ascii="Times New Roman" w:hAnsi="Times New Roman" w:cs="Times New Roman"/>
                <w:bCs/>
              </w:rPr>
            </w:pPr>
          </w:p>
        </w:tc>
      </w:tr>
      <w:tr w:rsidR="00FB7F96" w:rsidRPr="00E04691" w14:paraId="1573CD4D" w14:textId="77777777" w:rsidTr="00FB7F96">
        <w:tc>
          <w:tcPr>
            <w:tcW w:w="3127" w:type="dxa"/>
          </w:tcPr>
          <w:p w14:paraId="0CB47132" w14:textId="77777777" w:rsidR="00FB7F96" w:rsidRPr="004343AE" w:rsidRDefault="00FB7F96" w:rsidP="004343AE">
            <w:pPr>
              <w:jc w:val="center"/>
              <w:rPr>
                <w:rFonts w:ascii="Times New Roman" w:hAnsi="Times New Roman" w:cs="Times New Roman"/>
                <w:b/>
                <w:bCs/>
                <w:sz w:val="22"/>
                <w:szCs w:val="22"/>
              </w:rPr>
            </w:pPr>
          </w:p>
        </w:tc>
        <w:tc>
          <w:tcPr>
            <w:tcW w:w="3108" w:type="dxa"/>
          </w:tcPr>
          <w:p w14:paraId="016742FD" w14:textId="77777777" w:rsidR="00FB7F96" w:rsidRPr="004343AE" w:rsidRDefault="00FB7F96" w:rsidP="004343AE">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7181A3BF" w14:textId="77777777" w:rsidR="00FB7F96" w:rsidRPr="00E04691" w:rsidRDefault="00FB7F96" w:rsidP="004343AE">
            <w:pPr>
              <w:jc w:val="center"/>
              <w:rPr>
                <w:rFonts w:ascii="Times New Roman" w:hAnsi="Times New Roman" w:cs="Times New Roman"/>
                <w:bCs/>
              </w:rPr>
            </w:pPr>
          </w:p>
        </w:tc>
      </w:tr>
      <w:tr w:rsidR="00FB7F96" w:rsidRPr="00E04691" w14:paraId="7D1B188E" w14:textId="77777777" w:rsidTr="00FB7F96">
        <w:tc>
          <w:tcPr>
            <w:tcW w:w="3127" w:type="dxa"/>
          </w:tcPr>
          <w:p w14:paraId="0FFC5A8A" w14:textId="77777777" w:rsidR="00FB7F96" w:rsidRPr="004343AE" w:rsidRDefault="00FB7F96" w:rsidP="004343AE">
            <w:pPr>
              <w:jc w:val="center"/>
              <w:rPr>
                <w:rFonts w:ascii="Times New Roman" w:hAnsi="Times New Roman" w:cs="Times New Roman"/>
                <w:b/>
                <w:bCs/>
                <w:sz w:val="22"/>
                <w:szCs w:val="22"/>
              </w:rPr>
            </w:pPr>
          </w:p>
        </w:tc>
        <w:tc>
          <w:tcPr>
            <w:tcW w:w="3108" w:type="dxa"/>
          </w:tcPr>
          <w:p w14:paraId="5F2A0DFD" w14:textId="77777777" w:rsidR="00FB7F96" w:rsidRPr="004343AE" w:rsidRDefault="00FB7F96" w:rsidP="004343AE">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6B67830A" w14:textId="77777777" w:rsidR="00FB7F96" w:rsidRPr="00E04691" w:rsidRDefault="00FB7F96" w:rsidP="004343AE">
            <w:pPr>
              <w:jc w:val="center"/>
              <w:rPr>
                <w:rFonts w:ascii="Times New Roman" w:hAnsi="Times New Roman" w:cs="Times New Roman"/>
                <w:bCs/>
              </w:rPr>
            </w:pPr>
          </w:p>
        </w:tc>
      </w:tr>
      <w:tr w:rsidR="00FB7F96" w:rsidRPr="00E04691" w14:paraId="25B48F85" w14:textId="77777777" w:rsidTr="00FB7F96">
        <w:tc>
          <w:tcPr>
            <w:tcW w:w="3127" w:type="dxa"/>
          </w:tcPr>
          <w:p w14:paraId="643B9E88" w14:textId="77777777" w:rsidR="00FB7F96" w:rsidRPr="004343AE" w:rsidRDefault="00FB7F96" w:rsidP="004343AE">
            <w:pPr>
              <w:jc w:val="center"/>
              <w:rPr>
                <w:rFonts w:ascii="Times New Roman" w:hAnsi="Times New Roman" w:cs="Times New Roman"/>
                <w:b/>
                <w:bCs/>
                <w:sz w:val="22"/>
                <w:szCs w:val="22"/>
              </w:rPr>
            </w:pPr>
          </w:p>
        </w:tc>
        <w:tc>
          <w:tcPr>
            <w:tcW w:w="3108" w:type="dxa"/>
          </w:tcPr>
          <w:p w14:paraId="5E3DB241" w14:textId="77777777" w:rsidR="00FB7F96" w:rsidRPr="004343AE" w:rsidRDefault="00FB7F96" w:rsidP="004343AE">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7FEC4233" w14:textId="77777777" w:rsidR="00FB7F96" w:rsidRPr="00E04691" w:rsidRDefault="00FB7F96" w:rsidP="004343AE">
            <w:pPr>
              <w:jc w:val="center"/>
              <w:rPr>
                <w:rFonts w:ascii="Times New Roman" w:hAnsi="Times New Roman" w:cs="Times New Roman"/>
                <w:bCs/>
              </w:rPr>
            </w:pPr>
          </w:p>
        </w:tc>
      </w:tr>
    </w:tbl>
    <w:p w14:paraId="0D4E112D" w14:textId="669A3615" w:rsidR="00751E24" w:rsidRPr="00E04691" w:rsidRDefault="00105445" w:rsidP="00105445">
      <w:pPr>
        <w:jc w:val="right"/>
        <w:rPr>
          <w:rFonts w:ascii="Times New Roman" w:hAnsi="Times New Roman" w:cs="Times New Roman"/>
          <w:bCs/>
          <w:sz w:val="20"/>
          <w:szCs w:val="28"/>
        </w:rPr>
      </w:pPr>
      <w:r w:rsidRPr="00E04691">
        <w:rPr>
          <w:rFonts w:ascii="Times New Roman" w:hAnsi="Times New Roman" w:cs="Times New Roman"/>
          <w:bCs/>
          <w:sz w:val="20"/>
          <w:szCs w:val="28"/>
        </w:rPr>
        <w:lastRenderedPageBreak/>
        <w:t>(</w:t>
      </w:r>
      <w:r w:rsidR="00100468">
        <w:rPr>
          <w:rFonts w:ascii="Times New Roman" w:hAnsi="Times New Roman" w:cs="Times New Roman"/>
          <w:bCs/>
          <w:sz w:val="20"/>
          <w:szCs w:val="28"/>
        </w:rPr>
        <w:t>Chest x-ray, ECHO, colonoscopy, dialysis, etc.</w:t>
      </w:r>
      <w:r w:rsidRPr="00E04691">
        <w:rPr>
          <w:rFonts w:ascii="Times New Roman" w:hAnsi="Times New Roman" w:cs="Times New Roman"/>
          <w:bCs/>
          <w:sz w:val="20"/>
          <w:szCs w:val="28"/>
        </w:rPr>
        <w:t>)</w:t>
      </w:r>
    </w:p>
    <w:p w14:paraId="06F5A9D7" w14:textId="77777777" w:rsidR="00751E24" w:rsidRPr="00E04691" w:rsidRDefault="00751E24" w:rsidP="00751E24">
      <w:pPr>
        <w:rPr>
          <w:rFonts w:ascii="Times New Roman" w:hAnsi="Times New Roman" w:cs="Times New Roman"/>
          <w:b/>
          <w:bCs/>
          <w:sz w:val="28"/>
          <w:szCs w:val="28"/>
        </w:rPr>
      </w:pPr>
      <w:r w:rsidRPr="00E04691">
        <w:rPr>
          <w:rFonts w:ascii="Times New Roman" w:hAnsi="Times New Roman" w:cs="Times New Roman"/>
          <w:b/>
          <w:bCs/>
          <w:sz w:val="28"/>
          <w:szCs w:val="28"/>
        </w:rPr>
        <w:t>Vital Signs</w:t>
      </w:r>
      <w:r w:rsidR="00105445" w:rsidRPr="00E04691">
        <w:rPr>
          <w:rFonts w:ascii="Times New Roman" w:hAnsi="Times New Roman" w:cs="Times New Roman"/>
          <w:b/>
          <w:bCs/>
          <w:sz w:val="28"/>
          <w:szCs w:val="28"/>
        </w:rPr>
        <w:t xml:space="preserve"> – 3 most recent</w:t>
      </w:r>
    </w:p>
    <w:p w14:paraId="19816351" w14:textId="77777777" w:rsidR="00751E24" w:rsidRPr="00E04691" w:rsidRDefault="00751E24" w:rsidP="00751E24">
      <w:pPr>
        <w:rPr>
          <w:rFonts w:ascii="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197"/>
        <w:gridCol w:w="1197"/>
        <w:gridCol w:w="1197"/>
        <w:gridCol w:w="1197"/>
        <w:gridCol w:w="1197"/>
        <w:gridCol w:w="1197"/>
      </w:tblGrid>
      <w:tr w:rsidR="00105445" w:rsidRPr="00E04691" w14:paraId="712DE3CA" w14:textId="77777777" w:rsidTr="00105445">
        <w:tc>
          <w:tcPr>
            <w:tcW w:w="1420" w:type="dxa"/>
          </w:tcPr>
          <w:p w14:paraId="13CBD579"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Date/Time</w:t>
            </w:r>
          </w:p>
        </w:tc>
        <w:tc>
          <w:tcPr>
            <w:tcW w:w="1197" w:type="dxa"/>
          </w:tcPr>
          <w:p w14:paraId="0DC93B88"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Temp</w:t>
            </w:r>
          </w:p>
        </w:tc>
        <w:tc>
          <w:tcPr>
            <w:tcW w:w="1197" w:type="dxa"/>
          </w:tcPr>
          <w:p w14:paraId="7BFD8933"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HR</w:t>
            </w:r>
          </w:p>
        </w:tc>
        <w:tc>
          <w:tcPr>
            <w:tcW w:w="1197" w:type="dxa"/>
          </w:tcPr>
          <w:p w14:paraId="48855D97"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RR</w:t>
            </w:r>
          </w:p>
        </w:tc>
        <w:tc>
          <w:tcPr>
            <w:tcW w:w="1197" w:type="dxa"/>
          </w:tcPr>
          <w:p w14:paraId="3F6451A2"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BP</w:t>
            </w:r>
          </w:p>
        </w:tc>
        <w:tc>
          <w:tcPr>
            <w:tcW w:w="1197" w:type="dxa"/>
          </w:tcPr>
          <w:p w14:paraId="069C7D49"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SpO2</w:t>
            </w:r>
          </w:p>
        </w:tc>
        <w:tc>
          <w:tcPr>
            <w:tcW w:w="1197" w:type="dxa"/>
          </w:tcPr>
          <w:p w14:paraId="3C7F0D4C"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Pain</w:t>
            </w:r>
          </w:p>
        </w:tc>
      </w:tr>
      <w:tr w:rsidR="00105445" w:rsidRPr="00E04691" w14:paraId="4798073E" w14:textId="77777777" w:rsidTr="00105445">
        <w:tc>
          <w:tcPr>
            <w:tcW w:w="1420" w:type="dxa"/>
          </w:tcPr>
          <w:p w14:paraId="0888ABA8" w14:textId="632C03A2"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02/07 10:47</w:t>
            </w:r>
          </w:p>
        </w:tc>
        <w:tc>
          <w:tcPr>
            <w:tcW w:w="1197" w:type="dxa"/>
          </w:tcPr>
          <w:p w14:paraId="7E2DF577" w14:textId="715E4E73"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36.7</w:t>
            </w:r>
            <w:r>
              <w:rPr>
                <w:rFonts w:ascii="Cambria Math" w:hAnsi="Cambria Math" w:cs="Times New Roman"/>
                <w:b/>
                <w:bCs/>
                <w:sz w:val="28"/>
                <w:szCs w:val="28"/>
              </w:rPr>
              <w:t>℃</w:t>
            </w:r>
          </w:p>
        </w:tc>
        <w:tc>
          <w:tcPr>
            <w:tcW w:w="1197" w:type="dxa"/>
          </w:tcPr>
          <w:p w14:paraId="442EC13A" w14:textId="2FAEFEED"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64 bpm</w:t>
            </w:r>
          </w:p>
        </w:tc>
        <w:tc>
          <w:tcPr>
            <w:tcW w:w="1197" w:type="dxa"/>
          </w:tcPr>
          <w:p w14:paraId="50B7B698" w14:textId="5B7C1539"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17 rpm</w:t>
            </w:r>
          </w:p>
        </w:tc>
        <w:tc>
          <w:tcPr>
            <w:tcW w:w="1197" w:type="dxa"/>
          </w:tcPr>
          <w:p w14:paraId="32E4CDF8" w14:textId="73B58CDD"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170/95 mmHg</w:t>
            </w:r>
          </w:p>
        </w:tc>
        <w:tc>
          <w:tcPr>
            <w:tcW w:w="1197" w:type="dxa"/>
          </w:tcPr>
          <w:p w14:paraId="0EBE7A63" w14:textId="59D89514"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99%</w:t>
            </w:r>
          </w:p>
        </w:tc>
        <w:tc>
          <w:tcPr>
            <w:tcW w:w="1197" w:type="dxa"/>
          </w:tcPr>
          <w:p w14:paraId="3C69F2E5" w14:textId="331A5828"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0/10</w:t>
            </w:r>
          </w:p>
        </w:tc>
      </w:tr>
      <w:tr w:rsidR="00105445" w:rsidRPr="00E04691" w14:paraId="0B7193A9" w14:textId="77777777" w:rsidTr="00105445">
        <w:tc>
          <w:tcPr>
            <w:tcW w:w="1420" w:type="dxa"/>
          </w:tcPr>
          <w:p w14:paraId="2E5ABD60" w14:textId="3A0492C3"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02/07 09:38</w:t>
            </w:r>
          </w:p>
        </w:tc>
        <w:tc>
          <w:tcPr>
            <w:tcW w:w="1197" w:type="dxa"/>
          </w:tcPr>
          <w:p w14:paraId="6A1FDC45" w14:textId="2370B141"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36.7</w:t>
            </w:r>
            <w:r>
              <w:rPr>
                <w:rFonts w:ascii="Cambria Math" w:hAnsi="Cambria Math" w:cs="Times New Roman"/>
                <w:b/>
                <w:bCs/>
                <w:sz w:val="28"/>
                <w:szCs w:val="28"/>
              </w:rPr>
              <w:t>℃</w:t>
            </w:r>
          </w:p>
        </w:tc>
        <w:tc>
          <w:tcPr>
            <w:tcW w:w="1197" w:type="dxa"/>
          </w:tcPr>
          <w:p w14:paraId="63523F72" w14:textId="28BFC754"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88 bpm</w:t>
            </w:r>
          </w:p>
        </w:tc>
        <w:tc>
          <w:tcPr>
            <w:tcW w:w="1197" w:type="dxa"/>
          </w:tcPr>
          <w:p w14:paraId="6558E655" w14:textId="6AD182B4"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17 rpm</w:t>
            </w:r>
          </w:p>
        </w:tc>
        <w:tc>
          <w:tcPr>
            <w:tcW w:w="1197" w:type="dxa"/>
          </w:tcPr>
          <w:p w14:paraId="1E8936A1" w14:textId="436B6C89"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125/74 mmHg</w:t>
            </w:r>
          </w:p>
        </w:tc>
        <w:tc>
          <w:tcPr>
            <w:tcW w:w="1197" w:type="dxa"/>
          </w:tcPr>
          <w:p w14:paraId="1101799C" w14:textId="19D08195"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100%</w:t>
            </w:r>
          </w:p>
        </w:tc>
        <w:tc>
          <w:tcPr>
            <w:tcW w:w="1197" w:type="dxa"/>
          </w:tcPr>
          <w:p w14:paraId="00A31537" w14:textId="3535FF17"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8/10</w:t>
            </w:r>
          </w:p>
        </w:tc>
      </w:tr>
      <w:tr w:rsidR="00105445" w:rsidRPr="00E04691" w14:paraId="5C789C6A" w14:textId="77777777" w:rsidTr="00105445">
        <w:tc>
          <w:tcPr>
            <w:tcW w:w="1420" w:type="dxa"/>
          </w:tcPr>
          <w:p w14:paraId="1F3A621C" w14:textId="06E2ED5B" w:rsidR="00105445" w:rsidRPr="00E04691" w:rsidRDefault="00DC79A9" w:rsidP="000A1828">
            <w:pPr>
              <w:rPr>
                <w:rFonts w:ascii="Times New Roman" w:hAnsi="Times New Roman" w:cs="Times New Roman"/>
                <w:b/>
                <w:bCs/>
                <w:sz w:val="28"/>
                <w:szCs w:val="28"/>
              </w:rPr>
            </w:pPr>
            <w:r>
              <w:rPr>
                <w:rFonts w:ascii="Times New Roman" w:hAnsi="Times New Roman" w:cs="Times New Roman"/>
                <w:b/>
                <w:bCs/>
                <w:sz w:val="28"/>
                <w:szCs w:val="28"/>
              </w:rPr>
              <w:t>No other VS charted</w:t>
            </w:r>
          </w:p>
        </w:tc>
        <w:tc>
          <w:tcPr>
            <w:tcW w:w="1197" w:type="dxa"/>
          </w:tcPr>
          <w:p w14:paraId="1DD2957E" w14:textId="77777777" w:rsidR="00105445" w:rsidRPr="00E04691" w:rsidRDefault="00105445" w:rsidP="000A1828">
            <w:pPr>
              <w:rPr>
                <w:rFonts w:ascii="Times New Roman" w:hAnsi="Times New Roman" w:cs="Times New Roman"/>
                <w:b/>
                <w:bCs/>
                <w:sz w:val="28"/>
                <w:szCs w:val="28"/>
              </w:rPr>
            </w:pPr>
          </w:p>
        </w:tc>
        <w:tc>
          <w:tcPr>
            <w:tcW w:w="1197" w:type="dxa"/>
          </w:tcPr>
          <w:p w14:paraId="32BDBF47" w14:textId="77777777" w:rsidR="00105445" w:rsidRPr="00E04691" w:rsidRDefault="00105445" w:rsidP="000A1828">
            <w:pPr>
              <w:rPr>
                <w:rFonts w:ascii="Times New Roman" w:hAnsi="Times New Roman" w:cs="Times New Roman"/>
                <w:b/>
                <w:bCs/>
                <w:sz w:val="28"/>
                <w:szCs w:val="28"/>
              </w:rPr>
            </w:pPr>
          </w:p>
        </w:tc>
        <w:tc>
          <w:tcPr>
            <w:tcW w:w="1197" w:type="dxa"/>
          </w:tcPr>
          <w:p w14:paraId="345FE757" w14:textId="77777777" w:rsidR="00105445" w:rsidRPr="00E04691" w:rsidRDefault="00105445" w:rsidP="000A1828">
            <w:pPr>
              <w:rPr>
                <w:rFonts w:ascii="Times New Roman" w:hAnsi="Times New Roman" w:cs="Times New Roman"/>
                <w:b/>
                <w:bCs/>
                <w:sz w:val="28"/>
                <w:szCs w:val="28"/>
              </w:rPr>
            </w:pPr>
          </w:p>
        </w:tc>
        <w:tc>
          <w:tcPr>
            <w:tcW w:w="1197" w:type="dxa"/>
          </w:tcPr>
          <w:p w14:paraId="5E3ABCF2" w14:textId="77777777" w:rsidR="00105445" w:rsidRPr="00E04691" w:rsidRDefault="00105445" w:rsidP="000A1828">
            <w:pPr>
              <w:rPr>
                <w:rFonts w:ascii="Times New Roman" w:hAnsi="Times New Roman" w:cs="Times New Roman"/>
                <w:b/>
                <w:bCs/>
                <w:sz w:val="28"/>
                <w:szCs w:val="28"/>
              </w:rPr>
            </w:pPr>
          </w:p>
        </w:tc>
        <w:tc>
          <w:tcPr>
            <w:tcW w:w="1197" w:type="dxa"/>
          </w:tcPr>
          <w:p w14:paraId="0E6F8B49" w14:textId="77777777" w:rsidR="00105445" w:rsidRPr="00E04691" w:rsidRDefault="00105445" w:rsidP="000A1828">
            <w:pPr>
              <w:rPr>
                <w:rFonts w:ascii="Times New Roman" w:hAnsi="Times New Roman" w:cs="Times New Roman"/>
                <w:b/>
                <w:bCs/>
                <w:sz w:val="28"/>
                <w:szCs w:val="28"/>
              </w:rPr>
            </w:pPr>
          </w:p>
        </w:tc>
        <w:tc>
          <w:tcPr>
            <w:tcW w:w="1197" w:type="dxa"/>
          </w:tcPr>
          <w:p w14:paraId="683F38F2" w14:textId="77777777" w:rsidR="00105445" w:rsidRPr="00E04691" w:rsidRDefault="00105445" w:rsidP="000A1828">
            <w:pPr>
              <w:rPr>
                <w:rFonts w:ascii="Times New Roman" w:hAnsi="Times New Roman" w:cs="Times New Roman"/>
                <w:b/>
                <w:bCs/>
                <w:sz w:val="28"/>
                <w:szCs w:val="28"/>
              </w:rPr>
            </w:pPr>
          </w:p>
        </w:tc>
      </w:tr>
    </w:tbl>
    <w:p w14:paraId="1A157C0E" w14:textId="77777777" w:rsidR="00751E24" w:rsidRPr="00E04691" w:rsidRDefault="00751E24" w:rsidP="00A61EAA">
      <w:pPr>
        <w:jc w:val="center"/>
        <w:rPr>
          <w:rFonts w:ascii="Times New Roman" w:hAnsi="Times New Roman" w:cs="Times New Roman"/>
          <w:b/>
          <w:bCs/>
        </w:rPr>
      </w:pPr>
    </w:p>
    <w:p w14:paraId="4544EDFE" w14:textId="77777777" w:rsidR="009E0C13" w:rsidRPr="00E04691" w:rsidRDefault="00817F2A" w:rsidP="00A61EAA">
      <w:pPr>
        <w:jc w:val="center"/>
        <w:rPr>
          <w:rFonts w:ascii="Times New Roman" w:hAnsi="Times New Roman" w:cs="Times New Roman"/>
          <w:b/>
          <w:bCs/>
        </w:rPr>
      </w:pPr>
      <w:r w:rsidRPr="00E04691">
        <w:rPr>
          <w:rFonts w:ascii="Times New Roman" w:hAnsi="Times New Roman" w:cs="Times New Roman"/>
          <w:b/>
          <w:bCs/>
        </w:rPr>
        <w:t>PATIENT HISTORY</w:t>
      </w:r>
    </w:p>
    <w:p w14:paraId="006AF900" w14:textId="77777777" w:rsidR="009E0C13" w:rsidRPr="00E04691" w:rsidRDefault="009E0C13" w:rsidP="009E0C13">
      <w:pPr>
        <w:rPr>
          <w:rFonts w:ascii="Times New Roman" w:hAnsi="Times New Roman" w:cs="Times New Roman"/>
          <w:bCs/>
        </w:rPr>
      </w:pPr>
    </w:p>
    <w:p w14:paraId="22DF32AB"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Chief complaint:</w:t>
      </w:r>
    </w:p>
    <w:p w14:paraId="67A79067" w14:textId="30868494"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481418777"/>
          <w:placeholder>
            <w:docPart w:val="D4464BF58E50F142859576298EDA25F1"/>
          </w:placeholder>
        </w:sdtPr>
        <w:sdtContent>
          <w:r w:rsidR="00DC79A9">
            <w:rPr>
              <w:rFonts w:ascii="Times New Roman" w:hAnsi="Times New Roman" w:cs="Times New Roman"/>
            </w:rPr>
            <w:t>The patient complained of dizziness, vertigo, and her legs “feeling like rubber bands.”</w:t>
          </w:r>
        </w:sdtContent>
      </w:sdt>
    </w:p>
    <w:p w14:paraId="225BB34C" w14:textId="366C5873"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History of Present Illness</w:t>
      </w:r>
      <w:r w:rsidR="0099728C" w:rsidRPr="00E04691">
        <w:rPr>
          <w:rFonts w:ascii="Times New Roman" w:hAnsi="Times New Roman" w:cs="Times New Roman"/>
          <w:u w:val="single"/>
        </w:rPr>
        <w:t xml:space="preserve"> (</w:t>
      </w:r>
      <w:r w:rsidR="00364C79" w:rsidRPr="00E04691">
        <w:rPr>
          <w:rFonts w:ascii="Times New Roman" w:hAnsi="Times New Roman" w:cs="Times New Roman"/>
          <w:u w:val="single"/>
        </w:rPr>
        <w:t>Narrative</w:t>
      </w:r>
      <w:r w:rsidR="0099728C" w:rsidRPr="00E04691">
        <w:rPr>
          <w:rFonts w:ascii="Times New Roman" w:hAnsi="Times New Roman" w:cs="Times New Roman"/>
          <w:u w:val="single"/>
        </w:rPr>
        <w:t xml:space="preserve"> should include details from admission through the current hospital date</w:t>
      </w:r>
      <w:r w:rsidR="00364C79" w:rsidRPr="00E04691">
        <w:rPr>
          <w:rFonts w:ascii="Times New Roman" w:hAnsi="Times New Roman" w:cs="Times New Roman"/>
          <w:u w:val="single"/>
        </w:rPr>
        <w:t xml:space="preserve"> in your own words</w:t>
      </w:r>
      <w:r w:rsidR="0099728C" w:rsidRPr="00E04691">
        <w:rPr>
          <w:rFonts w:ascii="Times New Roman" w:hAnsi="Times New Roman" w:cs="Times New Roman"/>
          <w:u w:val="single"/>
        </w:rPr>
        <w:t>):</w:t>
      </w:r>
    </w:p>
    <w:p w14:paraId="32FA2DBF" w14:textId="00F203FA"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842385465"/>
          <w:placeholder>
            <w:docPart w:val="CB12FA09421E1F4B88AAECE752B26E9A"/>
          </w:placeholder>
        </w:sdtPr>
        <w:sdtContent>
          <w:sdt>
            <w:sdtPr>
              <w:rPr>
                <w:rFonts w:ascii="Times New Roman" w:hAnsi="Times New Roman" w:cs="Times New Roman"/>
              </w:rPr>
              <w:id w:val="-1135640171"/>
              <w:placeholder>
                <w:docPart w:val="F87B01B084ED5E42B307E303492CFAEA"/>
              </w:placeholder>
            </w:sdtPr>
            <w:sdtContent>
              <w:r w:rsidR="00DC79A9">
                <w:rPr>
                  <w:rFonts w:ascii="Times New Roman" w:hAnsi="Times New Roman" w:cs="Times New Roman"/>
                </w:rPr>
                <w:t xml:space="preserve">The patient, a </w:t>
              </w:r>
              <w:proofErr w:type="gramStart"/>
              <w:r w:rsidR="00DC79A9">
                <w:rPr>
                  <w:rFonts w:ascii="Times New Roman" w:hAnsi="Times New Roman" w:cs="Times New Roman"/>
                </w:rPr>
                <w:t>65 year old</w:t>
              </w:r>
              <w:proofErr w:type="gramEnd"/>
              <w:r w:rsidR="00DC79A9">
                <w:rPr>
                  <w:rFonts w:ascii="Times New Roman" w:hAnsi="Times New Roman" w:cs="Times New Roman"/>
                </w:rPr>
                <w:t xml:space="preserve"> woman presented to the ER via EMS complaining of vertigo, dizziness, and feeling “shaky inside.” The patient is currently being treated for lung cancer a</w:t>
              </w:r>
              <w:r w:rsidR="00602249">
                <w:rPr>
                  <w:rFonts w:ascii="Times New Roman" w:hAnsi="Times New Roman" w:cs="Times New Roman"/>
                </w:rPr>
                <w:t xml:space="preserve">nd will be getting </w:t>
              </w:r>
              <w:proofErr w:type="gramStart"/>
              <w:r w:rsidR="00602249">
                <w:rPr>
                  <w:rFonts w:ascii="Times New Roman" w:hAnsi="Times New Roman" w:cs="Times New Roman"/>
                </w:rPr>
                <w:t>and</w:t>
              </w:r>
              <w:proofErr w:type="gramEnd"/>
              <w:r w:rsidR="00602249">
                <w:rPr>
                  <w:rFonts w:ascii="Times New Roman" w:hAnsi="Times New Roman" w:cs="Times New Roman"/>
                </w:rPr>
                <w:t xml:space="preserve"> MRI on the 11</w:t>
              </w:r>
              <w:r w:rsidR="00602249" w:rsidRPr="00602249">
                <w:rPr>
                  <w:rFonts w:ascii="Times New Roman" w:hAnsi="Times New Roman" w:cs="Times New Roman"/>
                  <w:vertAlign w:val="superscript"/>
                </w:rPr>
                <w:t>th</w:t>
              </w:r>
              <w:r w:rsidR="00602249">
                <w:rPr>
                  <w:rFonts w:ascii="Times New Roman" w:hAnsi="Times New Roman" w:cs="Times New Roman"/>
                </w:rPr>
                <w:t xml:space="preserve"> to determine if it has metastasized to her brain.</w:t>
              </w:r>
            </w:sdtContent>
          </w:sdt>
        </w:sdtContent>
      </w:sdt>
    </w:p>
    <w:p w14:paraId="42B9C8A3"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 xml:space="preserve">Past Medical History: </w:t>
      </w:r>
    </w:p>
    <w:sdt>
      <w:sdtPr>
        <w:rPr>
          <w:rFonts w:ascii="Times New Roman" w:hAnsi="Times New Roman" w:cs="Times New Roman"/>
        </w:rPr>
        <w:id w:val="-1024478025"/>
        <w:placeholder>
          <w:docPart w:val="CB12FA09421E1F4B88AAECE752B26E9A"/>
        </w:placeholder>
      </w:sdtPr>
      <w:sdtContent>
        <w:p w14:paraId="6C52DD4B" w14:textId="3E2D9606" w:rsidR="00A61EAA" w:rsidRPr="00E04691" w:rsidRDefault="00602249" w:rsidP="00A61EAA">
          <w:pPr>
            <w:spacing w:line="480" w:lineRule="auto"/>
            <w:rPr>
              <w:rFonts w:ascii="Times New Roman" w:hAnsi="Times New Roman" w:cs="Times New Roman"/>
            </w:rPr>
          </w:pPr>
          <w:r>
            <w:rPr>
              <w:rFonts w:ascii="Times New Roman" w:hAnsi="Times New Roman" w:cs="Times New Roman"/>
            </w:rPr>
            <w:t>Lung cancer, HTN, hyperlipidemia, vertigo</w:t>
          </w:r>
        </w:p>
      </w:sdtContent>
    </w:sdt>
    <w:p w14:paraId="42007C69"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 xml:space="preserve">Past Surgical History: </w:t>
      </w:r>
    </w:p>
    <w:sdt>
      <w:sdtPr>
        <w:rPr>
          <w:rFonts w:ascii="Times New Roman" w:hAnsi="Times New Roman" w:cs="Times New Roman"/>
        </w:rPr>
        <w:id w:val="914753624"/>
        <w:placeholder>
          <w:docPart w:val="CB12FA09421E1F4B88AAECE752B26E9A"/>
        </w:placeholder>
      </w:sdtPr>
      <w:sdtContent>
        <w:p w14:paraId="27B18CDB" w14:textId="4F7C80F0" w:rsidR="00A61EAA" w:rsidRPr="00E04691" w:rsidRDefault="00602249" w:rsidP="00A61EAA">
          <w:pPr>
            <w:spacing w:line="480" w:lineRule="auto"/>
            <w:rPr>
              <w:rFonts w:ascii="Times New Roman" w:hAnsi="Times New Roman" w:cs="Times New Roman"/>
            </w:rPr>
          </w:pPr>
          <w:r>
            <w:rPr>
              <w:rFonts w:ascii="Times New Roman" w:hAnsi="Times New Roman" w:cs="Times New Roman"/>
            </w:rPr>
            <w:t>Bronchoscopy with EBUS, biopsy of the left breast, cervical disk replacement of C4-7, 5 ear drum repairs, removal of an ovarian cyst</w:t>
          </w:r>
        </w:p>
      </w:sdtContent>
    </w:sdt>
    <w:p w14:paraId="617576B0"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Family History:</w:t>
      </w:r>
    </w:p>
    <w:sdt>
      <w:sdtPr>
        <w:rPr>
          <w:rFonts w:ascii="Times New Roman" w:hAnsi="Times New Roman" w:cs="Times New Roman"/>
        </w:rPr>
        <w:id w:val="1898710386"/>
        <w:placeholder>
          <w:docPart w:val="CB12FA09421E1F4B88AAECE752B26E9A"/>
        </w:placeholder>
      </w:sdtPr>
      <w:sdtContent>
        <w:p w14:paraId="72572290" w14:textId="66613F85" w:rsidR="00A61EAA" w:rsidRPr="00E04691" w:rsidRDefault="00602249" w:rsidP="00A61EAA">
          <w:pPr>
            <w:spacing w:line="480" w:lineRule="auto"/>
            <w:rPr>
              <w:rFonts w:ascii="Times New Roman" w:hAnsi="Times New Roman" w:cs="Times New Roman"/>
            </w:rPr>
          </w:pPr>
          <w:r>
            <w:rPr>
              <w:rFonts w:ascii="Times New Roman" w:hAnsi="Times New Roman" w:cs="Times New Roman"/>
            </w:rPr>
            <w:t>Alcohol abuse (brother), breast cancer, DM, heart attack, HTN, and smoking (mother).</w:t>
          </w:r>
        </w:p>
      </w:sdtContent>
    </w:sdt>
    <w:p w14:paraId="13D5EC58" w14:textId="3102AA44"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Tobacco </w:t>
      </w:r>
      <w:sdt>
        <w:sdtPr>
          <w:rPr>
            <w:rFonts w:ascii="Times New Roman" w:hAnsi="Times New Roman" w:cs="Times New Roman"/>
          </w:rPr>
          <w:id w:val="656043791"/>
          <w:placeholder>
            <w:docPart w:val="CB12FA09421E1F4B88AAECE752B26E9A"/>
          </w:placeholder>
        </w:sdtPr>
        <w:sdtContent>
          <w:r w:rsidRPr="00E04691">
            <w:rPr>
              <w:rFonts w:ascii="Times New Roman" w:hAnsi="Times New Roman" w:cs="Times New Roman"/>
              <w:u w:val="single"/>
            </w:rPr>
            <w:t>_</w:t>
          </w:r>
          <w:r w:rsidR="00602249">
            <w:rPr>
              <w:rFonts w:ascii="Times New Roman" w:hAnsi="Times New Roman" w:cs="Times New Roman"/>
              <w:u w:val="single"/>
            </w:rPr>
            <w:t>Yes, the patient smokes cigarettes</w:t>
          </w:r>
          <w:r w:rsidRPr="00E04691">
            <w:rPr>
              <w:rFonts w:ascii="Times New Roman" w:hAnsi="Times New Roman" w:cs="Times New Roman"/>
              <w:u w:val="single"/>
            </w:rPr>
            <w:t>_</w:t>
          </w:r>
        </w:sdtContent>
      </w:sdt>
      <w:r w:rsidRPr="00E04691">
        <w:rPr>
          <w:rFonts w:ascii="Times New Roman" w:hAnsi="Times New Roman" w:cs="Times New Roman"/>
        </w:rPr>
        <w:t xml:space="preserve"> Alcohol </w:t>
      </w:r>
      <w:sdt>
        <w:sdtPr>
          <w:rPr>
            <w:rFonts w:ascii="Times New Roman" w:hAnsi="Times New Roman" w:cs="Times New Roman"/>
          </w:rPr>
          <w:id w:val="-875005287"/>
          <w:placeholder>
            <w:docPart w:val="6D1569EE2217D44AB4856F097173AD59"/>
          </w:placeholder>
        </w:sdtPr>
        <w:sdtContent>
          <w:r w:rsidRPr="00E04691">
            <w:rPr>
              <w:rFonts w:ascii="Times New Roman" w:hAnsi="Times New Roman" w:cs="Times New Roman"/>
              <w:u w:val="single"/>
            </w:rPr>
            <w:t>_</w:t>
          </w:r>
          <w:r w:rsidR="00602249">
            <w:rPr>
              <w:rFonts w:ascii="Times New Roman" w:hAnsi="Times New Roman" w:cs="Times New Roman"/>
              <w:u w:val="single"/>
            </w:rPr>
            <w:t>No</w:t>
          </w:r>
          <w:r w:rsidRPr="00E04691">
            <w:rPr>
              <w:rFonts w:ascii="Times New Roman" w:hAnsi="Times New Roman" w:cs="Times New Roman"/>
              <w:u w:val="single"/>
            </w:rPr>
            <w:t>_</w:t>
          </w:r>
        </w:sdtContent>
      </w:sdt>
      <w:r w:rsidRPr="00E04691">
        <w:rPr>
          <w:rFonts w:ascii="Times New Roman" w:hAnsi="Times New Roman" w:cs="Times New Roman"/>
        </w:rPr>
        <w:t xml:space="preserve"> </w:t>
      </w:r>
      <w:r w:rsidR="00825EDF" w:rsidRPr="00E04691">
        <w:rPr>
          <w:rFonts w:ascii="Times New Roman" w:hAnsi="Times New Roman" w:cs="Times New Roman"/>
        </w:rPr>
        <w:t xml:space="preserve"> Non-prescribed</w:t>
      </w:r>
      <w:r w:rsidRPr="00E04691">
        <w:rPr>
          <w:rFonts w:ascii="Times New Roman" w:hAnsi="Times New Roman" w:cs="Times New Roman"/>
        </w:rPr>
        <w:t xml:space="preserve"> Drugs</w:t>
      </w:r>
      <w:r w:rsidR="00825EDF" w:rsidRPr="00E04691">
        <w:rPr>
          <w:rFonts w:ascii="Times New Roman" w:hAnsi="Times New Roman" w:cs="Times New Roman"/>
        </w:rPr>
        <w:t xml:space="preserve"> (including vitamins, homeopathic remedies, illicit/illegal, etc.) </w:t>
      </w:r>
      <w:r w:rsidRPr="00E04691">
        <w:rPr>
          <w:rFonts w:ascii="Times New Roman" w:hAnsi="Times New Roman" w:cs="Times New Roman"/>
        </w:rPr>
        <w:t xml:space="preserve"> </w:t>
      </w:r>
      <w:sdt>
        <w:sdtPr>
          <w:rPr>
            <w:rFonts w:ascii="Times New Roman" w:hAnsi="Times New Roman" w:cs="Times New Roman"/>
          </w:rPr>
          <w:id w:val="-646201492"/>
          <w:placeholder>
            <w:docPart w:val="C36B7E09FC9FE84E8323AD838C83432D"/>
          </w:placeholder>
        </w:sdtPr>
        <w:sdtContent>
          <w:r w:rsidRPr="00E04691">
            <w:rPr>
              <w:rFonts w:ascii="Times New Roman" w:hAnsi="Times New Roman" w:cs="Times New Roman"/>
              <w:u w:val="single"/>
            </w:rPr>
            <w:t>_</w:t>
          </w:r>
          <w:r w:rsidR="00602249">
            <w:rPr>
              <w:rFonts w:ascii="Times New Roman" w:hAnsi="Times New Roman" w:cs="Times New Roman"/>
              <w:u w:val="single"/>
            </w:rPr>
            <w:t>Marijuana</w:t>
          </w:r>
          <w:r w:rsidRPr="00E04691">
            <w:rPr>
              <w:rFonts w:ascii="Times New Roman" w:hAnsi="Times New Roman" w:cs="Times New Roman"/>
              <w:u w:val="single"/>
            </w:rPr>
            <w:t>_</w:t>
          </w:r>
        </w:sdtContent>
      </w:sdt>
    </w:p>
    <w:p w14:paraId="10D8B387" w14:textId="3821310C"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lastRenderedPageBreak/>
        <w:t xml:space="preserve">Occupational Status </w:t>
      </w:r>
      <w:sdt>
        <w:sdtPr>
          <w:rPr>
            <w:rFonts w:ascii="Times New Roman" w:hAnsi="Times New Roman" w:cs="Times New Roman"/>
          </w:rPr>
          <w:id w:val="84963038"/>
          <w:placeholder>
            <w:docPart w:val="CB12FA09421E1F4B88AAECE752B26E9A"/>
          </w:placeholder>
        </w:sdtPr>
        <w:sdtContent>
          <w:r w:rsidRPr="00E04691">
            <w:rPr>
              <w:rFonts w:ascii="Times New Roman" w:hAnsi="Times New Roman" w:cs="Times New Roman"/>
              <w:u w:val="single"/>
            </w:rPr>
            <w:t>_</w:t>
          </w:r>
          <w:r w:rsidR="00602249">
            <w:rPr>
              <w:rFonts w:ascii="Times New Roman" w:hAnsi="Times New Roman" w:cs="Times New Roman"/>
              <w:u w:val="single"/>
            </w:rPr>
            <w:t>Retired</w:t>
          </w:r>
          <w:r w:rsidRPr="00E04691">
            <w:rPr>
              <w:rFonts w:ascii="Times New Roman" w:hAnsi="Times New Roman" w:cs="Times New Roman"/>
              <w:u w:val="single"/>
            </w:rPr>
            <w:t>_</w:t>
          </w:r>
        </w:sdtContent>
      </w:sdt>
    </w:p>
    <w:p w14:paraId="646C076D" w14:textId="4B8C5EE6"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Religious Preference </w:t>
      </w:r>
      <w:sdt>
        <w:sdtPr>
          <w:rPr>
            <w:rFonts w:ascii="Times New Roman" w:hAnsi="Times New Roman" w:cs="Times New Roman"/>
          </w:rPr>
          <w:id w:val="1352995283"/>
          <w:placeholder>
            <w:docPart w:val="3721A498A398D344A85E300C5D3A3C05"/>
          </w:placeholder>
        </w:sdtPr>
        <w:sdtContent>
          <w:r w:rsidRPr="00E04691">
            <w:rPr>
              <w:rFonts w:ascii="Times New Roman" w:hAnsi="Times New Roman" w:cs="Times New Roman"/>
              <w:u w:val="single"/>
            </w:rPr>
            <w:t>_</w:t>
          </w:r>
          <w:r w:rsidR="00602249">
            <w:rPr>
              <w:rFonts w:ascii="Times New Roman" w:hAnsi="Times New Roman" w:cs="Times New Roman"/>
              <w:u w:val="single"/>
            </w:rPr>
            <w:t>Not listed</w:t>
          </w:r>
          <w:r w:rsidRPr="00E04691">
            <w:rPr>
              <w:rFonts w:ascii="Times New Roman" w:hAnsi="Times New Roman" w:cs="Times New Roman"/>
              <w:u w:val="single"/>
            </w:rPr>
            <w:t>_</w:t>
          </w:r>
        </w:sdtContent>
      </w:sdt>
    </w:p>
    <w:p w14:paraId="1F65C215" w14:textId="1E021454"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Cultural Support Needs </w:t>
      </w:r>
      <w:sdt>
        <w:sdtPr>
          <w:rPr>
            <w:rFonts w:ascii="Times New Roman" w:hAnsi="Times New Roman" w:cs="Times New Roman"/>
          </w:rPr>
          <w:id w:val="1718094393"/>
          <w:placeholder>
            <w:docPart w:val="EA3EC2EB9B48AA49BB0354AD48C27C51"/>
          </w:placeholder>
        </w:sdtPr>
        <w:sdtContent>
          <w:r w:rsidRPr="00E04691">
            <w:rPr>
              <w:rFonts w:ascii="Times New Roman" w:hAnsi="Times New Roman" w:cs="Times New Roman"/>
              <w:u w:val="single"/>
            </w:rPr>
            <w:t>_</w:t>
          </w:r>
          <w:r w:rsidR="00602249">
            <w:rPr>
              <w:rFonts w:ascii="Times New Roman" w:hAnsi="Times New Roman" w:cs="Times New Roman"/>
              <w:u w:val="single"/>
            </w:rPr>
            <w:t>Not listed</w:t>
          </w:r>
          <w:r w:rsidRPr="00E04691">
            <w:rPr>
              <w:rFonts w:ascii="Times New Roman" w:hAnsi="Times New Roman" w:cs="Times New Roman"/>
              <w:u w:val="single"/>
            </w:rPr>
            <w:t>_</w:t>
          </w:r>
        </w:sdtContent>
      </w:sdt>
    </w:p>
    <w:p w14:paraId="5512EC3B" w14:textId="77777777" w:rsidR="00F950D7" w:rsidRPr="00E04691" w:rsidRDefault="00F950D7" w:rsidP="00C62D9C">
      <w:pPr>
        <w:tabs>
          <w:tab w:val="center" w:pos="4680"/>
        </w:tabs>
        <w:rPr>
          <w:rFonts w:ascii="Times New Roman" w:hAnsi="Times New Roman" w:cs="Times New Roman"/>
          <w:b/>
          <w:sz w:val="32"/>
          <w:szCs w:val="32"/>
          <w:u w:val="single"/>
        </w:rPr>
      </w:pPr>
    </w:p>
    <w:p w14:paraId="1DD35F2C" w14:textId="218A635F" w:rsidR="00A61EAA" w:rsidRPr="00E04691" w:rsidRDefault="00BC7306" w:rsidP="00C62D9C">
      <w:pPr>
        <w:tabs>
          <w:tab w:val="center" w:pos="4680"/>
        </w:tabs>
        <w:rPr>
          <w:rFonts w:ascii="Times New Roman" w:hAnsi="Times New Roman" w:cs="Times New Roman"/>
          <w:b/>
          <w:sz w:val="32"/>
          <w:szCs w:val="32"/>
          <w:u w:val="single"/>
        </w:rPr>
      </w:pPr>
      <w:r w:rsidRPr="00E04691">
        <w:rPr>
          <w:rFonts w:ascii="Times New Roman" w:hAnsi="Times New Roman" w:cs="Times New Roman"/>
          <w:b/>
          <w:sz w:val="32"/>
          <w:szCs w:val="32"/>
          <w:u w:val="single"/>
        </w:rPr>
        <w:t xml:space="preserve">Plan for Shift Care </w:t>
      </w:r>
    </w:p>
    <w:p w14:paraId="5E3BA9A2" w14:textId="77777777" w:rsidR="008050E3" w:rsidRDefault="008050E3" w:rsidP="00C62D9C">
      <w:pPr>
        <w:rPr>
          <w:rFonts w:ascii="Times New Roman" w:hAnsi="Times New Roman" w:cs="Times New Roman"/>
          <w:b/>
        </w:rPr>
      </w:pPr>
    </w:p>
    <w:p w14:paraId="50F6CFA9" w14:textId="4E8EFAE3" w:rsidR="009C4BDA" w:rsidRPr="00E04691" w:rsidRDefault="009C4BDA" w:rsidP="00C62D9C">
      <w:pPr>
        <w:rPr>
          <w:rFonts w:ascii="Times New Roman" w:hAnsi="Times New Roman" w:cs="Times New Roman"/>
          <w:b/>
        </w:rPr>
      </w:pPr>
      <w:r w:rsidRPr="00E04691">
        <w:rPr>
          <w:rFonts w:ascii="Times New Roman" w:hAnsi="Times New Roman" w:cs="Times New Roman"/>
          <w:b/>
        </w:rPr>
        <w:t>Prioritize the Hypothesis:</w:t>
      </w:r>
    </w:p>
    <w:p w14:paraId="27895479" w14:textId="5F433FF6" w:rsidR="00CD5B9D" w:rsidRPr="00E04691" w:rsidRDefault="00CD5B9D" w:rsidP="00C62D9C">
      <w:pPr>
        <w:rPr>
          <w:rFonts w:ascii="Times New Roman" w:hAnsi="Times New Roman" w:cs="Times New Roman"/>
        </w:rPr>
      </w:pPr>
      <w:r w:rsidRPr="00E04691">
        <w:rPr>
          <w:rFonts w:ascii="Times New Roman" w:hAnsi="Times New Roman" w:cs="Times New Roman"/>
        </w:rPr>
        <w:t>Pa</w:t>
      </w:r>
      <w:r w:rsidR="009C4BDA" w:rsidRPr="00E04691">
        <w:rPr>
          <w:rFonts w:ascii="Times New Roman" w:hAnsi="Times New Roman" w:cs="Times New Roman"/>
        </w:rPr>
        <w:t>tient care priority for shift (L</w:t>
      </w:r>
      <w:r w:rsidRPr="00E04691">
        <w:rPr>
          <w:rFonts w:ascii="Times New Roman" w:hAnsi="Times New Roman" w:cs="Times New Roman"/>
        </w:rPr>
        <w:t>ist top priority issue</w:t>
      </w:r>
      <w:r w:rsidR="000D4EB5" w:rsidRPr="00E04691">
        <w:rPr>
          <w:rFonts w:ascii="Times New Roman" w:hAnsi="Times New Roman" w:cs="Times New Roman"/>
        </w:rPr>
        <w:t xml:space="preserve">; </w:t>
      </w:r>
      <w:r w:rsidR="00C31C5D" w:rsidRPr="00E04691">
        <w:rPr>
          <w:rFonts w:ascii="Times New Roman" w:hAnsi="Times New Roman" w:cs="Times New Roman"/>
        </w:rPr>
        <w:t>W</w:t>
      </w:r>
      <w:r w:rsidR="009C4BDA" w:rsidRPr="00E04691">
        <w:rPr>
          <w:rFonts w:ascii="Times New Roman" w:hAnsi="Times New Roman" w:cs="Times New Roman"/>
        </w:rPr>
        <w:t>hat is the patient care priority for the shift</w:t>
      </w:r>
      <w:r w:rsidR="00C31C5D" w:rsidRPr="00E04691">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1681238272"/>
          <w:placeholder>
            <w:docPart w:val="586345610AA944AD975E32A9432CBE49"/>
          </w:placeholder>
        </w:sdtPr>
        <w:sdtContent>
          <w:r w:rsidRPr="00E04691">
            <w:rPr>
              <w:rFonts w:ascii="Times New Roman" w:hAnsi="Times New Roman" w:cs="Times New Roman"/>
              <w:u w:val="single"/>
            </w:rPr>
            <w:t>_</w:t>
          </w:r>
          <w:r w:rsidR="00602249">
            <w:rPr>
              <w:rFonts w:ascii="Times New Roman" w:hAnsi="Times New Roman" w:cs="Times New Roman"/>
              <w:u w:val="single"/>
            </w:rPr>
            <w:t xml:space="preserve">The patient had low potassium upon admission and was experiencing dizziness. The patient care priority </w:t>
          </w:r>
          <w:proofErr w:type="gramStart"/>
          <w:r w:rsidR="00602249">
            <w:rPr>
              <w:rFonts w:ascii="Times New Roman" w:hAnsi="Times New Roman" w:cs="Times New Roman"/>
              <w:u w:val="single"/>
            </w:rPr>
            <w:t>would to</w:t>
          </w:r>
          <w:proofErr w:type="gramEnd"/>
          <w:r w:rsidR="00602249">
            <w:rPr>
              <w:rFonts w:ascii="Times New Roman" w:hAnsi="Times New Roman" w:cs="Times New Roman"/>
              <w:u w:val="single"/>
            </w:rPr>
            <w:t xml:space="preserve"> give the patient potassium and treat her </w:t>
          </w:r>
          <w:proofErr w:type="gramStart"/>
          <w:r w:rsidR="00602249">
            <w:rPr>
              <w:rFonts w:ascii="Times New Roman" w:hAnsi="Times New Roman" w:cs="Times New Roman"/>
              <w:u w:val="single"/>
            </w:rPr>
            <w:t>symptom</w:t>
          </w:r>
          <w:proofErr w:type="gramEnd"/>
          <w:r w:rsidR="00602249">
            <w:rPr>
              <w:rFonts w:ascii="Times New Roman" w:hAnsi="Times New Roman" w:cs="Times New Roman"/>
              <w:u w:val="single"/>
            </w:rPr>
            <w:t xml:space="preserve"> of </w:t>
          </w:r>
          <w:proofErr w:type="gramStart"/>
          <w:r w:rsidR="00602249">
            <w:rPr>
              <w:rFonts w:ascii="Times New Roman" w:hAnsi="Times New Roman" w:cs="Times New Roman"/>
              <w:u w:val="single"/>
            </w:rPr>
            <w:t>dizziness.</w:t>
          </w:r>
          <w:r w:rsidRPr="00E04691">
            <w:rPr>
              <w:rFonts w:ascii="Times New Roman" w:hAnsi="Times New Roman" w:cs="Times New Roman"/>
              <w:u w:val="single"/>
            </w:rPr>
            <w:t>_</w:t>
          </w:r>
          <w:proofErr w:type="gramEnd"/>
        </w:sdtContent>
      </w:sdt>
    </w:p>
    <w:p w14:paraId="5A7A63C6" w14:textId="77777777" w:rsidR="00C62D9C" w:rsidRPr="00E04691" w:rsidRDefault="00C62D9C" w:rsidP="00C62D9C">
      <w:pPr>
        <w:tabs>
          <w:tab w:val="center" w:pos="4680"/>
        </w:tabs>
        <w:rPr>
          <w:rFonts w:ascii="Times New Roman" w:hAnsi="Times New Roman" w:cs="Times New Roman"/>
          <w:b/>
        </w:rPr>
      </w:pPr>
    </w:p>
    <w:p w14:paraId="24527727" w14:textId="77777777" w:rsidR="00C62D9C" w:rsidRPr="00E04691" w:rsidRDefault="00C62D9C" w:rsidP="00C62D9C">
      <w:pPr>
        <w:tabs>
          <w:tab w:val="center" w:pos="4680"/>
        </w:tabs>
        <w:rPr>
          <w:rFonts w:ascii="Times New Roman" w:hAnsi="Times New Roman" w:cs="Times New Roman"/>
          <w:b/>
        </w:rPr>
      </w:pPr>
      <w:r w:rsidRPr="00E04691">
        <w:rPr>
          <w:rFonts w:ascii="Times New Roman" w:hAnsi="Times New Roman" w:cs="Times New Roman"/>
          <w:b/>
        </w:rPr>
        <w:t>Recognize and Analyze Cues:</w:t>
      </w:r>
    </w:p>
    <w:p w14:paraId="0AB1CCF1" w14:textId="3B7A8140" w:rsidR="00C62D9C" w:rsidRPr="00E04691" w:rsidRDefault="00C62D9C" w:rsidP="00C62D9C">
      <w:pPr>
        <w:tabs>
          <w:tab w:val="center" w:pos="4680"/>
        </w:tabs>
        <w:rPr>
          <w:rFonts w:ascii="Times New Roman" w:hAnsi="Times New Roman" w:cs="Times New Roman"/>
        </w:rPr>
      </w:pPr>
      <w:r w:rsidRPr="00E04691">
        <w:rPr>
          <w:rFonts w:ascii="Times New Roman" w:hAnsi="Times New Roman" w:cs="Times New Roman"/>
        </w:rPr>
        <w:t xml:space="preserve">What information from the worksheet part 1 lead you to choose this priority?  </w:t>
      </w:r>
      <w:sdt>
        <w:sdtPr>
          <w:rPr>
            <w:rFonts w:ascii="Times New Roman" w:hAnsi="Times New Roman" w:cs="Times New Roman"/>
          </w:rPr>
          <w:id w:val="1115644862"/>
          <w:placeholder>
            <w:docPart w:val="7143CF2DF02147D6BB3AB2459BB0566E"/>
          </w:placeholder>
        </w:sdtPr>
        <w:sdtContent>
          <w:r w:rsidRPr="00E04691">
            <w:rPr>
              <w:rFonts w:ascii="Times New Roman" w:hAnsi="Times New Roman" w:cs="Times New Roman"/>
              <w:u w:val="single"/>
            </w:rPr>
            <w:t>_</w:t>
          </w:r>
          <w:r w:rsidR="00602249">
            <w:rPr>
              <w:rFonts w:ascii="Times New Roman" w:hAnsi="Times New Roman" w:cs="Times New Roman"/>
              <w:u w:val="single"/>
            </w:rPr>
            <w:t xml:space="preserve">The patient explained she was dizzy or “shaky inside” and mentioned her potassium problems in the </w:t>
          </w:r>
          <w:proofErr w:type="gramStart"/>
          <w:r w:rsidR="00602249">
            <w:rPr>
              <w:rFonts w:ascii="Times New Roman" w:hAnsi="Times New Roman" w:cs="Times New Roman"/>
              <w:u w:val="single"/>
            </w:rPr>
            <w:t>past.</w:t>
          </w:r>
          <w:r w:rsidRPr="00E04691">
            <w:rPr>
              <w:rFonts w:ascii="Times New Roman" w:hAnsi="Times New Roman" w:cs="Times New Roman"/>
              <w:u w:val="single"/>
            </w:rPr>
            <w:t>_</w:t>
          </w:r>
          <w:proofErr w:type="gramEnd"/>
        </w:sdtContent>
      </w:sdt>
    </w:p>
    <w:p w14:paraId="620FEEC0" w14:textId="77777777" w:rsidR="00C62D9C" w:rsidRPr="00E04691" w:rsidRDefault="00C62D9C" w:rsidP="00C62D9C">
      <w:pPr>
        <w:tabs>
          <w:tab w:val="center" w:pos="4680"/>
        </w:tabs>
        <w:rPr>
          <w:rFonts w:ascii="Times New Roman" w:hAnsi="Times New Roman" w:cs="Times New Roman"/>
          <w:b/>
        </w:rPr>
      </w:pPr>
    </w:p>
    <w:p w14:paraId="1847143E" w14:textId="77777777" w:rsidR="00C62D9C" w:rsidRPr="00E04691" w:rsidRDefault="00C62D9C" w:rsidP="00C62D9C">
      <w:pPr>
        <w:tabs>
          <w:tab w:val="center" w:pos="4680"/>
        </w:tabs>
        <w:rPr>
          <w:rFonts w:ascii="Times New Roman" w:hAnsi="Times New Roman" w:cs="Times New Roman"/>
          <w:b/>
        </w:rPr>
      </w:pPr>
      <w:r w:rsidRPr="00E04691">
        <w:rPr>
          <w:rFonts w:ascii="Times New Roman" w:hAnsi="Times New Roman" w:cs="Times New Roman"/>
          <w:b/>
        </w:rPr>
        <w:t>Generate Solution:</w:t>
      </w:r>
    </w:p>
    <w:p w14:paraId="79E055DA" w14:textId="078DB640" w:rsidR="00C62D9C" w:rsidRPr="00E04691" w:rsidRDefault="00C62D9C" w:rsidP="00C62D9C">
      <w:pPr>
        <w:tabs>
          <w:tab w:val="center" w:pos="4680"/>
        </w:tabs>
        <w:rPr>
          <w:rFonts w:ascii="Times New Roman" w:hAnsi="Times New Roman" w:cs="Times New Roman"/>
        </w:rPr>
      </w:pPr>
      <w:r w:rsidRPr="00E04691">
        <w:rPr>
          <w:rFonts w:ascii="Times New Roman" w:hAnsi="Times New Roman" w:cs="Times New Roman"/>
        </w:rPr>
        <w:t xml:space="preserve">Desired patient outcome for the shift (using priority above) </w:t>
      </w:r>
      <w:sdt>
        <w:sdtPr>
          <w:rPr>
            <w:rFonts w:ascii="Times New Roman" w:hAnsi="Times New Roman" w:cs="Times New Roman"/>
          </w:rPr>
          <w:id w:val="-310022291"/>
          <w:placeholder>
            <w:docPart w:val="D4152FCC05F74942BD4A80EFA3727CDB"/>
          </w:placeholder>
        </w:sdtPr>
        <w:sdtContent>
          <w:r w:rsidRPr="00E04691">
            <w:rPr>
              <w:rFonts w:ascii="Times New Roman" w:hAnsi="Times New Roman" w:cs="Times New Roman"/>
              <w:u w:val="single"/>
            </w:rPr>
            <w:t>_</w:t>
          </w:r>
          <w:r w:rsidR="00602249">
            <w:rPr>
              <w:rFonts w:ascii="Times New Roman" w:hAnsi="Times New Roman" w:cs="Times New Roman"/>
              <w:u w:val="single"/>
            </w:rPr>
            <w:t>Decreased feelings of dizziness and increased potassium to a normal level without side effects</w:t>
          </w:r>
          <w:r w:rsidRPr="00E04691">
            <w:rPr>
              <w:rFonts w:ascii="Times New Roman" w:hAnsi="Times New Roman" w:cs="Times New Roman"/>
              <w:u w:val="single"/>
            </w:rPr>
            <w:t>_</w:t>
          </w:r>
        </w:sdtContent>
      </w:sdt>
    </w:p>
    <w:p w14:paraId="2E4A8967" w14:textId="77777777" w:rsidR="00CD5B9D" w:rsidRPr="00E04691" w:rsidRDefault="00CD5B9D" w:rsidP="00C62D9C">
      <w:pPr>
        <w:rPr>
          <w:rFonts w:ascii="Times New Roman" w:hAnsi="Times New Roman" w:cs="Times New Roman"/>
        </w:rPr>
      </w:pPr>
    </w:p>
    <w:p w14:paraId="7C85FBF9" w14:textId="77777777" w:rsidR="00CD5B9D" w:rsidRPr="00E04691" w:rsidRDefault="00C62D9C" w:rsidP="00C62D9C">
      <w:pPr>
        <w:tabs>
          <w:tab w:val="center" w:pos="4680"/>
        </w:tabs>
        <w:rPr>
          <w:rFonts w:ascii="Times New Roman" w:hAnsi="Times New Roman" w:cs="Times New Roman"/>
          <w:b/>
        </w:rPr>
      </w:pPr>
      <w:proofErr w:type="gramStart"/>
      <w:r w:rsidRPr="00E04691">
        <w:rPr>
          <w:rFonts w:ascii="Times New Roman" w:hAnsi="Times New Roman" w:cs="Times New Roman"/>
          <w:b/>
        </w:rPr>
        <w:t>Take Action</w:t>
      </w:r>
      <w:proofErr w:type="gramEnd"/>
      <w:r w:rsidRPr="00E04691">
        <w:rPr>
          <w:rFonts w:ascii="Times New Roman" w:hAnsi="Times New Roman" w:cs="Times New Roman"/>
          <w:b/>
        </w:rPr>
        <w:t>:</w:t>
      </w:r>
    </w:p>
    <w:p w14:paraId="3B206B34" w14:textId="67657947" w:rsidR="00CD5B9D" w:rsidRPr="00E04691" w:rsidRDefault="00CD5B9D" w:rsidP="00C62D9C">
      <w:pPr>
        <w:rPr>
          <w:rFonts w:ascii="Times New Roman" w:hAnsi="Times New Roman" w:cs="Times New Roman"/>
        </w:rPr>
      </w:pPr>
      <w:r w:rsidRPr="00E04691">
        <w:rPr>
          <w:rFonts w:ascii="Times New Roman" w:hAnsi="Times New Roman" w:cs="Times New Roman"/>
        </w:rPr>
        <w:t>List three interventions for this shift that will</w:t>
      </w:r>
      <w:r w:rsidR="00B91D5A" w:rsidRPr="00E04691">
        <w:rPr>
          <w:rFonts w:ascii="Times New Roman" w:hAnsi="Times New Roman" w:cs="Times New Roman"/>
        </w:rPr>
        <w:t xml:space="preserve"> your</w:t>
      </w:r>
      <w:r w:rsidRPr="00E04691">
        <w:rPr>
          <w:rFonts w:ascii="Times New Roman" w:hAnsi="Times New Roman" w:cs="Times New Roman"/>
        </w:rPr>
        <w:t xml:space="preserve"> help patient to attain this desired outcome</w:t>
      </w:r>
      <w:r w:rsidR="000D4EB5" w:rsidRPr="00E04691">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1008802742"/>
          <w:placeholder>
            <w:docPart w:val="7C513AF1202448F19A61E5EAF04C0984"/>
          </w:placeholder>
        </w:sdtPr>
        <w:sdtContent>
          <w:r w:rsidRPr="00E04691">
            <w:rPr>
              <w:rFonts w:ascii="Times New Roman" w:hAnsi="Times New Roman" w:cs="Times New Roman"/>
              <w:u w:val="single"/>
            </w:rPr>
            <w:t>_</w:t>
          </w:r>
          <w:r w:rsidR="00602249">
            <w:rPr>
              <w:rFonts w:ascii="Times New Roman" w:hAnsi="Times New Roman" w:cs="Times New Roman"/>
              <w:u w:val="single"/>
            </w:rPr>
            <w:t>Give patient medications</w:t>
          </w:r>
          <w:r w:rsidR="0082379F">
            <w:rPr>
              <w:rFonts w:ascii="Times New Roman" w:hAnsi="Times New Roman" w:cs="Times New Roman"/>
              <w:u w:val="single"/>
            </w:rPr>
            <w:t xml:space="preserve"> to decrease symptoms, give patient fluids (IV or PO), encourage the patient to rest</w:t>
          </w:r>
          <w:r w:rsidRPr="00E04691">
            <w:rPr>
              <w:rFonts w:ascii="Times New Roman" w:hAnsi="Times New Roman" w:cs="Times New Roman"/>
              <w:u w:val="single"/>
            </w:rPr>
            <w:t>_</w:t>
          </w:r>
        </w:sdtContent>
      </w:sdt>
    </w:p>
    <w:p w14:paraId="65BD8B85" w14:textId="77777777" w:rsidR="00C62D9C" w:rsidRPr="00E04691" w:rsidRDefault="00C62D9C" w:rsidP="00C62D9C">
      <w:pPr>
        <w:tabs>
          <w:tab w:val="center" w:pos="4680"/>
        </w:tabs>
        <w:rPr>
          <w:rFonts w:ascii="Times New Roman" w:hAnsi="Times New Roman" w:cs="Times New Roman"/>
          <w:b/>
        </w:rPr>
      </w:pPr>
    </w:p>
    <w:p w14:paraId="339E6128" w14:textId="77777777" w:rsidR="00CD5B9D" w:rsidRPr="00E04691" w:rsidRDefault="00C62D9C" w:rsidP="00C62D9C">
      <w:pPr>
        <w:tabs>
          <w:tab w:val="center" w:pos="4680"/>
        </w:tabs>
        <w:rPr>
          <w:rFonts w:ascii="Times New Roman" w:hAnsi="Times New Roman" w:cs="Times New Roman"/>
          <w:b/>
        </w:rPr>
      </w:pPr>
      <w:r w:rsidRPr="00E04691">
        <w:rPr>
          <w:rFonts w:ascii="Times New Roman" w:hAnsi="Times New Roman" w:cs="Times New Roman"/>
          <w:b/>
        </w:rPr>
        <w:t>Evaluation of Outcome:</w:t>
      </w:r>
    </w:p>
    <w:p w14:paraId="5E020E53" w14:textId="1F14E8FF" w:rsidR="009C4BDA" w:rsidRPr="00E04691" w:rsidRDefault="009C4BDA" w:rsidP="00C62D9C">
      <w:pPr>
        <w:rPr>
          <w:rFonts w:ascii="Times New Roman" w:hAnsi="Times New Roman" w:cs="Times New Roman"/>
        </w:rPr>
      </w:pPr>
      <w:r w:rsidRPr="00E04691">
        <w:rPr>
          <w:rFonts w:ascii="Times New Roman" w:hAnsi="Times New Roman" w:cs="Times New Roman"/>
        </w:rPr>
        <w:t>How will the patient be evaluated to know that they have attained the desired outcome</w:t>
      </w:r>
      <w:r w:rsidR="000D4EB5" w:rsidRPr="00E04691">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828671955"/>
          <w:placeholder>
            <w:docPart w:val="7D5EA55493B54CE19D6F1D3479C2538E"/>
          </w:placeholder>
        </w:sdtPr>
        <w:sdtContent>
          <w:r w:rsidRPr="00E04691">
            <w:rPr>
              <w:rFonts w:ascii="Times New Roman" w:hAnsi="Times New Roman" w:cs="Times New Roman"/>
              <w:u w:val="single"/>
            </w:rPr>
            <w:t>_</w:t>
          </w:r>
          <w:r w:rsidR="0082379F">
            <w:rPr>
              <w:rFonts w:ascii="Times New Roman" w:hAnsi="Times New Roman" w:cs="Times New Roman"/>
              <w:u w:val="single"/>
            </w:rPr>
            <w:t>Potassium level within normal limits without side effects and the patient doesn’t complain of dizziness.</w:t>
          </w:r>
          <w:r w:rsidRPr="00E04691">
            <w:rPr>
              <w:rFonts w:ascii="Times New Roman" w:hAnsi="Times New Roman" w:cs="Times New Roman"/>
              <w:u w:val="single"/>
            </w:rPr>
            <w:t>_</w:t>
          </w:r>
        </w:sdtContent>
      </w:sdt>
    </w:p>
    <w:p w14:paraId="0FEC7B58" w14:textId="48A6C68C" w:rsidR="009C4BDA" w:rsidRPr="00E04691" w:rsidRDefault="009C4BDA" w:rsidP="00A61EAA">
      <w:pPr>
        <w:tabs>
          <w:tab w:val="center" w:pos="4680"/>
        </w:tabs>
        <w:rPr>
          <w:rFonts w:ascii="Times New Roman" w:hAnsi="Times New Roman" w:cs="Times New Roman"/>
        </w:rPr>
      </w:pPr>
    </w:p>
    <w:p w14:paraId="3DFB2AE2" w14:textId="77777777" w:rsidR="00DE0817" w:rsidRPr="00E04691" w:rsidRDefault="00DE0817" w:rsidP="00DE0817">
      <w:pPr>
        <w:tabs>
          <w:tab w:val="center" w:pos="4680"/>
        </w:tabs>
        <w:rPr>
          <w:rFonts w:ascii="Times New Roman" w:hAnsi="Times New Roman" w:cs="Times New Roman"/>
          <w:b/>
        </w:rPr>
      </w:pPr>
    </w:p>
    <w:p w14:paraId="48641ED6" w14:textId="77777777" w:rsidR="00DE0817" w:rsidRPr="00E04691" w:rsidRDefault="00DE0817" w:rsidP="00DE0817">
      <w:pPr>
        <w:tabs>
          <w:tab w:val="center" w:pos="4680"/>
        </w:tabs>
        <w:rPr>
          <w:rFonts w:ascii="Times New Roman" w:hAnsi="Times New Roman" w:cs="Times New Roman"/>
          <w:b/>
        </w:rPr>
      </w:pPr>
    </w:p>
    <w:p w14:paraId="2687CC37" w14:textId="77777777" w:rsidR="002428E6" w:rsidRPr="00E04691" w:rsidRDefault="002428E6" w:rsidP="002428E6">
      <w:pPr>
        <w:tabs>
          <w:tab w:val="center" w:pos="4680"/>
        </w:tabs>
        <w:rPr>
          <w:rFonts w:ascii="Times New Roman" w:hAnsi="Times New Roman" w:cs="Times New Roman"/>
        </w:rPr>
      </w:pPr>
    </w:p>
    <w:p w14:paraId="1F762308" w14:textId="77777777" w:rsidR="00DE0817" w:rsidRPr="00E04691" w:rsidRDefault="00DE0817" w:rsidP="00DE0817">
      <w:pPr>
        <w:tabs>
          <w:tab w:val="center" w:pos="4680"/>
        </w:tabs>
        <w:rPr>
          <w:rFonts w:ascii="Times New Roman" w:hAnsi="Times New Roman" w:cs="Times New Roman"/>
        </w:rPr>
      </w:pPr>
    </w:p>
    <w:p w14:paraId="2489412D" w14:textId="76AE5615" w:rsidR="002267DA" w:rsidRPr="00E04691" w:rsidRDefault="002267DA" w:rsidP="00DE0817">
      <w:pPr>
        <w:tabs>
          <w:tab w:val="center" w:pos="4680"/>
        </w:tabs>
        <w:rPr>
          <w:rFonts w:ascii="Times New Roman" w:hAnsi="Times New Roman" w:cs="Times New Roman"/>
        </w:rPr>
      </w:pPr>
    </w:p>
    <w:p w14:paraId="411BD43B" w14:textId="32D69E18" w:rsidR="00DE0817" w:rsidRPr="00E04691" w:rsidRDefault="00DE0817" w:rsidP="00A61EAA">
      <w:pPr>
        <w:tabs>
          <w:tab w:val="center" w:pos="4680"/>
        </w:tabs>
        <w:rPr>
          <w:rFonts w:ascii="Times New Roman" w:hAnsi="Times New Roman" w:cs="Times New Roman"/>
        </w:rPr>
      </w:pPr>
    </w:p>
    <w:p w14:paraId="6E7BDEA0" w14:textId="4ACF211C" w:rsidR="00DE0817" w:rsidRPr="00E04691" w:rsidRDefault="00DE0817" w:rsidP="00A61EAA">
      <w:pPr>
        <w:tabs>
          <w:tab w:val="center" w:pos="4680"/>
        </w:tabs>
        <w:rPr>
          <w:rFonts w:ascii="Times New Roman" w:hAnsi="Times New Roman" w:cs="Times New Roman"/>
        </w:rPr>
      </w:pPr>
    </w:p>
    <w:p w14:paraId="07360A37" w14:textId="77777777" w:rsidR="00DE0817" w:rsidRPr="00E04691" w:rsidRDefault="00DE0817" w:rsidP="00A61EAA">
      <w:pPr>
        <w:tabs>
          <w:tab w:val="center" w:pos="4680"/>
        </w:tabs>
        <w:rPr>
          <w:rFonts w:ascii="Times New Roman" w:hAnsi="Times New Roman" w:cs="Times New Roman"/>
        </w:rPr>
        <w:sectPr w:rsidR="00DE0817" w:rsidRPr="00E04691" w:rsidSect="008C4415">
          <w:headerReference w:type="default" r:id="rId11"/>
          <w:headerReference w:type="first" r:id="rId12"/>
          <w:pgSz w:w="12240" w:h="15840"/>
          <w:pgMar w:top="1440" w:right="1440" w:bottom="1440" w:left="1440" w:header="720" w:footer="720" w:gutter="0"/>
          <w:cols w:space="720"/>
          <w:titlePg/>
          <w:docGrid w:linePitch="360"/>
        </w:sectPr>
      </w:pPr>
    </w:p>
    <w:p w14:paraId="7E4495BD" w14:textId="77777777" w:rsidR="009E0C13" w:rsidRPr="00E04691" w:rsidRDefault="00A61EAA" w:rsidP="00A61EAA">
      <w:pPr>
        <w:jc w:val="center"/>
        <w:rPr>
          <w:rFonts w:ascii="Times New Roman" w:hAnsi="Times New Roman" w:cs="Times New Roman"/>
          <w:b/>
          <w:bCs/>
        </w:rPr>
      </w:pPr>
      <w:r w:rsidRPr="00E04691">
        <w:rPr>
          <w:rFonts w:ascii="Times New Roman" w:hAnsi="Times New Roman" w:cs="Times New Roman"/>
          <w:b/>
          <w:bCs/>
        </w:rPr>
        <w:lastRenderedPageBreak/>
        <w:t xml:space="preserve">MEDICATION LIST </w:t>
      </w:r>
    </w:p>
    <w:tbl>
      <w:tblPr>
        <w:tblW w:w="1485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9"/>
        <w:gridCol w:w="851"/>
        <w:gridCol w:w="1350"/>
        <w:gridCol w:w="2250"/>
        <w:gridCol w:w="1440"/>
        <w:gridCol w:w="2160"/>
        <w:gridCol w:w="2160"/>
        <w:gridCol w:w="3060"/>
      </w:tblGrid>
      <w:tr w:rsidR="00A871F8" w:rsidRPr="00E04691" w14:paraId="3CE70C58" w14:textId="77777777" w:rsidTr="005C1F5C">
        <w:trPr>
          <w:trHeight w:val="1781"/>
        </w:trPr>
        <w:tc>
          <w:tcPr>
            <w:tcW w:w="1579" w:type="dxa"/>
          </w:tcPr>
          <w:p w14:paraId="28316B66"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0AF1E5B9"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Medication</w:t>
            </w:r>
          </w:p>
          <w:p w14:paraId="53560889" w14:textId="2319A9D7" w:rsidR="003A34DA" w:rsidRPr="00187BF9" w:rsidRDefault="003A34DA" w:rsidP="003A34DA">
            <w:pPr>
              <w:spacing w:after="160" w:line="259" w:lineRule="auto"/>
              <w:jc w:val="center"/>
              <w:rPr>
                <w:rFonts w:ascii="Times New Roman" w:eastAsia="Calibri" w:hAnsi="Times New Roman" w:cs="Times New Roman"/>
                <w:iCs/>
                <w:sz w:val="22"/>
                <w:szCs w:val="22"/>
              </w:rPr>
            </w:pPr>
            <w:r w:rsidRPr="00187BF9">
              <w:rPr>
                <w:rFonts w:ascii="Times New Roman" w:eastAsia="Calibri" w:hAnsi="Times New Roman" w:cs="Times New Roman"/>
                <w:iCs/>
                <w:sz w:val="22"/>
                <w:szCs w:val="22"/>
              </w:rPr>
              <w:t xml:space="preserve">Include: </w:t>
            </w:r>
          </w:p>
          <w:p w14:paraId="032F3205" w14:textId="5144C704" w:rsidR="003A34DA" w:rsidRPr="00187BF9" w:rsidRDefault="003A34DA" w:rsidP="003A34DA">
            <w:pPr>
              <w:spacing w:after="160" w:line="259" w:lineRule="auto"/>
              <w:jc w:val="center"/>
              <w:rPr>
                <w:rFonts w:ascii="Times New Roman" w:eastAsia="Calibri" w:hAnsi="Times New Roman" w:cs="Times New Roman"/>
                <w:iCs/>
                <w:sz w:val="22"/>
                <w:szCs w:val="22"/>
              </w:rPr>
            </w:pPr>
            <w:r w:rsidRPr="00187BF9">
              <w:rPr>
                <w:rFonts w:ascii="Times New Roman" w:eastAsia="Calibri" w:hAnsi="Times New Roman" w:cs="Times New Roman"/>
                <w:iCs/>
                <w:sz w:val="22"/>
                <w:szCs w:val="22"/>
              </w:rPr>
              <w:t>Trade Name</w:t>
            </w:r>
          </w:p>
          <w:p w14:paraId="5693CBEE" w14:textId="7F033D61" w:rsidR="003A34DA" w:rsidRPr="00187BF9" w:rsidRDefault="003A34DA" w:rsidP="003A34DA">
            <w:pPr>
              <w:spacing w:after="160" w:line="259" w:lineRule="auto"/>
              <w:jc w:val="center"/>
              <w:rPr>
                <w:rFonts w:ascii="Times New Roman" w:eastAsia="Calibri" w:hAnsi="Times New Roman" w:cs="Times New Roman"/>
                <w:iCs/>
                <w:sz w:val="22"/>
                <w:szCs w:val="22"/>
              </w:rPr>
            </w:pPr>
            <w:r w:rsidRPr="00187BF9">
              <w:rPr>
                <w:rFonts w:ascii="Times New Roman" w:eastAsia="Calibri" w:hAnsi="Times New Roman" w:cs="Times New Roman"/>
                <w:iCs/>
                <w:sz w:val="22"/>
                <w:szCs w:val="22"/>
              </w:rPr>
              <w:t>&amp;</w:t>
            </w:r>
          </w:p>
          <w:p w14:paraId="7D06B07D" w14:textId="2F7FB4B8" w:rsidR="00A871F8" w:rsidRPr="00187BF9" w:rsidRDefault="003A34DA" w:rsidP="003A34DA">
            <w:pPr>
              <w:spacing w:after="160" w:line="259" w:lineRule="auto"/>
              <w:jc w:val="center"/>
              <w:rPr>
                <w:rFonts w:ascii="Times New Roman" w:eastAsia="Calibri" w:hAnsi="Times New Roman" w:cs="Times New Roman"/>
                <w:sz w:val="22"/>
                <w:szCs w:val="22"/>
              </w:rPr>
            </w:pPr>
            <w:r w:rsidRPr="00187BF9">
              <w:rPr>
                <w:rFonts w:ascii="Times New Roman" w:eastAsia="Calibri" w:hAnsi="Times New Roman" w:cs="Times New Roman"/>
                <w:iCs/>
                <w:sz w:val="22"/>
                <w:szCs w:val="22"/>
              </w:rPr>
              <w:t>(Generic Name)</w:t>
            </w:r>
          </w:p>
        </w:tc>
        <w:tc>
          <w:tcPr>
            <w:tcW w:w="851" w:type="dxa"/>
          </w:tcPr>
          <w:p w14:paraId="04AD93CA"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120B60E9"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Route</w:t>
            </w:r>
          </w:p>
        </w:tc>
        <w:tc>
          <w:tcPr>
            <w:tcW w:w="1350" w:type="dxa"/>
          </w:tcPr>
          <w:p w14:paraId="59918AC8"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3F860714"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Dosage &amp; Frequency</w:t>
            </w:r>
          </w:p>
        </w:tc>
        <w:tc>
          <w:tcPr>
            <w:tcW w:w="2250" w:type="dxa"/>
          </w:tcPr>
          <w:p w14:paraId="13CA5DBD"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557ADC79" w14:textId="3CF31100"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Category</w:t>
            </w:r>
            <w:r w:rsidR="00C12326">
              <w:rPr>
                <w:rFonts w:ascii="Times New Roman" w:eastAsia="Times New Roman" w:hAnsi="Times New Roman" w:cs="Times New Roman"/>
                <w:b/>
                <w:bCs/>
                <w:sz w:val="22"/>
                <w:szCs w:val="22"/>
              </w:rPr>
              <w:t xml:space="preserve"> &amp; </w:t>
            </w:r>
            <w:r w:rsidR="007A3FB0" w:rsidRPr="00187BF9">
              <w:rPr>
                <w:rFonts w:ascii="Times New Roman" w:eastAsia="Times New Roman" w:hAnsi="Times New Roman" w:cs="Times New Roman"/>
                <w:b/>
                <w:bCs/>
                <w:sz w:val="22"/>
                <w:szCs w:val="22"/>
              </w:rPr>
              <w:t>M</w:t>
            </w:r>
            <w:r w:rsidR="00E25CE0" w:rsidRPr="00187BF9">
              <w:rPr>
                <w:rFonts w:ascii="Times New Roman" w:eastAsia="Times New Roman" w:hAnsi="Times New Roman" w:cs="Times New Roman"/>
                <w:b/>
                <w:bCs/>
                <w:sz w:val="22"/>
                <w:szCs w:val="22"/>
              </w:rPr>
              <w:t>echanism of Action</w:t>
            </w:r>
          </w:p>
        </w:tc>
        <w:tc>
          <w:tcPr>
            <w:tcW w:w="1440" w:type="dxa"/>
          </w:tcPr>
          <w:p w14:paraId="6568EC5D"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0540A6E5"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Use for this specific patient</w:t>
            </w:r>
          </w:p>
          <w:p w14:paraId="741C29C7" w14:textId="77777777" w:rsidR="00A871F8"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(Why is this specific patient receiving this medication?)</w:t>
            </w:r>
          </w:p>
          <w:p w14:paraId="1C4F6361" w14:textId="4BB64F7C" w:rsidR="00706734" w:rsidRPr="00187BF9" w:rsidRDefault="00706734" w:rsidP="00A871F8">
            <w:pPr>
              <w:keepNext/>
              <w:jc w:val="center"/>
              <w:outlineLvl w:val="2"/>
              <w:rPr>
                <w:rFonts w:ascii="Times New Roman" w:eastAsia="Times New Roman" w:hAnsi="Times New Roman" w:cs="Times New Roman"/>
                <w:b/>
                <w:bCs/>
                <w:sz w:val="22"/>
                <w:szCs w:val="22"/>
              </w:rPr>
            </w:pPr>
          </w:p>
        </w:tc>
        <w:tc>
          <w:tcPr>
            <w:tcW w:w="2160" w:type="dxa"/>
          </w:tcPr>
          <w:p w14:paraId="2CA43EF4"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340FF1C1" w14:textId="0D037FD9"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 xml:space="preserve">Potential Side </w:t>
            </w:r>
            <w:r w:rsidR="005C1F5C">
              <w:rPr>
                <w:rFonts w:ascii="Times New Roman" w:eastAsia="Times New Roman" w:hAnsi="Times New Roman" w:cs="Times New Roman"/>
                <w:b/>
                <w:bCs/>
                <w:sz w:val="22"/>
                <w:szCs w:val="22"/>
              </w:rPr>
              <w:t xml:space="preserve">Effects </w:t>
            </w:r>
            <w:r w:rsidR="00E860C8">
              <w:rPr>
                <w:rFonts w:ascii="Times New Roman" w:eastAsia="Times New Roman" w:hAnsi="Times New Roman" w:cs="Times New Roman"/>
                <w:b/>
                <w:bCs/>
                <w:sz w:val="22"/>
                <w:szCs w:val="22"/>
              </w:rPr>
              <w:t xml:space="preserve">of </w:t>
            </w:r>
            <w:r w:rsidR="005C1F5C">
              <w:rPr>
                <w:rFonts w:ascii="Times New Roman" w:eastAsia="Times New Roman" w:hAnsi="Times New Roman" w:cs="Times New Roman"/>
                <w:b/>
                <w:bCs/>
                <w:sz w:val="22"/>
                <w:szCs w:val="22"/>
              </w:rPr>
              <w:t>the medication</w:t>
            </w:r>
            <w:r w:rsidR="00B526B0">
              <w:rPr>
                <w:rFonts w:ascii="Times New Roman" w:eastAsia="Times New Roman" w:hAnsi="Times New Roman" w:cs="Times New Roman"/>
                <w:b/>
                <w:bCs/>
                <w:sz w:val="22"/>
                <w:szCs w:val="22"/>
              </w:rPr>
              <w:t xml:space="preserve"> (</w:t>
            </w:r>
            <w:r w:rsidR="005C1F5C">
              <w:rPr>
                <w:rFonts w:ascii="Times New Roman" w:eastAsia="Times New Roman" w:hAnsi="Times New Roman" w:cs="Times New Roman"/>
                <w:b/>
                <w:bCs/>
                <w:sz w:val="22"/>
                <w:szCs w:val="22"/>
              </w:rPr>
              <w:t xml:space="preserve">List 5 side effects that could potentially occur). </w:t>
            </w:r>
          </w:p>
          <w:p w14:paraId="566E8D5F" w14:textId="12A968AA" w:rsidR="00A871F8" w:rsidRDefault="00A871F8" w:rsidP="00A871F8">
            <w:pPr>
              <w:keepNext/>
              <w:jc w:val="center"/>
              <w:outlineLvl w:val="2"/>
              <w:rPr>
                <w:rFonts w:ascii="Times New Roman" w:eastAsia="Times New Roman" w:hAnsi="Times New Roman" w:cs="Times New Roman"/>
                <w:b/>
                <w:bCs/>
                <w:sz w:val="22"/>
                <w:szCs w:val="22"/>
              </w:rPr>
            </w:pPr>
          </w:p>
          <w:p w14:paraId="62BA4E28" w14:textId="0820F96F" w:rsidR="00706734" w:rsidRPr="00187BF9" w:rsidRDefault="00706734" w:rsidP="00A871F8">
            <w:pPr>
              <w:keepNext/>
              <w:jc w:val="center"/>
              <w:outlineLvl w:val="2"/>
              <w:rPr>
                <w:rFonts w:ascii="Times New Roman" w:eastAsia="Times New Roman" w:hAnsi="Times New Roman" w:cs="Times New Roman"/>
                <w:b/>
                <w:bCs/>
                <w:sz w:val="22"/>
                <w:szCs w:val="22"/>
              </w:rPr>
            </w:pPr>
          </w:p>
        </w:tc>
        <w:tc>
          <w:tcPr>
            <w:tcW w:w="2160" w:type="dxa"/>
          </w:tcPr>
          <w:p w14:paraId="20553497"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7FCF5972"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Nursing Implications: Pre-administration</w:t>
            </w:r>
          </w:p>
          <w:p w14:paraId="3CD5A8C7" w14:textId="77777777" w:rsidR="00A871F8" w:rsidRDefault="00A871F8" w:rsidP="00A871F8">
            <w:pPr>
              <w:jc w:val="center"/>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(What will you do prior to administration?)</w:t>
            </w:r>
          </w:p>
          <w:p w14:paraId="50A76D63" w14:textId="5850D757" w:rsidR="00706734" w:rsidRPr="00187BF9" w:rsidRDefault="00706734" w:rsidP="00A871F8">
            <w:pPr>
              <w:jc w:val="center"/>
              <w:rPr>
                <w:rFonts w:ascii="Times New Roman" w:eastAsia="Calibri" w:hAnsi="Times New Roman" w:cs="Times New Roman"/>
                <w:b/>
                <w:bCs/>
                <w:sz w:val="22"/>
                <w:szCs w:val="22"/>
              </w:rPr>
            </w:pPr>
          </w:p>
        </w:tc>
        <w:tc>
          <w:tcPr>
            <w:tcW w:w="3060" w:type="dxa"/>
          </w:tcPr>
          <w:p w14:paraId="421C5C49" w14:textId="77777777" w:rsidR="00A871F8" w:rsidRPr="00187BF9" w:rsidRDefault="00A871F8" w:rsidP="00A871F8">
            <w:pPr>
              <w:jc w:val="center"/>
              <w:rPr>
                <w:rFonts w:ascii="Times New Roman" w:eastAsia="Times New Roman" w:hAnsi="Times New Roman" w:cs="Times New Roman"/>
                <w:b/>
                <w:bCs/>
                <w:sz w:val="22"/>
                <w:szCs w:val="22"/>
              </w:rPr>
            </w:pPr>
          </w:p>
          <w:p w14:paraId="550D36E2" w14:textId="77777777" w:rsidR="00A871F8" w:rsidRPr="00187BF9" w:rsidRDefault="00A871F8" w:rsidP="00A871F8">
            <w:pPr>
              <w:jc w:val="center"/>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Nursing Implications: Post-administration</w:t>
            </w:r>
          </w:p>
          <w:p w14:paraId="31C0D6CF" w14:textId="77777777" w:rsidR="00A871F8" w:rsidRDefault="00A871F8" w:rsidP="00A871F8">
            <w:pPr>
              <w:ind w:right="-110"/>
              <w:jc w:val="center"/>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(What cues will indicate this medication’s positive effect?)</w:t>
            </w:r>
          </w:p>
          <w:p w14:paraId="76FF582F" w14:textId="30620E68" w:rsidR="00706734" w:rsidRPr="00187BF9" w:rsidRDefault="00706734" w:rsidP="00A871F8">
            <w:pPr>
              <w:ind w:right="-110"/>
              <w:jc w:val="center"/>
              <w:rPr>
                <w:rFonts w:ascii="Times New Roman" w:eastAsia="Calibri" w:hAnsi="Times New Roman" w:cs="Times New Roman"/>
                <w:b/>
                <w:bCs/>
                <w:sz w:val="22"/>
                <w:szCs w:val="22"/>
              </w:rPr>
            </w:pPr>
          </w:p>
        </w:tc>
      </w:tr>
      <w:tr w:rsidR="00A871F8" w:rsidRPr="00E04691" w14:paraId="59ED19B3" w14:textId="77777777" w:rsidTr="00D130EF">
        <w:trPr>
          <w:trHeight w:val="431"/>
        </w:trPr>
        <w:tc>
          <w:tcPr>
            <w:tcW w:w="1579" w:type="dxa"/>
            <w:shd w:val="clear" w:color="auto" w:fill="FFFFFF" w:themeFill="background1"/>
          </w:tcPr>
          <w:p w14:paraId="05F8BE4A" w14:textId="77777777" w:rsidR="00A871F8" w:rsidRDefault="0082379F"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Acetaminophen</w:t>
            </w:r>
          </w:p>
          <w:p w14:paraId="28E29764" w14:textId="25AC0EB2" w:rsidR="0082379F" w:rsidRPr="00E04691" w:rsidRDefault="0082379F"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Tylenol</w:t>
            </w:r>
          </w:p>
        </w:tc>
        <w:tc>
          <w:tcPr>
            <w:tcW w:w="851" w:type="dxa"/>
            <w:shd w:val="clear" w:color="auto" w:fill="FFFFFF" w:themeFill="background1"/>
          </w:tcPr>
          <w:p w14:paraId="17D6AC86" w14:textId="087B1C2E" w:rsidR="00A871F8" w:rsidRPr="00E04691" w:rsidRDefault="0082379F"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PO</w:t>
            </w:r>
          </w:p>
        </w:tc>
        <w:tc>
          <w:tcPr>
            <w:tcW w:w="1350" w:type="dxa"/>
            <w:shd w:val="clear" w:color="auto" w:fill="FFFFFF" w:themeFill="background1"/>
          </w:tcPr>
          <w:p w14:paraId="21A55850" w14:textId="665DACD2" w:rsidR="00A871F8" w:rsidRPr="00E04691" w:rsidRDefault="0097112C"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325 mg TID PRN</w:t>
            </w:r>
          </w:p>
        </w:tc>
        <w:tc>
          <w:tcPr>
            <w:tcW w:w="2250" w:type="dxa"/>
            <w:shd w:val="clear" w:color="auto" w:fill="FFFFFF" w:themeFill="background1"/>
          </w:tcPr>
          <w:p w14:paraId="259CC2AE" w14:textId="77777777" w:rsidR="00A871F8" w:rsidRDefault="00566836"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Antipyretics</w:t>
            </w:r>
          </w:p>
          <w:p w14:paraId="5F39C16A" w14:textId="6938BA5C" w:rsidR="00566836" w:rsidRPr="00E04691" w:rsidRDefault="00566836"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Nonopioid analgesic</w:t>
            </w:r>
          </w:p>
        </w:tc>
        <w:tc>
          <w:tcPr>
            <w:tcW w:w="1440" w:type="dxa"/>
            <w:shd w:val="clear" w:color="auto" w:fill="FFFFFF" w:themeFill="background1"/>
          </w:tcPr>
          <w:p w14:paraId="45BDDCDE" w14:textId="67E13D2C" w:rsidR="00A871F8" w:rsidRPr="00E04691" w:rsidRDefault="00566836"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 xml:space="preserve">The patient mentioned that she was experiencing </w:t>
            </w:r>
            <w:proofErr w:type="gramStart"/>
            <w:r>
              <w:rPr>
                <w:rFonts w:ascii="Times New Roman" w:eastAsia="Calibri" w:hAnsi="Times New Roman" w:cs="Times New Roman"/>
                <w:iCs/>
                <w:sz w:val="20"/>
                <w:szCs w:val="20"/>
              </w:rPr>
              <w:t>a dull</w:t>
            </w:r>
            <w:proofErr w:type="gramEnd"/>
            <w:r>
              <w:rPr>
                <w:rFonts w:ascii="Times New Roman" w:eastAsia="Calibri" w:hAnsi="Times New Roman" w:cs="Times New Roman"/>
                <w:iCs/>
                <w:sz w:val="20"/>
                <w:szCs w:val="20"/>
              </w:rPr>
              <w:t xml:space="preserve"> and achy pain in her head, neck, back, chest, and other areas of the body. This medication was prescribed to try and decrease the amount of pain she was in.</w:t>
            </w:r>
          </w:p>
        </w:tc>
        <w:tc>
          <w:tcPr>
            <w:tcW w:w="2160" w:type="dxa"/>
            <w:shd w:val="clear" w:color="auto" w:fill="FFFFFF" w:themeFill="background1"/>
          </w:tcPr>
          <w:p w14:paraId="1FCF16EE" w14:textId="494121C9" w:rsidR="00A871F8" w:rsidRPr="00E04691" w:rsidRDefault="00566836"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Hypotension, hypertension, hypokalemia, nausea, and vomiting.</w:t>
            </w:r>
          </w:p>
        </w:tc>
        <w:tc>
          <w:tcPr>
            <w:tcW w:w="2160" w:type="dxa"/>
            <w:shd w:val="clear" w:color="auto" w:fill="FFFFFF" w:themeFill="background1"/>
          </w:tcPr>
          <w:p w14:paraId="66AF599D" w14:textId="1DD116E9" w:rsidR="00A871F8" w:rsidRPr="00E04691" w:rsidRDefault="00566836"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 xml:space="preserve">Assess for overall and recent alcohol usage. Assess for rash that may be </w:t>
            </w:r>
            <w:r w:rsidR="00751559">
              <w:rPr>
                <w:rFonts w:ascii="Times New Roman" w:eastAsia="Calibri" w:hAnsi="Times New Roman" w:cs="Times New Roman"/>
                <w:iCs/>
                <w:sz w:val="20"/>
                <w:szCs w:val="20"/>
              </w:rPr>
              <w:t>SJS.</w:t>
            </w:r>
          </w:p>
        </w:tc>
        <w:tc>
          <w:tcPr>
            <w:tcW w:w="3060" w:type="dxa"/>
            <w:shd w:val="clear" w:color="auto" w:fill="FFFFFF" w:themeFill="background1"/>
          </w:tcPr>
          <w:p w14:paraId="700DBBDE" w14:textId="38355D85" w:rsidR="00A871F8" w:rsidRPr="00E04691" w:rsidRDefault="00751559"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Decreased pain and fever to normal without side effects.</w:t>
            </w:r>
          </w:p>
        </w:tc>
      </w:tr>
      <w:tr w:rsidR="00A871F8" w:rsidRPr="00E04691" w14:paraId="59D5A042" w14:textId="77777777" w:rsidTr="00D130EF">
        <w:trPr>
          <w:trHeight w:val="458"/>
        </w:trPr>
        <w:tc>
          <w:tcPr>
            <w:tcW w:w="1579" w:type="dxa"/>
          </w:tcPr>
          <w:p w14:paraId="3E17FEC1" w14:textId="77777777" w:rsidR="0082379F" w:rsidRDefault="0082379F" w:rsidP="0082379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Atorvastatin</w:t>
            </w:r>
          </w:p>
          <w:p w14:paraId="77FFD126" w14:textId="46878951" w:rsidR="00751559" w:rsidRPr="00E04691" w:rsidRDefault="00751559" w:rsidP="0082379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Lipitor</w:t>
            </w:r>
          </w:p>
        </w:tc>
        <w:tc>
          <w:tcPr>
            <w:tcW w:w="851" w:type="dxa"/>
          </w:tcPr>
          <w:p w14:paraId="2C0798F0" w14:textId="4BB2449E" w:rsidR="00A871F8" w:rsidRPr="00E04691" w:rsidRDefault="0082379F"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PO</w:t>
            </w:r>
          </w:p>
        </w:tc>
        <w:tc>
          <w:tcPr>
            <w:tcW w:w="1350" w:type="dxa"/>
          </w:tcPr>
          <w:p w14:paraId="3A830C06" w14:textId="6DA5C884" w:rsidR="00A871F8" w:rsidRPr="00E04691" w:rsidRDefault="0097112C"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40 mg daily</w:t>
            </w:r>
          </w:p>
        </w:tc>
        <w:tc>
          <w:tcPr>
            <w:tcW w:w="2250" w:type="dxa"/>
          </w:tcPr>
          <w:p w14:paraId="37AF9B2E" w14:textId="77777777" w:rsidR="00A871F8" w:rsidRDefault="0075155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Lipid-lowering agent</w:t>
            </w:r>
          </w:p>
          <w:p w14:paraId="50711E0B" w14:textId="709384AC" w:rsidR="00751559" w:rsidRPr="00E04691" w:rsidRDefault="0075155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HMG-CoA reductase inhibitor</w:t>
            </w:r>
          </w:p>
        </w:tc>
        <w:tc>
          <w:tcPr>
            <w:tcW w:w="1440" w:type="dxa"/>
          </w:tcPr>
          <w:p w14:paraId="1E9A5A00" w14:textId="598BB32B" w:rsidR="00A871F8" w:rsidRPr="00E04691" w:rsidRDefault="0075155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 xml:space="preserve">The patient has a history of hyperlipidemia and needs </w:t>
            </w:r>
            <w:proofErr w:type="gramStart"/>
            <w:r>
              <w:rPr>
                <w:rFonts w:ascii="Times New Roman" w:eastAsia="Calibri" w:hAnsi="Times New Roman" w:cs="Times New Roman"/>
                <w:iCs/>
                <w:sz w:val="20"/>
                <w:szCs w:val="20"/>
              </w:rPr>
              <w:t>a medication</w:t>
            </w:r>
            <w:proofErr w:type="gramEnd"/>
            <w:r>
              <w:rPr>
                <w:rFonts w:ascii="Times New Roman" w:eastAsia="Calibri" w:hAnsi="Times New Roman" w:cs="Times New Roman"/>
                <w:iCs/>
                <w:sz w:val="20"/>
                <w:szCs w:val="20"/>
              </w:rPr>
              <w:t xml:space="preserve"> to treat it.</w:t>
            </w:r>
          </w:p>
        </w:tc>
        <w:tc>
          <w:tcPr>
            <w:tcW w:w="2160" w:type="dxa"/>
          </w:tcPr>
          <w:p w14:paraId="227B68DA" w14:textId="55A4F856" w:rsidR="00A871F8" w:rsidRPr="00E04691" w:rsidRDefault="0075155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Abdominal cramps, constipation, diarrhea, angioedema, and rash.</w:t>
            </w:r>
          </w:p>
        </w:tc>
        <w:tc>
          <w:tcPr>
            <w:tcW w:w="2160" w:type="dxa"/>
          </w:tcPr>
          <w:p w14:paraId="7372252B" w14:textId="77321BDF" w:rsidR="00A871F8" w:rsidRPr="00E04691" w:rsidRDefault="00751559"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Check serum cholesterol and triglyceride levels. Monitor LFTs and CK levels.</w:t>
            </w:r>
          </w:p>
        </w:tc>
        <w:tc>
          <w:tcPr>
            <w:tcW w:w="3060" w:type="dxa"/>
          </w:tcPr>
          <w:p w14:paraId="7D08E8BD" w14:textId="19580977" w:rsidR="00A871F8" w:rsidRPr="00E04691" w:rsidRDefault="00751559"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Decreased LDL, total cholesterol, and triglyceride levels to normal without side effects. Increased HDL levels to normal without side effects. Decreased progression of CAD without side effects.</w:t>
            </w:r>
          </w:p>
        </w:tc>
      </w:tr>
      <w:tr w:rsidR="00A871F8" w:rsidRPr="00E04691" w14:paraId="4E5B55D4" w14:textId="77777777" w:rsidTr="00D130EF">
        <w:trPr>
          <w:trHeight w:val="476"/>
        </w:trPr>
        <w:tc>
          <w:tcPr>
            <w:tcW w:w="1579" w:type="dxa"/>
          </w:tcPr>
          <w:p w14:paraId="7371D8B8" w14:textId="4C6D146B" w:rsidR="00A871F8" w:rsidRPr="00E04691" w:rsidRDefault="0082379F" w:rsidP="00A871F8">
            <w:pPr>
              <w:spacing w:after="160" w:line="259" w:lineRule="auto"/>
              <w:jc w:val="center"/>
              <w:rPr>
                <w:rFonts w:ascii="Times New Roman" w:eastAsia="Calibri" w:hAnsi="Times New Roman" w:cs="Times New Roman"/>
                <w:iCs/>
                <w:sz w:val="20"/>
                <w:szCs w:val="20"/>
              </w:rPr>
            </w:pPr>
            <w:r w:rsidRPr="00957752">
              <w:rPr>
                <w:rFonts w:ascii="Times New Roman" w:eastAsia="Calibri" w:hAnsi="Times New Roman" w:cs="Times New Roman"/>
                <w:iCs/>
                <w:sz w:val="20"/>
                <w:szCs w:val="20"/>
                <w:highlight w:val="yellow"/>
              </w:rPr>
              <w:lastRenderedPageBreak/>
              <w:t>Buspirone</w:t>
            </w:r>
          </w:p>
        </w:tc>
        <w:tc>
          <w:tcPr>
            <w:tcW w:w="851" w:type="dxa"/>
          </w:tcPr>
          <w:p w14:paraId="7193F564" w14:textId="286E3D68" w:rsidR="00A871F8" w:rsidRPr="00E04691" w:rsidRDefault="0082379F"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PO</w:t>
            </w:r>
          </w:p>
        </w:tc>
        <w:tc>
          <w:tcPr>
            <w:tcW w:w="1350" w:type="dxa"/>
          </w:tcPr>
          <w:p w14:paraId="5439E28E" w14:textId="5D1EF100" w:rsidR="00A871F8" w:rsidRPr="00E04691" w:rsidRDefault="0097112C"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15 mg BID</w:t>
            </w:r>
          </w:p>
        </w:tc>
        <w:tc>
          <w:tcPr>
            <w:tcW w:w="2250" w:type="dxa"/>
          </w:tcPr>
          <w:p w14:paraId="3E9FF79A" w14:textId="77777777" w:rsidR="00A871F8" w:rsidRDefault="0075155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Antianxiety agent</w:t>
            </w:r>
          </w:p>
          <w:p w14:paraId="4BB54AB6" w14:textId="616D0349" w:rsidR="00751559" w:rsidRPr="00E04691" w:rsidRDefault="0075155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Binds to serotonin and dopamine receptors in the brain.</w:t>
            </w:r>
          </w:p>
        </w:tc>
        <w:tc>
          <w:tcPr>
            <w:tcW w:w="1440" w:type="dxa"/>
          </w:tcPr>
          <w:p w14:paraId="04FFFBE4" w14:textId="1DDB26EC" w:rsidR="00A871F8" w:rsidRPr="00E04691" w:rsidRDefault="0075155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 xml:space="preserve">The patient is currently undergoing a lot of stress regarding her cancer diagnosis and may need </w:t>
            </w:r>
            <w:proofErr w:type="gramStart"/>
            <w:r>
              <w:rPr>
                <w:rFonts w:ascii="Times New Roman" w:eastAsia="Calibri" w:hAnsi="Times New Roman" w:cs="Times New Roman"/>
                <w:iCs/>
                <w:sz w:val="20"/>
                <w:szCs w:val="20"/>
              </w:rPr>
              <w:t>a medication</w:t>
            </w:r>
            <w:proofErr w:type="gramEnd"/>
            <w:r>
              <w:rPr>
                <w:rFonts w:ascii="Times New Roman" w:eastAsia="Calibri" w:hAnsi="Times New Roman" w:cs="Times New Roman"/>
                <w:iCs/>
                <w:sz w:val="20"/>
                <w:szCs w:val="20"/>
              </w:rPr>
              <w:t xml:space="preserve"> to help alleviate it.</w:t>
            </w:r>
          </w:p>
        </w:tc>
        <w:tc>
          <w:tcPr>
            <w:tcW w:w="2160" w:type="dxa"/>
          </w:tcPr>
          <w:p w14:paraId="6B6F1026" w14:textId="3EC44BD2" w:rsidR="00A871F8" w:rsidRPr="00E04691" w:rsidRDefault="0075155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Chest pain, rash, sweating, blurred vision, and dizziness.</w:t>
            </w:r>
          </w:p>
        </w:tc>
        <w:tc>
          <w:tcPr>
            <w:tcW w:w="2160" w:type="dxa"/>
          </w:tcPr>
          <w:p w14:paraId="1ECB7619" w14:textId="28A8CFA4" w:rsidR="00A871F8" w:rsidRPr="00E04691" w:rsidRDefault="00751559"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Assess severity and character of anxiety.</w:t>
            </w:r>
          </w:p>
        </w:tc>
        <w:tc>
          <w:tcPr>
            <w:tcW w:w="3060" w:type="dxa"/>
          </w:tcPr>
          <w:p w14:paraId="7E7E4CF5" w14:textId="0BBE797B" w:rsidR="00A871F8" w:rsidRPr="00E04691" w:rsidRDefault="00751559"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Decreased subjective feeling of anxiety in patient without side effects.</w:t>
            </w:r>
          </w:p>
        </w:tc>
      </w:tr>
      <w:tr w:rsidR="00A871F8" w:rsidRPr="00E04691" w14:paraId="4097DA96" w14:textId="77777777" w:rsidTr="00D130EF">
        <w:trPr>
          <w:trHeight w:val="440"/>
        </w:trPr>
        <w:tc>
          <w:tcPr>
            <w:tcW w:w="1579" w:type="dxa"/>
          </w:tcPr>
          <w:p w14:paraId="14E6AAF0" w14:textId="77777777" w:rsidR="00A871F8" w:rsidRDefault="0082379F"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Cetirizine</w:t>
            </w:r>
          </w:p>
          <w:p w14:paraId="20F8858D" w14:textId="529E6DC1" w:rsidR="003A2EAA" w:rsidRPr="00E04691" w:rsidRDefault="003A2EAA"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Zyrtec</w:t>
            </w:r>
          </w:p>
        </w:tc>
        <w:tc>
          <w:tcPr>
            <w:tcW w:w="851" w:type="dxa"/>
          </w:tcPr>
          <w:p w14:paraId="79283C66" w14:textId="4E148544" w:rsidR="00A871F8" w:rsidRPr="00E04691" w:rsidRDefault="0082379F"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PO</w:t>
            </w:r>
          </w:p>
        </w:tc>
        <w:tc>
          <w:tcPr>
            <w:tcW w:w="1350" w:type="dxa"/>
          </w:tcPr>
          <w:p w14:paraId="17A20E84" w14:textId="34C29F44" w:rsidR="00A871F8" w:rsidRPr="00E04691" w:rsidRDefault="0097112C"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10 mg daily</w:t>
            </w:r>
          </w:p>
        </w:tc>
        <w:tc>
          <w:tcPr>
            <w:tcW w:w="2250" w:type="dxa"/>
          </w:tcPr>
          <w:p w14:paraId="4B36B470" w14:textId="77777777" w:rsidR="00A871F8" w:rsidRDefault="003A2EAA"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Allergy, cold, and cough remedy</w:t>
            </w:r>
          </w:p>
          <w:p w14:paraId="4F7BD3EE" w14:textId="70F687A2" w:rsidR="003A2EAA" w:rsidRDefault="003A2EAA"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Antihistamine</w:t>
            </w:r>
          </w:p>
          <w:p w14:paraId="3F13A25D" w14:textId="2BAA1AEB" w:rsidR="003A2EAA" w:rsidRPr="00E04691" w:rsidRDefault="003A2EAA"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piperazine</w:t>
            </w:r>
          </w:p>
        </w:tc>
        <w:tc>
          <w:tcPr>
            <w:tcW w:w="1440" w:type="dxa"/>
          </w:tcPr>
          <w:p w14:paraId="6F489D67" w14:textId="6604579D" w:rsidR="00A871F8" w:rsidRPr="00E04691" w:rsidRDefault="003A2EAA"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 xml:space="preserve">The patient has complained of seasonal allergies and needed </w:t>
            </w:r>
            <w:proofErr w:type="gramStart"/>
            <w:r>
              <w:rPr>
                <w:rFonts w:ascii="Times New Roman" w:eastAsia="Calibri" w:hAnsi="Times New Roman" w:cs="Times New Roman"/>
                <w:iCs/>
                <w:sz w:val="20"/>
                <w:szCs w:val="20"/>
              </w:rPr>
              <w:t>a medication</w:t>
            </w:r>
            <w:proofErr w:type="gramEnd"/>
            <w:r>
              <w:rPr>
                <w:rFonts w:ascii="Times New Roman" w:eastAsia="Calibri" w:hAnsi="Times New Roman" w:cs="Times New Roman"/>
                <w:iCs/>
                <w:sz w:val="20"/>
                <w:szCs w:val="20"/>
              </w:rPr>
              <w:t xml:space="preserve"> to help treat symptoms.</w:t>
            </w:r>
          </w:p>
        </w:tc>
        <w:tc>
          <w:tcPr>
            <w:tcW w:w="2160" w:type="dxa"/>
          </w:tcPr>
          <w:p w14:paraId="4FCB6D88" w14:textId="7C254452" w:rsidR="00A871F8" w:rsidRPr="00E04691" w:rsidRDefault="003A2EAA"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Dry mouth, fatigue, dizziness, pharyngitis, and drowsiness.</w:t>
            </w:r>
          </w:p>
        </w:tc>
        <w:tc>
          <w:tcPr>
            <w:tcW w:w="2160" w:type="dxa"/>
          </w:tcPr>
          <w:p w14:paraId="4A35D0A6" w14:textId="7F427D45" w:rsidR="00A871F8" w:rsidRPr="00E04691" w:rsidRDefault="003A2EAA"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Ask the patient about any allergy symptoms. Listen to lung sounds and bronchial secretions. Assess urticaria amount.</w:t>
            </w:r>
          </w:p>
        </w:tc>
        <w:tc>
          <w:tcPr>
            <w:tcW w:w="3060" w:type="dxa"/>
          </w:tcPr>
          <w:p w14:paraId="0D924CC5" w14:textId="2CF9EC7C" w:rsidR="00A871F8" w:rsidRPr="00E04691" w:rsidRDefault="003A2EAA"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Decreased allergic symptoms without side effects.</w:t>
            </w:r>
          </w:p>
        </w:tc>
      </w:tr>
      <w:tr w:rsidR="00A871F8" w:rsidRPr="00E04691" w14:paraId="1F01FE4E" w14:textId="77777777" w:rsidTr="00D130EF">
        <w:trPr>
          <w:trHeight w:val="521"/>
        </w:trPr>
        <w:tc>
          <w:tcPr>
            <w:tcW w:w="1579" w:type="dxa"/>
          </w:tcPr>
          <w:p w14:paraId="012E86F6" w14:textId="77777777" w:rsidR="00A871F8" w:rsidRDefault="0082379F"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Omeprazole DR</w:t>
            </w:r>
          </w:p>
          <w:p w14:paraId="1CA98F1A" w14:textId="2DF23686" w:rsidR="00566836" w:rsidRPr="00E04691" w:rsidRDefault="00566836"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Prilosec</w:t>
            </w:r>
          </w:p>
        </w:tc>
        <w:tc>
          <w:tcPr>
            <w:tcW w:w="851" w:type="dxa"/>
          </w:tcPr>
          <w:p w14:paraId="2FE38D6C" w14:textId="0DB6F042" w:rsidR="00A871F8" w:rsidRPr="00E04691" w:rsidRDefault="0082379F"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PO</w:t>
            </w:r>
          </w:p>
        </w:tc>
        <w:tc>
          <w:tcPr>
            <w:tcW w:w="1350" w:type="dxa"/>
          </w:tcPr>
          <w:p w14:paraId="47B52BD2" w14:textId="4280C4B5" w:rsidR="00A871F8" w:rsidRPr="00E04691" w:rsidRDefault="0097112C"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20 mg every morning</w:t>
            </w:r>
          </w:p>
        </w:tc>
        <w:tc>
          <w:tcPr>
            <w:tcW w:w="2250" w:type="dxa"/>
          </w:tcPr>
          <w:p w14:paraId="3354ABDB" w14:textId="77777777" w:rsidR="00A871F8" w:rsidRDefault="00566836"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Anti-ulcer agent</w:t>
            </w:r>
          </w:p>
          <w:p w14:paraId="0C5EEAFD" w14:textId="5DEE00E5" w:rsidR="00566836" w:rsidRPr="00E04691" w:rsidRDefault="00566836"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Proton pump inhibitors</w:t>
            </w:r>
          </w:p>
        </w:tc>
        <w:tc>
          <w:tcPr>
            <w:tcW w:w="1440" w:type="dxa"/>
          </w:tcPr>
          <w:p w14:paraId="30699B44" w14:textId="0F3D1DF0" w:rsidR="00A871F8" w:rsidRPr="00E04691" w:rsidRDefault="00566836"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 xml:space="preserve">The patient is under a lot of stress and is at an increased risk for developing a gastric ulcer and </w:t>
            </w:r>
            <w:proofErr w:type="gramStart"/>
            <w:r>
              <w:rPr>
                <w:rFonts w:ascii="Times New Roman" w:eastAsia="Calibri" w:hAnsi="Times New Roman" w:cs="Times New Roman"/>
                <w:iCs/>
                <w:sz w:val="20"/>
                <w:szCs w:val="20"/>
              </w:rPr>
              <w:t>bleeding</w:t>
            </w:r>
            <w:proofErr w:type="gramEnd"/>
            <w:r>
              <w:rPr>
                <w:rFonts w:ascii="Times New Roman" w:eastAsia="Calibri" w:hAnsi="Times New Roman" w:cs="Times New Roman"/>
                <w:iCs/>
                <w:sz w:val="20"/>
                <w:szCs w:val="20"/>
              </w:rPr>
              <w:t xml:space="preserve"> so she needs a proton pump inhibitor.</w:t>
            </w:r>
          </w:p>
        </w:tc>
        <w:tc>
          <w:tcPr>
            <w:tcW w:w="2160" w:type="dxa"/>
          </w:tcPr>
          <w:p w14:paraId="5E7651C0" w14:textId="67A47728" w:rsidR="00A871F8" w:rsidRPr="00E04691" w:rsidRDefault="00566836"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Abdominal pain, dizziness, hypocalcemia, fatigue, and nausea</w:t>
            </w:r>
          </w:p>
        </w:tc>
        <w:tc>
          <w:tcPr>
            <w:tcW w:w="2160" w:type="dxa"/>
          </w:tcPr>
          <w:p w14:paraId="7C2B089D" w14:textId="7C23B493" w:rsidR="00A871F8" w:rsidRPr="00E04691" w:rsidRDefault="00566836"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Assess the patient for abdominal pain and bowel function.</w:t>
            </w:r>
          </w:p>
        </w:tc>
        <w:tc>
          <w:tcPr>
            <w:tcW w:w="3060" w:type="dxa"/>
          </w:tcPr>
          <w:p w14:paraId="19F67562" w14:textId="1F74BA8E" w:rsidR="00A871F8" w:rsidRPr="00E04691" w:rsidRDefault="00566836"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Decreased abdominal pain, prevention of gastric irritation and bleeding, symptoms of GERD, and erosive esophagitis without side effects.</w:t>
            </w:r>
          </w:p>
        </w:tc>
      </w:tr>
      <w:tr w:rsidR="00A871F8" w:rsidRPr="00E04691" w14:paraId="47D9E094" w14:textId="77777777" w:rsidTr="00D130EF">
        <w:trPr>
          <w:trHeight w:val="521"/>
        </w:trPr>
        <w:tc>
          <w:tcPr>
            <w:tcW w:w="1579" w:type="dxa"/>
          </w:tcPr>
          <w:p w14:paraId="5F54DD05" w14:textId="768E1278" w:rsidR="003A2EAA" w:rsidRDefault="003A2EAA"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Polyethylene glycol 3350</w:t>
            </w:r>
          </w:p>
          <w:p w14:paraId="2A85B7AD" w14:textId="04EEFC62" w:rsidR="00A871F8" w:rsidRPr="00E04691" w:rsidRDefault="0082379F" w:rsidP="00A871F8">
            <w:pPr>
              <w:spacing w:after="160" w:line="259" w:lineRule="auto"/>
              <w:jc w:val="center"/>
              <w:rPr>
                <w:rFonts w:ascii="Times New Roman" w:eastAsia="Calibri" w:hAnsi="Times New Roman" w:cs="Times New Roman"/>
                <w:iCs/>
                <w:sz w:val="20"/>
                <w:szCs w:val="20"/>
              </w:rPr>
            </w:pPr>
            <w:proofErr w:type="spellStart"/>
            <w:r>
              <w:rPr>
                <w:rFonts w:ascii="Times New Roman" w:eastAsia="Calibri" w:hAnsi="Times New Roman" w:cs="Times New Roman"/>
                <w:iCs/>
                <w:sz w:val="20"/>
                <w:szCs w:val="20"/>
              </w:rPr>
              <w:t>Miralax</w:t>
            </w:r>
            <w:proofErr w:type="spellEnd"/>
          </w:p>
        </w:tc>
        <w:tc>
          <w:tcPr>
            <w:tcW w:w="851" w:type="dxa"/>
          </w:tcPr>
          <w:p w14:paraId="66E42A4F" w14:textId="30058505" w:rsidR="00A871F8" w:rsidRPr="00E04691" w:rsidRDefault="0082379F"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PO</w:t>
            </w:r>
          </w:p>
        </w:tc>
        <w:tc>
          <w:tcPr>
            <w:tcW w:w="1350" w:type="dxa"/>
          </w:tcPr>
          <w:p w14:paraId="5A37F6F5" w14:textId="21B8C16E" w:rsidR="00A871F8" w:rsidRPr="00E04691" w:rsidRDefault="0097112C"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17 g daily</w:t>
            </w:r>
          </w:p>
        </w:tc>
        <w:tc>
          <w:tcPr>
            <w:tcW w:w="2250" w:type="dxa"/>
          </w:tcPr>
          <w:p w14:paraId="043A72CF" w14:textId="77777777" w:rsidR="00A871F8" w:rsidRDefault="003A2EAA"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Laxative</w:t>
            </w:r>
          </w:p>
          <w:p w14:paraId="300A022D" w14:textId="16819A85" w:rsidR="003A2EAA" w:rsidRPr="00E04691" w:rsidRDefault="003A2EAA"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Osmotic</w:t>
            </w:r>
          </w:p>
        </w:tc>
        <w:tc>
          <w:tcPr>
            <w:tcW w:w="1440" w:type="dxa"/>
          </w:tcPr>
          <w:p w14:paraId="0B0244C7" w14:textId="4BBE3581" w:rsidR="00A871F8" w:rsidRPr="00E04691" w:rsidRDefault="003A2EAA"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 xml:space="preserve">The patient is currently being treated for </w:t>
            </w:r>
            <w:proofErr w:type="gramStart"/>
            <w:r>
              <w:rPr>
                <w:rFonts w:ascii="Times New Roman" w:eastAsia="Calibri" w:hAnsi="Times New Roman" w:cs="Times New Roman"/>
                <w:iCs/>
                <w:sz w:val="20"/>
                <w:szCs w:val="20"/>
              </w:rPr>
              <w:t>cancer</w:t>
            </w:r>
            <w:proofErr w:type="gramEnd"/>
            <w:r>
              <w:rPr>
                <w:rFonts w:ascii="Times New Roman" w:eastAsia="Calibri" w:hAnsi="Times New Roman" w:cs="Times New Roman"/>
                <w:iCs/>
                <w:sz w:val="20"/>
                <w:szCs w:val="20"/>
              </w:rPr>
              <w:t xml:space="preserve"> and a side effect of her treatment may be constipation so </w:t>
            </w:r>
            <w:r>
              <w:rPr>
                <w:rFonts w:ascii="Times New Roman" w:eastAsia="Calibri" w:hAnsi="Times New Roman" w:cs="Times New Roman"/>
                <w:iCs/>
                <w:sz w:val="20"/>
                <w:szCs w:val="20"/>
              </w:rPr>
              <w:lastRenderedPageBreak/>
              <w:t xml:space="preserve">she would need to take </w:t>
            </w:r>
            <w:proofErr w:type="spellStart"/>
            <w:r>
              <w:rPr>
                <w:rFonts w:ascii="Times New Roman" w:eastAsia="Calibri" w:hAnsi="Times New Roman" w:cs="Times New Roman"/>
                <w:iCs/>
                <w:sz w:val="20"/>
                <w:szCs w:val="20"/>
              </w:rPr>
              <w:t>Miralax</w:t>
            </w:r>
            <w:proofErr w:type="spellEnd"/>
            <w:r>
              <w:rPr>
                <w:rFonts w:ascii="Times New Roman" w:eastAsia="Calibri" w:hAnsi="Times New Roman" w:cs="Times New Roman"/>
                <w:iCs/>
                <w:sz w:val="20"/>
                <w:szCs w:val="20"/>
              </w:rPr>
              <w:t xml:space="preserve"> </w:t>
            </w:r>
            <w:proofErr w:type="gramStart"/>
            <w:r>
              <w:rPr>
                <w:rFonts w:ascii="Times New Roman" w:eastAsia="Calibri" w:hAnsi="Times New Roman" w:cs="Times New Roman"/>
                <w:iCs/>
                <w:sz w:val="20"/>
                <w:szCs w:val="20"/>
              </w:rPr>
              <w:t>in order to</w:t>
            </w:r>
            <w:proofErr w:type="gramEnd"/>
            <w:r>
              <w:rPr>
                <w:rFonts w:ascii="Times New Roman" w:eastAsia="Calibri" w:hAnsi="Times New Roman" w:cs="Times New Roman"/>
                <w:iCs/>
                <w:sz w:val="20"/>
                <w:szCs w:val="20"/>
              </w:rPr>
              <w:t xml:space="preserve"> combat it. </w:t>
            </w:r>
          </w:p>
        </w:tc>
        <w:tc>
          <w:tcPr>
            <w:tcW w:w="2160" w:type="dxa"/>
          </w:tcPr>
          <w:p w14:paraId="71154442" w14:textId="68AFCB88" w:rsidR="00A871F8" w:rsidRPr="00E04691" w:rsidRDefault="00A27AFD"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lastRenderedPageBreak/>
              <w:t>Urticaria, abdominal bloating, cramping, flatulence, and nausea.</w:t>
            </w:r>
          </w:p>
        </w:tc>
        <w:tc>
          <w:tcPr>
            <w:tcW w:w="2160" w:type="dxa"/>
          </w:tcPr>
          <w:p w14:paraId="57E87A22" w14:textId="2DBF411B" w:rsidR="00A871F8" w:rsidRPr="00E04691" w:rsidRDefault="00A27AFD"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Assess for abdominal distention, bowel sounds, and bowel function.</w:t>
            </w:r>
          </w:p>
        </w:tc>
        <w:tc>
          <w:tcPr>
            <w:tcW w:w="3060" w:type="dxa"/>
          </w:tcPr>
          <w:p w14:paraId="0CA24265" w14:textId="0529C024" w:rsidR="00A871F8" w:rsidRPr="00E04691" w:rsidRDefault="00A27AFD"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Soft and formed bowel movements without side effects.</w:t>
            </w:r>
          </w:p>
        </w:tc>
      </w:tr>
    </w:tbl>
    <w:p w14:paraId="425A9784" w14:textId="28736F4F" w:rsidR="005C1F5C" w:rsidRDefault="005C1F5C" w:rsidP="005C1F5C">
      <w:pPr>
        <w:rPr>
          <w:rFonts w:ascii="Times New Roman" w:hAnsi="Times New Roman" w:cs="Times New Roman"/>
          <w:bCs/>
        </w:rPr>
      </w:pPr>
      <w:r w:rsidRPr="00E04691">
        <w:rPr>
          <w:rFonts w:ascii="Times New Roman" w:hAnsi="Times New Roman" w:cs="Times New Roman"/>
          <w:bCs/>
        </w:rPr>
        <w:t>(Vallerand &amp; Sanoski, 201</w:t>
      </w:r>
      <w:r>
        <w:rPr>
          <w:rFonts w:ascii="Times New Roman" w:hAnsi="Times New Roman" w:cs="Times New Roman"/>
          <w:bCs/>
        </w:rPr>
        <w:t>8</w:t>
      </w:r>
      <w:r w:rsidRPr="00E04691">
        <w:rPr>
          <w:rFonts w:ascii="Times New Roman" w:hAnsi="Times New Roman" w:cs="Times New Roman"/>
          <w:bCs/>
        </w:rPr>
        <w:t>)</w:t>
      </w:r>
    </w:p>
    <w:p w14:paraId="33ED9765" w14:textId="7F3C2B6B" w:rsidR="005C1F5C" w:rsidRDefault="00EA1EF0" w:rsidP="005C1F5C">
      <w:pPr>
        <w:rPr>
          <w:rFonts w:ascii="Times New Roman" w:hAnsi="Times New Roman" w:cs="Times New Roman"/>
          <w:bCs/>
        </w:rPr>
      </w:pPr>
      <w:r w:rsidRPr="00E04691">
        <w:rPr>
          <w:rFonts w:ascii="Times New Roman" w:hAnsi="Times New Roman" w:cs="Times New Roman"/>
          <w:bCs/>
        </w:rPr>
        <w:t>*</w:t>
      </w:r>
      <w:r w:rsidR="001106E6">
        <w:rPr>
          <w:rFonts w:ascii="Times New Roman" w:hAnsi="Times New Roman" w:cs="Times New Roman"/>
          <w:bCs/>
        </w:rPr>
        <w:t>Only i</w:t>
      </w:r>
      <w:r w:rsidR="00D62448" w:rsidRPr="00E04691">
        <w:rPr>
          <w:rFonts w:ascii="Times New Roman" w:hAnsi="Times New Roman" w:cs="Times New Roman"/>
          <w:bCs/>
        </w:rPr>
        <w:t>nclude</w:t>
      </w:r>
      <w:r w:rsidRPr="00E04691">
        <w:rPr>
          <w:rFonts w:ascii="Times New Roman" w:hAnsi="Times New Roman" w:cs="Times New Roman"/>
          <w:bCs/>
        </w:rPr>
        <w:t xml:space="preserve"> PRN medications administered within the past 24 hours</w:t>
      </w:r>
    </w:p>
    <w:p w14:paraId="7507A1D1" w14:textId="18075F66" w:rsidR="00CD5B9D" w:rsidRPr="00E04691" w:rsidRDefault="005C1F5C" w:rsidP="005C1F5C">
      <w:pPr>
        <w:rPr>
          <w:rFonts w:ascii="Times New Roman" w:hAnsi="Times New Roman" w:cs="Times New Roman"/>
          <w:bCs/>
        </w:rPr>
      </w:pPr>
      <w:r>
        <w:rPr>
          <w:rFonts w:ascii="Times New Roman" w:hAnsi="Times New Roman" w:cs="Times New Roman"/>
          <w:bCs/>
        </w:rPr>
        <w:t>*Please note: May only copy/paste the med name and category/MOA sections</w:t>
      </w:r>
      <w:r w:rsidR="00D97B66">
        <w:rPr>
          <w:rFonts w:ascii="Times New Roman" w:hAnsi="Times New Roman" w:cs="Times New Roman"/>
          <w:bCs/>
        </w:rPr>
        <w:t xml:space="preserve"> from the drug book reference</w:t>
      </w:r>
      <w:r>
        <w:rPr>
          <w:rFonts w:ascii="Times New Roman" w:hAnsi="Times New Roman" w:cs="Times New Roman"/>
          <w:bCs/>
        </w:rPr>
        <w:t>.</w:t>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p>
    <w:p w14:paraId="40D7BB0C" w14:textId="77777777" w:rsidR="00CD5B9D" w:rsidRPr="00E04691" w:rsidRDefault="00CD5B9D">
      <w:pPr>
        <w:rPr>
          <w:rFonts w:ascii="Times New Roman" w:hAnsi="Times New Roman" w:cs="Times New Roman"/>
          <w:bCs/>
        </w:rPr>
      </w:pPr>
      <w:r w:rsidRPr="00E04691">
        <w:rPr>
          <w:rFonts w:ascii="Times New Roman" w:hAnsi="Times New Roman" w:cs="Times New Roman"/>
          <w:bCs/>
        </w:rPr>
        <w:br w:type="page"/>
      </w:r>
    </w:p>
    <w:p w14:paraId="2F2F9965" w14:textId="5C526F2B" w:rsidR="00CD5B9D" w:rsidRPr="00E04691" w:rsidRDefault="00F50710" w:rsidP="00CD5B9D">
      <w:pPr>
        <w:tabs>
          <w:tab w:val="left" w:pos="5425"/>
          <w:tab w:val="left" w:pos="8406"/>
        </w:tabs>
        <w:jc w:val="center"/>
        <w:rPr>
          <w:rFonts w:ascii="Times New Roman" w:hAnsi="Times New Roman" w:cs="Times New Roman"/>
          <w:b/>
          <w:bCs/>
          <w:sz w:val="32"/>
          <w:szCs w:val="32"/>
        </w:rPr>
      </w:pPr>
      <w:r w:rsidRPr="00E04691">
        <w:rPr>
          <w:rFonts w:ascii="Times New Roman" w:hAnsi="Times New Roman" w:cs="Times New Roman"/>
          <w:b/>
          <w:bCs/>
          <w:sz w:val="32"/>
          <w:szCs w:val="32"/>
        </w:rPr>
        <w:lastRenderedPageBreak/>
        <w:t xml:space="preserve">Written Profile </w:t>
      </w:r>
      <w:r w:rsidR="00DA2871" w:rsidRPr="00E04691">
        <w:rPr>
          <w:rFonts w:ascii="Times New Roman" w:hAnsi="Times New Roman" w:cs="Times New Roman"/>
          <w:b/>
          <w:bCs/>
          <w:sz w:val="32"/>
          <w:szCs w:val="32"/>
        </w:rPr>
        <w:t>Part 2: Post-Clinical Patient Worksheets</w:t>
      </w:r>
    </w:p>
    <w:p w14:paraId="4DF3590A" w14:textId="0BABC088" w:rsidR="00E67891" w:rsidRPr="00E04691" w:rsidRDefault="00E67891" w:rsidP="00CD5B9D">
      <w:pPr>
        <w:tabs>
          <w:tab w:val="left" w:pos="5425"/>
          <w:tab w:val="left" w:pos="8406"/>
        </w:tabs>
        <w:jc w:val="center"/>
        <w:rPr>
          <w:rFonts w:ascii="Times New Roman" w:hAnsi="Times New Roman" w:cs="Times New Roman"/>
          <w:b/>
          <w:bCs/>
          <w:sz w:val="32"/>
          <w:szCs w:val="32"/>
        </w:rPr>
      </w:pPr>
    </w:p>
    <w:p w14:paraId="19008E88" w14:textId="712BEB9F" w:rsidR="00E67891" w:rsidRPr="00E04691" w:rsidRDefault="00E67891" w:rsidP="00E67891">
      <w:pPr>
        <w:rPr>
          <w:rFonts w:ascii="Times New Roman" w:eastAsia="Times New Roman" w:hAnsi="Times New Roman" w:cs="Times New Roman"/>
          <w:iCs/>
          <w:color w:val="000000"/>
        </w:rPr>
      </w:pPr>
      <w:r w:rsidRPr="00E04691">
        <w:rPr>
          <w:rFonts w:ascii="Times New Roman" w:eastAsia="Times New Roman" w:hAnsi="Times New Roman" w:cs="Times New Roman"/>
          <w:iCs/>
          <w:color w:val="000000"/>
        </w:rPr>
        <w:t>**</w:t>
      </w:r>
      <w:r w:rsidR="002177DF">
        <w:rPr>
          <w:rFonts w:ascii="Times New Roman" w:eastAsia="Times New Roman" w:hAnsi="Times New Roman" w:cs="Times New Roman"/>
          <w:iCs/>
          <w:color w:val="000000"/>
        </w:rPr>
        <w:t>Was your originally a</w:t>
      </w:r>
      <w:r w:rsidRPr="00E04691">
        <w:rPr>
          <w:rFonts w:ascii="Times New Roman" w:eastAsia="Times New Roman" w:hAnsi="Times New Roman" w:cs="Times New Roman"/>
          <w:iCs/>
          <w:color w:val="000000"/>
        </w:rPr>
        <w:t xml:space="preserve">ssigned </w:t>
      </w:r>
      <w:r w:rsidR="002177DF">
        <w:rPr>
          <w:rFonts w:ascii="Times New Roman" w:eastAsia="Times New Roman" w:hAnsi="Times New Roman" w:cs="Times New Roman"/>
          <w:iCs/>
          <w:color w:val="000000"/>
        </w:rPr>
        <w:t>p</w:t>
      </w:r>
      <w:r w:rsidRPr="00E04691">
        <w:rPr>
          <w:rFonts w:ascii="Times New Roman" w:eastAsia="Times New Roman" w:hAnsi="Times New Roman" w:cs="Times New Roman"/>
          <w:iCs/>
          <w:color w:val="000000"/>
        </w:rPr>
        <w:t xml:space="preserve">atient discharged prior to providing patient care and after pre-work was submitted? </w:t>
      </w:r>
    </w:p>
    <w:p w14:paraId="4568ACD5" w14:textId="6671770C" w:rsidR="00E67891" w:rsidRPr="00E04691" w:rsidRDefault="00E67891" w:rsidP="00E67891">
      <w:pPr>
        <w:ind w:left="720" w:firstLine="720"/>
        <w:rPr>
          <w:rFonts w:ascii="Times New Roman" w:eastAsia="Times New Roman" w:hAnsi="Times New Roman" w:cs="Times New Roman"/>
          <w:color w:val="000000"/>
        </w:rPr>
      </w:pPr>
      <w:proofErr w:type="gramStart"/>
      <w:r w:rsidRPr="00E04691">
        <w:rPr>
          <w:rFonts w:ascii="Times New Roman" w:eastAsia="Times New Roman" w:hAnsi="Times New Roman" w:cs="Times New Roman"/>
          <w:iCs/>
          <w:color w:val="000000"/>
        </w:rPr>
        <w:t>YES</w:t>
      </w:r>
      <w:proofErr w:type="gramEnd"/>
      <w:r w:rsidRPr="00E04691">
        <w:rPr>
          <w:rFonts w:ascii="Times New Roman" w:eastAsia="Times New Roman" w:hAnsi="Times New Roman" w:cs="Times New Roman"/>
          <w:iCs/>
          <w:color w:val="000000"/>
        </w:rPr>
        <w:t xml:space="preserve"> ___</w:t>
      </w:r>
      <w:proofErr w:type="gramStart"/>
      <w:r w:rsidRPr="00E04691">
        <w:rPr>
          <w:rFonts w:ascii="Times New Roman" w:eastAsia="Times New Roman" w:hAnsi="Times New Roman" w:cs="Times New Roman"/>
          <w:iCs/>
          <w:color w:val="000000"/>
        </w:rPr>
        <w:t>_  NO</w:t>
      </w:r>
      <w:proofErr w:type="gramEnd"/>
      <w:r w:rsidRPr="00E04691">
        <w:rPr>
          <w:rFonts w:ascii="Times New Roman" w:eastAsia="Times New Roman" w:hAnsi="Times New Roman" w:cs="Times New Roman"/>
          <w:iCs/>
          <w:color w:val="000000"/>
        </w:rPr>
        <w:t xml:space="preserve"> __</w:t>
      </w:r>
      <w:r w:rsidR="003A2EAA">
        <w:rPr>
          <w:rFonts w:ascii="Times New Roman" w:eastAsia="Times New Roman" w:hAnsi="Times New Roman" w:cs="Times New Roman"/>
          <w:iCs/>
          <w:color w:val="000000"/>
        </w:rPr>
        <w:t>X</w:t>
      </w:r>
      <w:r w:rsidRPr="00E04691">
        <w:rPr>
          <w:rFonts w:ascii="Times New Roman" w:eastAsia="Times New Roman" w:hAnsi="Times New Roman" w:cs="Times New Roman"/>
          <w:iCs/>
          <w:color w:val="000000"/>
        </w:rPr>
        <w:t xml:space="preserve">__  </w:t>
      </w:r>
    </w:p>
    <w:p w14:paraId="5BBB2E69" w14:textId="77777777" w:rsidR="00E67891" w:rsidRPr="00E04691" w:rsidRDefault="00E67891" w:rsidP="00E67891">
      <w:pPr>
        <w:tabs>
          <w:tab w:val="center" w:pos="4680"/>
        </w:tabs>
        <w:rPr>
          <w:rFonts w:ascii="Times New Roman" w:hAnsi="Times New Roman" w:cs="Times New Roman"/>
        </w:rPr>
      </w:pPr>
    </w:p>
    <w:p w14:paraId="72CB82CB" w14:textId="77777777" w:rsidR="00CD5B9D" w:rsidRPr="00E04691" w:rsidRDefault="00CD5B9D" w:rsidP="00CD5B9D">
      <w:pPr>
        <w:jc w:val="center"/>
        <w:rPr>
          <w:rFonts w:ascii="Times New Roman" w:hAnsi="Times New Roman" w:cs="Times New Roman"/>
          <w:b/>
          <w:bCs/>
        </w:rPr>
      </w:pPr>
      <w:r w:rsidRPr="00E04691">
        <w:rPr>
          <w:rFonts w:ascii="Times New Roman" w:hAnsi="Times New Roman" w:cs="Times New Roman"/>
          <w:b/>
          <w:bCs/>
        </w:rPr>
        <w:t>PHYSICAL ASSESSMENT</w:t>
      </w:r>
    </w:p>
    <w:p w14:paraId="046588F5" w14:textId="77777777" w:rsidR="00CD5B9D" w:rsidRPr="00E04691" w:rsidRDefault="00CD5B9D" w:rsidP="00CD5B9D">
      <w:pPr>
        <w:jc w:val="center"/>
        <w:rPr>
          <w:rFonts w:ascii="Times New Roman" w:hAnsi="Times New Roman" w:cs="Times New Roman"/>
          <w:b/>
          <w:bCs/>
        </w:rPr>
      </w:pPr>
    </w:p>
    <w:p w14:paraId="4643BF00"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GENERAL:</w:t>
      </w:r>
      <w:r w:rsidRPr="00E04691">
        <w:rPr>
          <w:rFonts w:ascii="Times New Roman" w:hAnsi="Times New Roman" w:cs="Times New Roman"/>
        </w:rPr>
        <w:t xml:space="preserve"> (overall assessment)</w:t>
      </w:r>
    </w:p>
    <w:p w14:paraId="30032BFB" w14:textId="43E6E4B5"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243793512"/>
          <w:placeholder>
            <w:docPart w:val="460EF0018AA94D78B38D56ED55F52FA9"/>
          </w:placeholder>
        </w:sdtPr>
        <w:sdtContent>
          <w:r w:rsidR="00A27AFD">
            <w:rPr>
              <w:rFonts w:ascii="Times New Roman" w:hAnsi="Times New Roman" w:cs="Times New Roman"/>
            </w:rPr>
            <w:t xml:space="preserve">The patient was a pleasant woman that was easy to work with. She was A&amp;Ox4 to person, place, time, and task. The patient complained </w:t>
          </w:r>
          <w:r w:rsidR="007D014B">
            <w:rPr>
              <w:rFonts w:ascii="Times New Roman" w:hAnsi="Times New Roman" w:cs="Times New Roman"/>
            </w:rPr>
            <w:t>of “</w:t>
          </w:r>
          <w:r w:rsidR="00A27AFD">
            <w:rPr>
              <w:rFonts w:ascii="Times New Roman" w:hAnsi="Times New Roman" w:cs="Times New Roman"/>
            </w:rPr>
            <w:t>shadow vision” and feeling “shaky inside”.</w:t>
          </w:r>
          <w:r w:rsidR="007D014B">
            <w:rPr>
              <w:rFonts w:ascii="Times New Roman" w:hAnsi="Times New Roman" w:cs="Times New Roman"/>
            </w:rPr>
            <w:t xml:space="preserve"> </w:t>
          </w:r>
        </w:sdtContent>
      </w:sdt>
    </w:p>
    <w:p w14:paraId="04BB12E1"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HEENT:</w:t>
      </w:r>
      <w:r w:rsidRPr="00E04691">
        <w:rPr>
          <w:rFonts w:ascii="Times New Roman" w:hAnsi="Times New Roman" w:cs="Times New Roman"/>
        </w:rPr>
        <w:t xml:space="preserve"> (ED only)</w:t>
      </w:r>
    </w:p>
    <w:p w14:paraId="17CFFB49" w14:textId="35333286"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89570001"/>
          <w:placeholder>
            <w:docPart w:val="AB4D563CDF3947618F35B6A02CC714B6"/>
          </w:placeholder>
        </w:sdtPr>
        <w:sdtContent>
          <w:sdt>
            <w:sdtPr>
              <w:rPr>
                <w:rFonts w:ascii="Times New Roman" w:hAnsi="Times New Roman" w:cs="Times New Roman"/>
              </w:rPr>
              <w:id w:val="-236478874"/>
              <w:placeholder>
                <w:docPart w:val="76C63D9237044AA98306FAE07F1F38B1"/>
              </w:placeholder>
            </w:sdtPr>
            <w:sdtContent>
              <w:r w:rsidR="00A27AFD">
                <w:rPr>
                  <w:rFonts w:ascii="Times New Roman" w:hAnsi="Times New Roman" w:cs="Times New Roman"/>
                </w:rPr>
                <w:t>The patient’s head was atraumatic, normocephalic, midline, and positioned correctly. She also had good head control. The patient’s eyes would</w:t>
              </w:r>
              <w:r w:rsidR="007D014B">
                <w:rPr>
                  <w:rFonts w:ascii="Times New Roman" w:hAnsi="Times New Roman" w:cs="Times New Roman"/>
                </w:rPr>
                <w:t xml:space="preserve"> follow and </w:t>
              </w:r>
              <w:proofErr w:type="gramStart"/>
              <w:r w:rsidR="007D014B">
                <w:rPr>
                  <w:rFonts w:ascii="Times New Roman" w:hAnsi="Times New Roman" w:cs="Times New Roman"/>
                </w:rPr>
                <w:t>accommodate to</w:t>
              </w:r>
              <w:proofErr w:type="gramEnd"/>
              <w:r w:rsidR="007D014B">
                <w:rPr>
                  <w:rFonts w:ascii="Times New Roman" w:hAnsi="Times New Roman" w:cs="Times New Roman"/>
                </w:rPr>
                <w:t xml:space="preserve"> people as they entered and walked around the room. The patient’s nose and throat were as to be expected.</w:t>
              </w:r>
            </w:sdtContent>
          </w:sdt>
        </w:sdtContent>
      </w:sdt>
    </w:p>
    <w:p w14:paraId="20E7E62E" w14:textId="5BF07FA3"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CARDIAC:</w:t>
      </w:r>
      <w:r w:rsidRPr="00E04691">
        <w:rPr>
          <w:rFonts w:ascii="Times New Roman" w:hAnsi="Times New Roman" w:cs="Times New Roman"/>
        </w:rPr>
        <w:t xml:space="preserve"> (heart sounds, rate, rhythm, pulses, circulation, </w:t>
      </w:r>
      <w:r w:rsidR="00D04173" w:rsidRPr="00E04691">
        <w:rPr>
          <w:rFonts w:ascii="Times New Roman" w:hAnsi="Times New Roman" w:cs="Times New Roman"/>
        </w:rPr>
        <w:t>edema</w:t>
      </w:r>
      <w:r w:rsidRPr="00E04691">
        <w:rPr>
          <w:rFonts w:ascii="Times New Roman" w:hAnsi="Times New Roman" w:cs="Times New Roman"/>
        </w:rPr>
        <w:t>)</w:t>
      </w:r>
    </w:p>
    <w:sdt>
      <w:sdtPr>
        <w:rPr>
          <w:rFonts w:ascii="Times New Roman" w:hAnsi="Times New Roman" w:cs="Times New Roman"/>
        </w:rPr>
        <w:id w:val="589829814"/>
        <w:placeholder>
          <w:docPart w:val="AB4D563CDF3947618F35B6A02CC714B6"/>
        </w:placeholder>
      </w:sdtPr>
      <w:sdtContent>
        <w:p w14:paraId="7B763133" w14:textId="36800B80" w:rsidR="00CD5B9D" w:rsidRPr="00E04691" w:rsidRDefault="007D014B" w:rsidP="00CD5B9D">
          <w:pPr>
            <w:spacing w:line="480" w:lineRule="auto"/>
            <w:rPr>
              <w:rFonts w:ascii="Times New Roman" w:hAnsi="Times New Roman" w:cs="Times New Roman"/>
            </w:rPr>
          </w:pPr>
          <w:r>
            <w:rPr>
              <w:rFonts w:ascii="Times New Roman" w:hAnsi="Times New Roman" w:cs="Times New Roman"/>
            </w:rPr>
            <w:t>The patient had good perfusion to the extremities indicated by strong peripheral pulses. The patient’s heart rate was within normal range and had no abnormal findings.</w:t>
          </w:r>
        </w:p>
      </w:sdtContent>
    </w:sdt>
    <w:p w14:paraId="004A5E1A"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RESPIRATORY:</w:t>
      </w:r>
      <w:r w:rsidRPr="00E04691">
        <w:rPr>
          <w:rFonts w:ascii="Times New Roman" w:hAnsi="Times New Roman" w:cs="Times New Roman"/>
        </w:rPr>
        <w:t xml:space="preserve"> (lung sounds, work of breathing, O2 sat)</w:t>
      </w:r>
    </w:p>
    <w:sdt>
      <w:sdtPr>
        <w:rPr>
          <w:rFonts w:ascii="Times New Roman" w:hAnsi="Times New Roman" w:cs="Times New Roman"/>
        </w:rPr>
        <w:id w:val="-2057852028"/>
        <w:placeholder>
          <w:docPart w:val="AB4D563CDF3947618F35B6A02CC714B6"/>
        </w:placeholder>
      </w:sdtPr>
      <w:sdtContent>
        <w:p w14:paraId="4008C690" w14:textId="44D1F869" w:rsidR="00CD5B9D" w:rsidRPr="00E04691" w:rsidRDefault="007D014B" w:rsidP="00CD5B9D">
          <w:pPr>
            <w:spacing w:line="480" w:lineRule="auto"/>
            <w:rPr>
              <w:rFonts w:ascii="Times New Roman" w:hAnsi="Times New Roman" w:cs="Times New Roman"/>
            </w:rPr>
          </w:pPr>
          <w:r>
            <w:rPr>
              <w:rFonts w:ascii="Times New Roman" w:hAnsi="Times New Roman" w:cs="Times New Roman"/>
            </w:rPr>
            <w:t>The patient’s respiratory rate was also within normal limits and had an O2 sat. of 98% on room air.</w:t>
          </w:r>
          <w:r w:rsidR="002427B2">
            <w:rPr>
              <w:rFonts w:ascii="Times New Roman" w:hAnsi="Times New Roman" w:cs="Times New Roman"/>
            </w:rPr>
            <w:t xml:space="preserve"> Her respirations were normal, equal, unlabored, and without adventitious sounds.</w:t>
          </w:r>
        </w:p>
      </w:sdtContent>
    </w:sdt>
    <w:p w14:paraId="2BB66838" w14:textId="03D27093"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ABDOMEN/GI:</w:t>
      </w:r>
      <w:r w:rsidRPr="00E04691">
        <w:rPr>
          <w:rFonts w:ascii="Times New Roman" w:hAnsi="Times New Roman" w:cs="Times New Roman"/>
        </w:rPr>
        <w:t xml:space="preserve"> (bowel sounds, overall assessment</w:t>
      </w:r>
      <w:r w:rsidR="00D04173" w:rsidRPr="00E04691">
        <w:rPr>
          <w:rFonts w:ascii="Times New Roman" w:hAnsi="Times New Roman" w:cs="Times New Roman"/>
        </w:rPr>
        <w:t>, any tubes or devices</w:t>
      </w:r>
      <w:r w:rsidRPr="00E04691">
        <w:rPr>
          <w:rFonts w:ascii="Times New Roman" w:hAnsi="Times New Roman" w:cs="Times New Roman"/>
        </w:rPr>
        <w:t>)</w:t>
      </w:r>
    </w:p>
    <w:sdt>
      <w:sdtPr>
        <w:rPr>
          <w:rFonts w:ascii="Times New Roman" w:hAnsi="Times New Roman" w:cs="Times New Roman"/>
        </w:rPr>
        <w:id w:val="1524130056"/>
        <w:placeholder>
          <w:docPart w:val="AB4D563CDF3947618F35B6A02CC714B6"/>
        </w:placeholder>
      </w:sdtPr>
      <w:sdtContent>
        <w:p w14:paraId="0FC8EF68" w14:textId="0FFB3379" w:rsidR="00CD5B9D" w:rsidRPr="00E04691" w:rsidRDefault="002427B2" w:rsidP="00CD5B9D">
          <w:pPr>
            <w:spacing w:line="480" w:lineRule="auto"/>
            <w:rPr>
              <w:rFonts w:ascii="Times New Roman" w:hAnsi="Times New Roman" w:cs="Times New Roman"/>
            </w:rPr>
          </w:pPr>
          <w:r>
            <w:rPr>
              <w:rFonts w:ascii="Times New Roman" w:hAnsi="Times New Roman" w:cs="Times New Roman"/>
            </w:rPr>
            <w:t>The patient didn’t have any tubes or devices in her abdomen or GI tract. The expected findings of her abdomen would be active bowel sounds in all four quadrants, rounded and nontender, with skin that was the same color as the rest of her body.</w:t>
          </w:r>
        </w:p>
      </w:sdtContent>
    </w:sdt>
    <w:p w14:paraId="2A953210" w14:textId="254DE0D0"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GU:</w:t>
      </w:r>
      <w:r w:rsidRPr="00E04691">
        <w:rPr>
          <w:rFonts w:ascii="Times New Roman" w:hAnsi="Times New Roman" w:cs="Times New Roman"/>
        </w:rPr>
        <w:t xml:space="preserve"> (catheters, </w:t>
      </w:r>
      <w:r w:rsidR="00D04173" w:rsidRPr="00E04691">
        <w:rPr>
          <w:rFonts w:ascii="Times New Roman" w:hAnsi="Times New Roman" w:cs="Times New Roman"/>
        </w:rPr>
        <w:t>urinary output description, amount</w:t>
      </w:r>
      <w:r w:rsidRPr="00E04691">
        <w:rPr>
          <w:rFonts w:ascii="Times New Roman" w:hAnsi="Times New Roman" w:cs="Times New Roman"/>
        </w:rPr>
        <w:t>)</w:t>
      </w:r>
    </w:p>
    <w:sdt>
      <w:sdtPr>
        <w:rPr>
          <w:rFonts w:ascii="Times New Roman" w:hAnsi="Times New Roman" w:cs="Times New Roman"/>
        </w:rPr>
        <w:id w:val="1514885011"/>
        <w:placeholder>
          <w:docPart w:val="C97867069CA947D1B9B23FD858FB1ADA"/>
        </w:placeholder>
      </w:sdtPr>
      <w:sdtContent>
        <w:p w14:paraId="38AE5C04" w14:textId="7471738A" w:rsidR="00CD5B9D" w:rsidRPr="00E04691" w:rsidRDefault="002427B2" w:rsidP="00CD5B9D">
          <w:pPr>
            <w:spacing w:line="480" w:lineRule="auto"/>
            <w:rPr>
              <w:rFonts w:ascii="Times New Roman" w:hAnsi="Times New Roman" w:cs="Times New Roman"/>
            </w:rPr>
          </w:pPr>
          <w:r>
            <w:rPr>
              <w:rFonts w:ascii="Times New Roman" w:hAnsi="Times New Roman" w:cs="Times New Roman"/>
            </w:rPr>
            <w:t xml:space="preserve">The patient didn’t have a catheter and didn’t urinate while in the </w:t>
          </w:r>
          <w:proofErr w:type="gramStart"/>
          <w:r>
            <w:rPr>
              <w:rFonts w:ascii="Times New Roman" w:hAnsi="Times New Roman" w:cs="Times New Roman"/>
            </w:rPr>
            <w:t>ED</w:t>
          </w:r>
          <w:proofErr w:type="gramEnd"/>
          <w:r>
            <w:rPr>
              <w:rFonts w:ascii="Times New Roman" w:hAnsi="Times New Roman" w:cs="Times New Roman"/>
            </w:rPr>
            <w:t xml:space="preserve"> but it would be expected that her urine would be clear, yellow, and without odor.</w:t>
          </w:r>
        </w:p>
      </w:sdtContent>
    </w:sdt>
    <w:p w14:paraId="140CD4E1"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MUSCULOSKELETAL:</w:t>
      </w:r>
      <w:r w:rsidRPr="00E04691">
        <w:rPr>
          <w:rFonts w:ascii="Times New Roman" w:hAnsi="Times New Roman" w:cs="Times New Roman"/>
        </w:rPr>
        <w:t xml:space="preserve"> (strength, gait, mobility status)</w:t>
      </w:r>
    </w:p>
    <w:sdt>
      <w:sdtPr>
        <w:rPr>
          <w:rFonts w:ascii="Times New Roman" w:hAnsi="Times New Roman" w:cs="Times New Roman"/>
        </w:rPr>
        <w:id w:val="1734283245"/>
        <w:placeholder>
          <w:docPart w:val="E4177CA049464F2F96439D8666C3EE35"/>
        </w:placeholder>
      </w:sdtPr>
      <w:sdtContent>
        <w:p w14:paraId="4B4F83E5" w14:textId="06F71AAF" w:rsidR="00CD5B9D" w:rsidRPr="00E04691" w:rsidRDefault="002427B2" w:rsidP="00CD5B9D">
          <w:pPr>
            <w:spacing w:line="480" w:lineRule="auto"/>
            <w:rPr>
              <w:rFonts w:ascii="Times New Roman" w:hAnsi="Times New Roman" w:cs="Times New Roman"/>
            </w:rPr>
          </w:pPr>
          <w:r>
            <w:rPr>
              <w:rFonts w:ascii="Times New Roman" w:hAnsi="Times New Roman" w:cs="Times New Roman"/>
            </w:rPr>
            <w:t>The patient was able to move her arms, legs, and body voluntarily without help. As she was leaving after being discharged, her gait was strong and normal.</w:t>
          </w:r>
        </w:p>
      </w:sdtContent>
    </w:sdt>
    <w:p w14:paraId="4483BEF5" w14:textId="60533DB1"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INTEGUMENT:</w:t>
      </w:r>
      <w:r w:rsidRPr="00E04691">
        <w:rPr>
          <w:rFonts w:ascii="Times New Roman" w:hAnsi="Times New Roman" w:cs="Times New Roman"/>
        </w:rPr>
        <w:t xml:space="preserve"> (list any wounds, dressings, </w:t>
      </w:r>
      <w:r w:rsidR="00D04173" w:rsidRPr="00E04691">
        <w:rPr>
          <w:rFonts w:ascii="Times New Roman" w:hAnsi="Times New Roman" w:cs="Times New Roman"/>
        </w:rPr>
        <w:t>color, temperature, hydration, IV access</w:t>
      </w:r>
      <w:r w:rsidRPr="00E04691">
        <w:rPr>
          <w:rFonts w:ascii="Times New Roman" w:hAnsi="Times New Roman" w:cs="Times New Roman"/>
        </w:rPr>
        <w:t>)</w:t>
      </w:r>
    </w:p>
    <w:sdt>
      <w:sdtPr>
        <w:rPr>
          <w:rFonts w:ascii="Times New Roman" w:hAnsi="Times New Roman" w:cs="Times New Roman"/>
        </w:rPr>
        <w:id w:val="-1196697654"/>
        <w:placeholder>
          <w:docPart w:val="3E95FFF872514752B1F238BCC8342EBF"/>
        </w:placeholder>
      </w:sdtPr>
      <w:sdtContent>
        <w:p w14:paraId="0D41A3E2" w14:textId="1ED29DEE" w:rsidR="00CD5B9D" w:rsidRPr="00E04691" w:rsidRDefault="002427B2" w:rsidP="00CD5B9D">
          <w:pPr>
            <w:spacing w:line="480" w:lineRule="auto"/>
            <w:rPr>
              <w:rFonts w:ascii="Times New Roman" w:hAnsi="Times New Roman" w:cs="Times New Roman"/>
            </w:rPr>
          </w:pPr>
          <w:r>
            <w:rPr>
              <w:rFonts w:ascii="Times New Roman" w:hAnsi="Times New Roman" w:cs="Times New Roman"/>
            </w:rPr>
            <w:t xml:space="preserve">The patient didn’t have any </w:t>
          </w:r>
          <w:proofErr w:type="gramStart"/>
          <w:r>
            <w:rPr>
              <w:rFonts w:ascii="Times New Roman" w:hAnsi="Times New Roman" w:cs="Times New Roman"/>
            </w:rPr>
            <w:t>wounds</w:t>
          </w:r>
          <w:proofErr w:type="gramEnd"/>
          <w:r>
            <w:rPr>
              <w:rFonts w:ascii="Times New Roman" w:hAnsi="Times New Roman" w:cs="Times New Roman"/>
            </w:rPr>
            <w:t xml:space="preserve"> but she had a PIV in her left hand. There were two other bandages on the patient’s right arm from attempts to place an IV. The patient’s skin was dry and normal in color.</w:t>
          </w:r>
        </w:p>
      </w:sdtContent>
    </w:sdt>
    <w:p w14:paraId="2A38D7A4"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NEURO:</w:t>
      </w:r>
      <w:r w:rsidRPr="00E04691">
        <w:rPr>
          <w:rFonts w:ascii="Times New Roman" w:hAnsi="Times New Roman" w:cs="Times New Roman"/>
        </w:rPr>
        <w:t xml:space="preserve"> (A&amp;O x 4, pupils, etc.)</w:t>
      </w:r>
    </w:p>
    <w:sdt>
      <w:sdtPr>
        <w:rPr>
          <w:rFonts w:ascii="Times New Roman" w:hAnsi="Times New Roman" w:cs="Times New Roman"/>
        </w:rPr>
        <w:id w:val="-929198254"/>
        <w:placeholder>
          <w:docPart w:val="385CEB97643149F9996DF95652C37FFF"/>
        </w:placeholder>
      </w:sdtPr>
      <w:sdtContent>
        <w:p w14:paraId="61B56D71" w14:textId="0043E875" w:rsidR="00CD5B9D" w:rsidRPr="00E04691" w:rsidRDefault="002427B2" w:rsidP="00CD5B9D">
          <w:pPr>
            <w:spacing w:line="480" w:lineRule="auto"/>
            <w:rPr>
              <w:rFonts w:ascii="Times New Roman" w:hAnsi="Times New Roman" w:cs="Times New Roman"/>
            </w:rPr>
          </w:pPr>
          <w:r>
            <w:rPr>
              <w:rFonts w:ascii="Times New Roman" w:hAnsi="Times New Roman" w:cs="Times New Roman"/>
            </w:rPr>
            <w:t xml:space="preserve">The patient was alert and oriented </w:t>
          </w:r>
          <w:proofErr w:type="gramStart"/>
          <w:r>
            <w:rPr>
              <w:rFonts w:ascii="Times New Roman" w:hAnsi="Times New Roman" w:cs="Times New Roman"/>
            </w:rPr>
            <w:t>times 4</w:t>
          </w:r>
          <w:proofErr w:type="gramEnd"/>
          <w:r>
            <w:rPr>
              <w:rFonts w:ascii="Times New Roman" w:hAnsi="Times New Roman" w:cs="Times New Roman"/>
            </w:rPr>
            <w:t>. She was able to track others in the room and respond appropriately when talked to</w:t>
          </w:r>
          <w:r w:rsidR="0041217C">
            <w:rPr>
              <w:rFonts w:ascii="Times New Roman" w:hAnsi="Times New Roman" w:cs="Times New Roman"/>
            </w:rPr>
            <w:t xml:space="preserve"> or asked questions.</w:t>
          </w:r>
        </w:p>
      </w:sdtContent>
    </w:sdt>
    <w:p w14:paraId="0834711B" w14:textId="77777777" w:rsidR="00CD5B9D" w:rsidRPr="00E04691" w:rsidRDefault="00CD5B9D" w:rsidP="00CD5B9D">
      <w:pPr>
        <w:tabs>
          <w:tab w:val="left" w:pos="3567"/>
        </w:tabs>
        <w:ind w:firstLine="720"/>
        <w:rPr>
          <w:rFonts w:ascii="Times New Roman" w:hAnsi="Times New Roman" w:cs="Times New Roman"/>
        </w:rPr>
      </w:pPr>
    </w:p>
    <w:p w14:paraId="5EE3BF3F" w14:textId="5EACD92E" w:rsidR="00A61EAA" w:rsidRPr="00E04691" w:rsidRDefault="00CD5B9D" w:rsidP="00CD5B9D">
      <w:pPr>
        <w:tabs>
          <w:tab w:val="left" w:pos="737"/>
        </w:tabs>
        <w:rPr>
          <w:rFonts w:ascii="Times New Roman" w:hAnsi="Times New Roman" w:cs="Times New Roman"/>
        </w:rPr>
      </w:pPr>
      <w:r w:rsidRPr="00E04691">
        <w:rPr>
          <w:rFonts w:ascii="Times New Roman" w:hAnsi="Times New Roman" w:cs="Times New Roman"/>
        </w:rPr>
        <w:tab/>
      </w:r>
    </w:p>
    <w:p w14:paraId="687C2E51" w14:textId="77777777" w:rsidR="008439F1" w:rsidRPr="00E04691" w:rsidRDefault="008439F1" w:rsidP="008439F1">
      <w:pPr>
        <w:tabs>
          <w:tab w:val="center" w:pos="4680"/>
        </w:tabs>
        <w:rPr>
          <w:rFonts w:ascii="Times New Roman" w:hAnsi="Times New Roman" w:cs="Times New Roman"/>
          <w:b/>
          <w:sz w:val="32"/>
          <w:u w:val="single"/>
        </w:rPr>
      </w:pPr>
      <w:r w:rsidRPr="00E04691">
        <w:rPr>
          <w:rFonts w:ascii="Times New Roman" w:hAnsi="Times New Roman" w:cs="Times New Roman"/>
          <w:b/>
          <w:sz w:val="32"/>
          <w:u w:val="single"/>
        </w:rPr>
        <w:t>Financial Considerations:</w:t>
      </w:r>
    </w:p>
    <w:p w14:paraId="7F09CDD3" w14:textId="483FBF5A" w:rsidR="008439F1" w:rsidRPr="00E04691" w:rsidRDefault="008439F1" w:rsidP="008439F1">
      <w:pPr>
        <w:rPr>
          <w:rFonts w:ascii="Times New Roman" w:hAnsi="Times New Roman" w:cs="Times New Roman"/>
        </w:rPr>
      </w:pPr>
      <w:r w:rsidRPr="00E04691">
        <w:rPr>
          <w:rFonts w:ascii="Times New Roman" w:hAnsi="Times New Roman" w:cs="Times New Roman"/>
        </w:rPr>
        <w:t xml:space="preserve">In a minimum of 3-5 sentences, please state any financial considerations for this illness/injury related to this specific patient, patient population, and/or the facility:    </w:t>
      </w:r>
      <w:sdt>
        <w:sdtPr>
          <w:rPr>
            <w:rFonts w:ascii="Times New Roman" w:hAnsi="Times New Roman" w:cs="Times New Roman"/>
          </w:rPr>
          <w:id w:val="1217554617"/>
          <w:placeholder>
            <w:docPart w:val="3B8AA6DA90FF4F4BA031C68FB48A08B4"/>
          </w:placeholder>
        </w:sdtPr>
        <w:sdtContent>
          <w:r w:rsidRPr="00E04691">
            <w:rPr>
              <w:rFonts w:ascii="Times New Roman" w:hAnsi="Times New Roman" w:cs="Times New Roman"/>
              <w:u w:val="single"/>
            </w:rPr>
            <w:t>_</w:t>
          </w:r>
          <w:r w:rsidR="0041217C">
            <w:rPr>
              <w:rFonts w:ascii="Times New Roman" w:hAnsi="Times New Roman" w:cs="Times New Roman"/>
              <w:u w:val="single"/>
            </w:rPr>
            <w:t>The total cost for the patient’s visit to the ED was $4,</w:t>
          </w:r>
          <w:r w:rsidR="00071B69">
            <w:rPr>
              <w:rFonts w:ascii="Times New Roman" w:hAnsi="Times New Roman" w:cs="Times New Roman"/>
              <w:u w:val="single"/>
            </w:rPr>
            <w:t>352</w:t>
          </w:r>
          <w:r w:rsidR="0041217C">
            <w:rPr>
              <w:rFonts w:ascii="Times New Roman" w:hAnsi="Times New Roman" w:cs="Times New Roman"/>
              <w:u w:val="single"/>
            </w:rPr>
            <w:t xml:space="preserve"> which is a big expense. The patient is retired and insured by </w:t>
          </w:r>
          <w:proofErr w:type="gramStart"/>
          <w:r w:rsidR="0041217C">
            <w:rPr>
              <w:rFonts w:ascii="Times New Roman" w:hAnsi="Times New Roman" w:cs="Times New Roman"/>
              <w:u w:val="single"/>
            </w:rPr>
            <w:t>Medicaid</w:t>
          </w:r>
          <w:proofErr w:type="gramEnd"/>
          <w:r w:rsidR="0041217C">
            <w:rPr>
              <w:rFonts w:ascii="Times New Roman" w:hAnsi="Times New Roman" w:cs="Times New Roman"/>
              <w:u w:val="single"/>
            </w:rPr>
            <w:t xml:space="preserve"> but medical expenses aren’t always fully covered. The patient may have to pay for part or most of the bill out of pocket which can cause great financial </w:t>
          </w:r>
          <w:proofErr w:type="gramStart"/>
          <w:r w:rsidR="0041217C">
            <w:rPr>
              <w:rFonts w:ascii="Times New Roman" w:hAnsi="Times New Roman" w:cs="Times New Roman"/>
              <w:u w:val="single"/>
            </w:rPr>
            <w:t>burden.</w:t>
          </w:r>
          <w:r w:rsidRPr="00E04691">
            <w:rPr>
              <w:rFonts w:ascii="Times New Roman" w:hAnsi="Times New Roman" w:cs="Times New Roman"/>
              <w:u w:val="single"/>
            </w:rPr>
            <w:t>_</w:t>
          </w:r>
          <w:proofErr w:type="gramEnd"/>
        </w:sdtContent>
      </w:sdt>
    </w:p>
    <w:p w14:paraId="362A0B7E" w14:textId="77777777" w:rsidR="008439F1" w:rsidRPr="00E04691" w:rsidRDefault="008439F1" w:rsidP="008439F1">
      <w:pPr>
        <w:tabs>
          <w:tab w:val="center" w:pos="4680"/>
        </w:tabs>
        <w:rPr>
          <w:rFonts w:ascii="Times New Roman" w:hAnsi="Times New Roman" w:cs="Times New Roman"/>
        </w:rPr>
      </w:pPr>
    </w:p>
    <w:p w14:paraId="0607B3B9" w14:textId="77777777" w:rsidR="008439F1" w:rsidRPr="00E04691" w:rsidRDefault="008439F1" w:rsidP="008439F1">
      <w:pPr>
        <w:tabs>
          <w:tab w:val="center" w:pos="4680"/>
        </w:tabs>
        <w:rPr>
          <w:rFonts w:ascii="Times New Roman" w:hAnsi="Times New Roman" w:cs="Times New Roman"/>
        </w:rPr>
      </w:pPr>
    </w:p>
    <w:p w14:paraId="7086769A" w14:textId="77777777" w:rsidR="008439F1" w:rsidRPr="00E04691" w:rsidRDefault="008439F1" w:rsidP="008439F1">
      <w:pPr>
        <w:tabs>
          <w:tab w:val="center" w:pos="4680"/>
        </w:tabs>
        <w:rPr>
          <w:rFonts w:ascii="Times New Roman" w:hAnsi="Times New Roman" w:cs="Times New Roman"/>
          <w:b/>
          <w:sz w:val="32"/>
          <w:u w:val="single"/>
        </w:rPr>
      </w:pPr>
      <w:r w:rsidRPr="00E04691">
        <w:rPr>
          <w:rFonts w:ascii="Times New Roman" w:hAnsi="Times New Roman" w:cs="Times New Roman"/>
          <w:b/>
          <w:sz w:val="32"/>
          <w:u w:val="single"/>
        </w:rPr>
        <w:t>Advocacy Considerations:</w:t>
      </w:r>
    </w:p>
    <w:p w14:paraId="7180ED33" w14:textId="1208C8FE" w:rsidR="008439F1" w:rsidRPr="00E04691" w:rsidRDefault="008439F1" w:rsidP="008439F1">
      <w:pPr>
        <w:rPr>
          <w:rFonts w:ascii="Times New Roman" w:hAnsi="Times New Roman" w:cs="Times New Roman"/>
        </w:rPr>
      </w:pPr>
      <w:r w:rsidRPr="00E04691">
        <w:rPr>
          <w:rFonts w:ascii="Times New Roman" w:hAnsi="Times New Roman" w:cs="Times New Roman"/>
        </w:rPr>
        <w:t xml:space="preserve">In a minimum of 3-5 sentences, please state </w:t>
      </w:r>
      <w:r w:rsidR="00F42804" w:rsidRPr="00E04691">
        <w:rPr>
          <w:rFonts w:ascii="Times New Roman" w:hAnsi="Times New Roman" w:cs="Times New Roman"/>
        </w:rPr>
        <w:t>any</w:t>
      </w:r>
      <w:r w:rsidRPr="00E04691">
        <w:rPr>
          <w:rFonts w:ascii="Times New Roman" w:hAnsi="Times New Roman" w:cs="Times New Roman"/>
        </w:rPr>
        <w:t xml:space="preserve"> advoca</w:t>
      </w:r>
      <w:r w:rsidR="00F42804" w:rsidRPr="00E04691">
        <w:rPr>
          <w:rFonts w:ascii="Times New Roman" w:hAnsi="Times New Roman" w:cs="Times New Roman"/>
        </w:rPr>
        <w:t>cy considerations</w:t>
      </w:r>
      <w:r w:rsidRPr="00E04691">
        <w:rPr>
          <w:rFonts w:ascii="Times New Roman" w:hAnsi="Times New Roman" w:cs="Times New Roman"/>
        </w:rPr>
        <w:t xml:space="preserve"> for your patient </w:t>
      </w:r>
      <w:r w:rsidR="00F861BF" w:rsidRPr="00E04691">
        <w:rPr>
          <w:rFonts w:ascii="Times New Roman" w:hAnsi="Times New Roman" w:cs="Times New Roman"/>
        </w:rPr>
        <w:t xml:space="preserve">that you identified </w:t>
      </w:r>
      <w:r w:rsidRPr="00E04691">
        <w:rPr>
          <w:rFonts w:ascii="Times New Roman" w:hAnsi="Times New Roman" w:cs="Times New Roman"/>
        </w:rPr>
        <w:t xml:space="preserve">during your time with them:  </w:t>
      </w:r>
      <w:sdt>
        <w:sdtPr>
          <w:rPr>
            <w:rFonts w:ascii="Times New Roman" w:hAnsi="Times New Roman" w:cs="Times New Roman"/>
          </w:rPr>
          <w:id w:val="-1837137845"/>
          <w:placeholder>
            <w:docPart w:val="44276E8EDEA44808A42FE6A0311F902B"/>
          </w:placeholder>
        </w:sdtPr>
        <w:sdtContent>
          <w:r w:rsidRPr="00E04691">
            <w:rPr>
              <w:rFonts w:ascii="Times New Roman" w:hAnsi="Times New Roman" w:cs="Times New Roman"/>
              <w:u w:val="single"/>
            </w:rPr>
            <w:t>_</w:t>
          </w:r>
          <w:r w:rsidR="0097168D">
            <w:rPr>
              <w:rFonts w:ascii="Times New Roman" w:hAnsi="Times New Roman" w:cs="Times New Roman"/>
              <w:u w:val="single"/>
            </w:rPr>
            <w:t xml:space="preserve">I advocated for the patient by holding her hand and comforting her during multiple attempts to place another IV in her arm. The patient had a low pain tolerance when it </w:t>
          </w:r>
          <w:r w:rsidR="0097168D">
            <w:rPr>
              <w:rFonts w:ascii="Times New Roman" w:hAnsi="Times New Roman" w:cs="Times New Roman"/>
              <w:u w:val="single"/>
            </w:rPr>
            <w:lastRenderedPageBreak/>
            <w:t xml:space="preserve">came to IV placement so </w:t>
          </w:r>
          <w:proofErr w:type="gramStart"/>
          <w:r w:rsidR="0097168D">
            <w:rPr>
              <w:rFonts w:ascii="Times New Roman" w:hAnsi="Times New Roman" w:cs="Times New Roman"/>
              <w:u w:val="single"/>
            </w:rPr>
            <w:t>in order to</w:t>
          </w:r>
          <w:proofErr w:type="gramEnd"/>
          <w:r w:rsidR="0097168D">
            <w:rPr>
              <w:rFonts w:ascii="Times New Roman" w:hAnsi="Times New Roman" w:cs="Times New Roman"/>
              <w:u w:val="single"/>
            </w:rPr>
            <w:t xml:space="preserve"> make it easier for the nurse and the patient, I held her hand, made conversation with her, and provided non-pharmacologic pain relief. </w:t>
          </w:r>
          <w:r w:rsidR="00204977">
            <w:rPr>
              <w:rFonts w:ascii="Times New Roman" w:hAnsi="Times New Roman" w:cs="Times New Roman"/>
              <w:u w:val="single"/>
            </w:rPr>
            <w:t xml:space="preserve">I also spoke encouragingly to the patient and </w:t>
          </w:r>
          <w:proofErr w:type="gramStart"/>
          <w:r w:rsidR="00204977">
            <w:rPr>
              <w:rFonts w:ascii="Times New Roman" w:hAnsi="Times New Roman" w:cs="Times New Roman"/>
              <w:u w:val="single"/>
            </w:rPr>
            <w:t>talked</w:t>
          </w:r>
          <w:proofErr w:type="gramEnd"/>
          <w:r w:rsidR="00204977">
            <w:rPr>
              <w:rFonts w:ascii="Times New Roman" w:hAnsi="Times New Roman" w:cs="Times New Roman"/>
              <w:u w:val="single"/>
            </w:rPr>
            <w:t xml:space="preserve"> her through the IV procedure so that she wouldn’t be surprised when the needle went into her </w:t>
          </w:r>
          <w:proofErr w:type="gramStart"/>
          <w:r w:rsidR="00204977">
            <w:rPr>
              <w:rFonts w:ascii="Times New Roman" w:hAnsi="Times New Roman" w:cs="Times New Roman"/>
              <w:u w:val="single"/>
            </w:rPr>
            <w:t>skin.</w:t>
          </w:r>
          <w:r w:rsidRPr="00E04691">
            <w:rPr>
              <w:rFonts w:ascii="Times New Roman" w:hAnsi="Times New Roman" w:cs="Times New Roman"/>
              <w:u w:val="single"/>
            </w:rPr>
            <w:t>_</w:t>
          </w:r>
          <w:proofErr w:type="gramEnd"/>
        </w:sdtContent>
      </w:sdt>
    </w:p>
    <w:p w14:paraId="197CEC26" w14:textId="2814AF80" w:rsidR="008439F1" w:rsidRPr="00E04691" w:rsidRDefault="008439F1">
      <w:pPr>
        <w:rPr>
          <w:rFonts w:ascii="Times New Roman" w:hAnsi="Times New Roman" w:cs="Times New Roman"/>
          <w:bCs/>
        </w:rPr>
      </w:pPr>
      <w:r w:rsidRPr="00E04691">
        <w:rPr>
          <w:rFonts w:ascii="Times New Roman" w:hAnsi="Times New Roman" w:cs="Times New Roman"/>
          <w:bCs/>
        </w:rPr>
        <w:br w:type="page"/>
      </w:r>
    </w:p>
    <w:tbl>
      <w:tblPr>
        <w:tblW w:w="130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45"/>
        <w:gridCol w:w="2795"/>
        <w:gridCol w:w="3780"/>
        <w:gridCol w:w="3330"/>
      </w:tblGrid>
      <w:tr w:rsidR="008B56BE" w:rsidRPr="00E04691" w14:paraId="681CDE36" w14:textId="77777777" w:rsidTr="00E94540">
        <w:trPr>
          <w:trHeight w:val="236"/>
        </w:trPr>
        <w:tc>
          <w:tcPr>
            <w:tcW w:w="13050" w:type="dxa"/>
            <w:gridSpan w:val="4"/>
            <w:tcBorders>
              <w:top w:val="nil"/>
              <w:left w:val="nil"/>
              <w:bottom w:val="single" w:sz="4" w:space="0" w:color="auto"/>
              <w:right w:val="nil"/>
            </w:tcBorders>
          </w:tcPr>
          <w:p w14:paraId="622CB4B1" w14:textId="02B6C8CD" w:rsidR="008B56BE" w:rsidRPr="00E04691" w:rsidRDefault="008B56BE" w:rsidP="00964B4B">
            <w:pPr>
              <w:pStyle w:val="Heading2"/>
              <w:jc w:val="left"/>
              <w:rPr>
                <w:b w:val="0"/>
              </w:rPr>
            </w:pPr>
          </w:p>
        </w:tc>
      </w:tr>
      <w:tr w:rsidR="008B56BE" w:rsidRPr="00E04691" w14:paraId="3F82EDC6" w14:textId="77777777" w:rsidTr="00E94540">
        <w:trPr>
          <w:trHeight w:val="236"/>
        </w:trPr>
        <w:tc>
          <w:tcPr>
            <w:tcW w:w="3145" w:type="dxa"/>
            <w:tcBorders>
              <w:top w:val="single" w:sz="4" w:space="0" w:color="auto"/>
              <w:left w:val="single" w:sz="4" w:space="0" w:color="auto"/>
              <w:bottom w:val="single" w:sz="4" w:space="0" w:color="auto"/>
              <w:right w:val="single" w:sz="4" w:space="0" w:color="auto"/>
            </w:tcBorders>
          </w:tcPr>
          <w:p w14:paraId="3685BDBF" w14:textId="1E037274" w:rsidR="008B56BE" w:rsidRPr="00E04691" w:rsidRDefault="00820187" w:rsidP="00964B4B">
            <w:pPr>
              <w:pStyle w:val="Heading2"/>
            </w:pPr>
            <w:r w:rsidRPr="00E04691">
              <w:t xml:space="preserve">Pre-Care </w:t>
            </w:r>
            <w:r w:rsidR="008B56BE" w:rsidRPr="00E04691">
              <w:t>Assessment</w:t>
            </w:r>
          </w:p>
        </w:tc>
        <w:tc>
          <w:tcPr>
            <w:tcW w:w="2795" w:type="dxa"/>
            <w:tcBorders>
              <w:top w:val="single" w:sz="4" w:space="0" w:color="auto"/>
              <w:left w:val="single" w:sz="4" w:space="0" w:color="auto"/>
              <w:bottom w:val="single" w:sz="4" w:space="0" w:color="auto"/>
              <w:right w:val="single" w:sz="4" w:space="0" w:color="auto"/>
            </w:tcBorders>
          </w:tcPr>
          <w:p w14:paraId="43CD1317" w14:textId="77777777" w:rsidR="008B56BE" w:rsidRPr="00E04691" w:rsidRDefault="00C333A7" w:rsidP="00964B4B">
            <w:pPr>
              <w:pStyle w:val="Heading2"/>
            </w:pPr>
            <w:r w:rsidRPr="00E04691">
              <w:t>Nursing Diagnosis</w:t>
            </w:r>
          </w:p>
        </w:tc>
        <w:tc>
          <w:tcPr>
            <w:tcW w:w="3780" w:type="dxa"/>
            <w:tcBorders>
              <w:top w:val="single" w:sz="4" w:space="0" w:color="auto"/>
              <w:left w:val="single" w:sz="4" w:space="0" w:color="auto"/>
              <w:bottom w:val="single" w:sz="4" w:space="0" w:color="auto"/>
              <w:right w:val="single" w:sz="4" w:space="0" w:color="auto"/>
            </w:tcBorders>
          </w:tcPr>
          <w:p w14:paraId="2D6236DE" w14:textId="77777777" w:rsidR="008B56BE" w:rsidRPr="00E04691" w:rsidRDefault="008B56BE" w:rsidP="00BC7306">
            <w:pPr>
              <w:pStyle w:val="Heading2"/>
            </w:pPr>
            <w:r w:rsidRPr="00E04691">
              <w:t>Planning</w:t>
            </w:r>
            <w:r w:rsidR="00BC7306" w:rsidRPr="00E04691">
              <w:t xml:space="preserve"> and </w:t>
            </w:r>
            <w:r w:rsidRPr="00E04691">
              <w:t>Evaluation</w:t>
            </w:r>
          </w:p>
        </w:tc>
        <w:tc>
          <w:tcPr>
            <w:tcW w:w="3330" w:type="dxa"/>
            <w:tcBorders>
              <w:top w:val="single" w:sz="4" w:space="0" w:color="auto"/>
              <w:left w:val="single" w:sz="4" w:space="0" w:color="auto"/>
              <w:bottom w:val="single" w:sz="4" w:space="0" w:color="auto"/>
              <w:right w:val="single" w:sz="4" w:space="0" w:color="auto"/>
            </w:tcBorders>
          </w:tcPr>
          <w:p w14:paraId="2BDFB080" w14:textId="77777777" w:rsidR="008B56BE" w:rsidRPr="00E04691" w:rsidRDefault="008B56BE" w:rsidP="00964B4B">
            <w:pPr>
              <w:pStyle w:val="Heading2"/>
            </w:pPr>
            <w:r w:rsidRPr="00E04691">
              <w:t>Implementation</w:t>
            </w:r>
          </w:p>
        </w:tc>
      </w:tr>
      <w:tr w:rsidR="008B56BE" w:rsidRPr="00E04691" w14:paraId="026DC132" w14:textId="77777777" w:rsidTr="00E94540">
        <w:trPr>
          <w:cantSplit/>
          <w:trHeight w:val="173"/>
        </w:trPr>
        <w:tc>
          <w:tcPr>
            <w:tcW w:w="3145" w:type="dxa"/>
            <w:tcBorders>
              <w:top w:val="single" w:sz="4" w:space="0" w:color="auto"/>
              <w:left w:val="single" w:sz="4" w:space="0" w:color="auto"/>
              <w:bottom w:val="single" w:sz="4" w:space="0" w:color="auto"/>
              <w:right w:val="single" w:sz="4" w:space="0" w:color="auto"/>
            </w:tcBorders>
          </w:tcPr>
          <w:p w14:paraId="1CE8A584" w14:textId="5751FBF0" w:rsidR="008B56BE" w:rsidRPr="00E04691" w:rsidRDefault="00B91D5A" w:rsidP="00964B4B">
            <w:pPr>
              <w:pStyle w:val="Heading2"/>
            </w:pPr>
            <w:r w:rsidRPr="00E04691">
              <w:t>R</w:t>
            </w:r>
            <w:r w:rsidR="00347738" w:rsidRPr="00E04691">
              <w:t>ecognize</w:t>
            </w:r>
            <w:r w:rsidRPr="00E04691">
              <w:t xml:space="preserve"> </w:t>
            </w:r>
            <w:r w:rsidR="008B56BE" w:rsidRPr="00E04691">
              <w:t>Cues</w:t>
            </w:r>
            <w:ins w:id="0" w:author="Houghton, Aimee (Nursing)" w:date="2021-01-13T08:22:00Z">
              <w:r w:rsidR="00D11E8F" w:rsidRPr="00E04691">
                <w:t xml:space="preserve"> </w:t>
              </w:r>
            </w:ins>
          </w:p>
          <w:p w14:paraId="2422719A" w14:textId="77777777" w:rsidR="00C333A7" w:rsidRPr="00E04691" w:rsidRDefault="00C333A7" w:rsidP="00B91D5A">
            <w:pPr>
              <w:rPr>
                <w:rFonts w:ascii="Times New Roman" w:hAnsi="Times New Roman" w:cs="Times New Roman"/>
                <w:color w:val="365F91" w:themeColor="accent1" w:themeShade="BF"/>
              </w:rPr>
            </w:pPr>
          </w:p>
          <w:p w14:paraId="586CE0B5" w14:textId="3CFF69CA" w:rsidR="008B56BE" w:rsidRPr="00E04691" w:rsidRDefault="008B56BE" w:rsidP="00B91D5A">
            <w:pPr>
              <w:rPr>
                <w:rFonts w:ascii="Times New Roman" w:hAnsi="Times New Roman" w:cs="Times New Roman"/>
              </w:rPr>
            </w:pPr>
            <w:r w:rsidRPr="00E04691">
              <w:rPr>
                <w:rFonts w:ascii="Times New Roman" w:hAnsi="Times New Roman" w:cs="Times New Roman"/>
                <w:color w:val="365F91" w:themeColor="accent1" w:themeShade="BF"/>
              </w:rPr>
              <w:t xml:space="preserve">Data </w:t>
            </w:r>
            <w:r w:rsidR="00B91D5A" w:rsidRPr="00E04691">
              <w:rPr>
                <w:rFonts w:ascii="Times New Roman" w:hAnsi="Times New Roman" w:cs="Times New Roman"/>
                <w:color w:val="365F91" w:themeColor="accent1" w:themeShade="BF"/>
              </w:rPr>
              <w:t xml:space="preserve">that you </w:t>
            </w:r>
            <w:r w:rsidRPr="00E04691">
              <w:rPr>
                <w:rFonts w:ascii="Times New Roman" w:hAnsi="Times New Roman" w:cs="Times New Roman"/>
                <w:color w:val="365F91" w:themeColor="accent1" w:themeShade="BF"/>
              </w:rPr>
              <w:t xml:space="preserve">gathered </w:t>
            </w:r>
            <w:r w:rsidR="00B91D5A" w:rsidRPr="00E04691">
              <w:rPr>
                <w:rFonts w:ascii="Times New Roman" w:hAnsi="Times New Roman" w:cs="Times New Roman"/>
                <w:color w:val="365F91" w:themeColor="accent1" w:themeShade="BF"/>
              </w:rPr>
              <w:t>from your assessment and chart review that will guide your ongoing care of this patient.</w:t>
            </w:r>
            <w:r w:rsidRPr="00E04691">
              <w:rPr>
                <w:rFonts w:ascii="Times New Roman" w:hAnsi="Times New Roman" w:cs="Times New Roman"/>
                <w:color w:val="365F91" w:themeColor="accent1" w:themeShade="BF"/>
              </w:rPr>
              <w:t xml:space="preserve"> </w:t>
            </w:r>
            <w:r w:rsidR="009F419C" w:rsidRPr="00E04691">
              <w:rPr>
                <w:rFonts w:ascii="Times New Roman" w:hAnsi="Times New Roman" w:cs="Times New Roman"/>
                <w:color w:val="365F91" w:themeColor="accent1" w:themeShade="BF"/>
              </w:rPr>
              <w:t xml:space="preserve">Subjective and objective information. </w:t>
            </w:r>
            <w:r w:rsidRPr="00E04691">
              <w:rPr>
                <w:rFonts w:ascii="Times New Roman" w:hAnsi="Times New Roman" w:cs="Times New Roman"/>
                <w:color w:val="365F91" w:themeColor="accent1" w:themeShade="BF"/>
              </w:rPr>
              <w:t>Examples:</w:t>
            </w:r>
            <w:r w:rsidR="00347738" w:rsidRPr="00E04691">
              <w:rPr>
                <w:rFonts w:ascii="Times New Roman" w:hAnsi="Times New Roman" w:cs="Times New Roman"/>
                <w:color w:val="365F91" w:themeColor="accent1" w:themeShade="BF"/>
              </w:rPr>
              <w:t xml:space="preserve"> Abnormal</w:t>
            </w:r>
            <w:r w:rsidRPr="00E04691">
              <w:rPr>
                <w:rFonts w:ascii="Times New Roman" w:hAnsi="Times New Roman" w:cs="Times New Roman"/>
                <w:color w:val="365F91" w:themeColor="accent1" w:themeShade="BF"/>
              </w:rPr>
              <w:t xml:space="preserve"> Labs, </w:t>
            </w:r>
            <w:r w:rsidR="00347738" w:rsidRPr="00E04691">
              <w:rPr>
                <w:rFonts w:ascii="Times New Roman" w:hAnsi="Times New Roman" w:cs="Times New Roman"/>
                <w:color w:val="365F91" w:themeColor="accent1" w:themeShade="BF"/>
              </w:rPr>
              <w:t xml:space="preserve">abnormal </w:t>
            </w:r>
            <w:r w:rsidRPr="00E04691">
              <w:rPr>
                <w:rFonts w:ascii="Times New Roman" w:hAnsi="Times New Roman" w:cs="Times New Roman"/>
                <w:color w:val="365F91" w:themeColor="accent1" w:themeShade="BF"/>
              </w:rPr>
              <w:t xml:space="preserve">diagnostic tests, </w:t>
            </w:r>
            <w:r w:rsidR="00347738" w:rsidRPr="00E04691">
              <w:rPr>
                <w:rFonts w:ascii="Times New Roman" w:hAnsi="Times New Roman" w:cs="Times New Roman"/>
                <w:color w:val="365F91" w:themeColor="accent1" w:themeShade="BF"/>
              </w:rPr>
              <w:t>and abnormal assessment findings</w:t>
            </w:r>
            <w:r w:rsidR="00D11E8F" w:rsidRPr="00E04691">
              <w:rPr>
                <w:rFonts w:ascii="Times New Roman" w:hAnsi="Times New Roman" w:cs="Times New Roman"/>
                <w:color w:val="365F91" w:themeColor="accent1" w:themeShade="BF"/>
              </w:rPr>
              <w:t xml:space="preserve">. </w:t>
            </w:r>
            <w:r w:rsidR="00D11E8F" w:rsidRPr="00E04691">
              <w:rPr>
                <w:rFonts w:ascii="Times New Roman" w:hAnsi="Times New Roman" w:cs="Times New Roman"/>
                <w:i/>
                <w:color w:val="365F91" w:themeColor="accent1" w:themeShade="BF"/>
              </w:rPr>
              <w:t>What is the proof you have selected the correct nursing dx?</w:t>
            </w:r>
            <w:r w:rsidRPr="00E04691">
              <w:rPr>
                <w:rFonts w:ascii="Times New Roman" w:hAnsi="Times New Roman" w:cs="Times New Roman"/>
                <w:color w:val="365F91" w:themeColor="accent1" w:themeShade="BF"/>
              </w:rPr>
              <w:t xml:space="preserve"> </w:t>
            </w:r>
          </w:p>
        </w:tc>
        <w:tc>
          <w:tcPr>
            <w:tcW w:w="2795" w:type="dxa"/>
            <w:tcBorders>
              <w:top w:val="single" w:sz="4" w:space="0" w:color="auto"/>
              <w:left w:val="single" w:sz="4" w:space="0" w:color="auto"/>
              <w:bottom w:val="single" w:sz="4" w:space="0" w:color="auto"/>
              <w:right w:val="single" w:sz="4" w:space="0" w:color="auto"/>
            </w:tcBorders>
          </w:tcPr>
          <w:p w14:paraId="63F56FB2" w14:textId="77777777" w:rsidR="008B56BE" w:rsidRPr="00E04691" w:rsidRDefault="00347738" w:rsidP="00C333A7">
            <w:pPr>
              <w:pStyle w:val="Heading2"/>
            </w:pPr>
            <w:r w:rsidRPr="00E04691">
              <w:t xml:space="preserve">Analyze Cues to </w:t>
            </w:r>
            <w:r w:rsidR="00B91D5A" w:rsidRPr="00E04691">
              <w:t>Prioritize Hypothesis</w:t>
            </w:r>
          </w:p>
          <w:p w14:paraId="59CAE7BD" w14:textId="77777777" w:rsidR="008B56BE" w:rsidRPr="00E04691" w:rsidRDefault="00B91D5A" w:rsidP="00964B4B">
            <w:pPr>
              <w:rPr>
                <w:rFonts w:ascii="Times New Roman" w:hAnsi="Times New Roman" w:cs="Times New Roman"/>
                <w:color w:val="365F91" w:themeColor="accent1" w:themeShade="BF"/>
              </w:rPr>
            </w:pPr>
            <w:r w:rsidRPr="00E04691">
              <w:rPr>
                <w:rFonts w:ascii="Times New Roman" w:hAnsi="Times New Roman" w:cs="Times New Roman"/>
                <w:color w:val="365F91" w:themeColor="accent1" w:themeShade="BF"/>
              </w:rPr>
              <w:t>F</w:t>
            </w:r>
            <w:r w:rsidR="008B56BE" w:rsidRPr="00E04691">
              <w:rPr>
                <w:rFonts w:ascii="Times New Roman" w:hAnsi="Times New Roman" w:cs="Times New Roman"/>
                <w:color w:val="365F91" w:themeColor="accent1" w:themeShade="BF"/>
              </w:rPr>
              <w:t>or each nursing diagnosis</w:t>
            </w:r>
            <w:r w:rsidRPr="00E04691">
              <w:rPr>
                <w:rFonts w:ascii="Times New Roman" w:hAnsi="Times New Roman" w:cs="Times New Roman"/>
                <w:color w:val="365F91" w:themeColor="accent1" w:themeShade="BF"/>
              </w:rPr>
              <w:t xml:space="preserve"> include</w:t>
            </w:r>
            <w:r w:rsidR="008B56BE" w:rsidRPr="00E04691">
              <w:rPr>
                <w:rFonts w:ascii="Times New Roman" w:hAnsi="Times New Roman" w:cs="Times New Roman"/>
                <w:color w:val="365F91" w:themeColor="accent1" w:themeShade="BF"/>
              </w:rPr>
              <w:t xml:space="preserve">: </w:t>
            </w:r>
            <w:r w:rsidR="008B56BE" w:rsidRPr="00E04691">
              <w:rPr>
                <w:rFonts w:ascii="Times New Roman" w:hAnsi="Times New Roman" w:cs="Times New Roman"/>
                <w:color w:val="365F91" w:themeColor="accent1" w:themeShade="BF"/>
              </w:rPr>
              <w:br/>
              <w:t>1) “Actual” vs “Risk for”</w:t>
            </w:r>
          </w:p>
          <w:p w14:paraId="582922F6" w14:textId="77777777" w:rsidR="008B56BE" w:rsidRPr="00E04691" w:rsidRDefault="008B56BE" w:rsidP="00964B4B">
            <w:pPr>
              <w:rPr>
                <w:rFonts w:ascii="Times New Roman" w:hAnsi="Times New Roman" w:cs="Times New Roman"/>
                <w:color w:val="365F91" w:themeColor="accent1" w:themeShade="BF"/>
              </w:rPr>
            </w:pPr>
            <w:r w:rsidRPr="00E04691">
              <w:rPr>
                <w:rFonts w:ascii="Times New Roman" w:hAnsi="Times New Roman" w:cs="Times New Roman"/>
                <w:color w:val="365F91" w:themeColor="accent1" w:themeShade="BF"/>
              </w:rPr>
              <w:t>2) Nursing diagnosis</w:t>
            </w:r>
            <w:r w:rsidRPr="00E04691">
              <w:rPr>
                <w:rFonts w:ascii="Times New Roman" w:hAnsi="Times New Roman" w:cs="Times New Roman"/>
                <w:color w:val="365F91" w:themeColor="accent1" w:themeShade="BF"/>
              </w:rPr>
              <w:br/>
              <w:t>3) r/t statement</w:t>
            </w:r>
          </w:p>
          <w:p w14:paraId="3D2F2763" w14:textId="336509F0" w:rsidR="00B91D5A" w:rsidRPr="00E04691" w:rsidRDefault="00B91D5A" w:rsidP="00D11E8F">
            <w:pPr>
              <w:rPr>
                <w:rFonts w:ascii="Times New Roman" w:hAnsi="Times New Roman" w:cs="Times New Roman"/>
              </w:rPr>
            </w:pPr>
          </w:p>
        </w:tc>
        <w:tc>
          <w:tcPr>
            <w:tcW w:w="3780" w:type="dxa"/>
            <w:tcBorders>
              <w:top w:val="single" w:sz="4" w:space="0" w:color="auto"/>
              <w:left w:val="single" w:sz="4" w:space="0" w:color="auto"/>
              <w:bottom w:val="single" w:sz="4" w:space="0" w:color="auto"/>
              <w:right w:val="single" w:sz="4" w:space="0" w:color="auto"/>
            </w:tcBorders>
            <w:vAlign w:val="center"/>
          </w:tcPr>
          <w:p w14:paraId="5506C9A5" w14:textId="77777777" w:rsidR="008B56BE" w:rsidRPr="00E04691" w:rsidRDefault="008B56BE" w:rsidP="00C333A7">
            <w:pPr>
              <w:pStyle w:val="Heading2"/>
              <w:jc w:val="left"/>
            </w:pPr>
            <w:r w:rsidRPr="00E04691">
              <w:t>Desired Patient Outcomes (Goals) and Post-shift Evaluation</w:t>
            </w:r>
          </w:p>
          <w:p w14:paraId="0072A021" w14:textId="77777777" w:rsidR="00C333A7" w:rsidRPr="00E04691" w:rsidRDefault="00C333A7" w:rsidP="00C333A7">
            <w:pPr>
              <w:rPr>
                <w:rFonts w:ascii="Times New Roman" w:hAnsi="Times New Roman" w:cs="Times New Roman"/>
              </w:rPr>
            </w:pPr>
          </w:p>
          <w:p w14:paraId="4875B5A7" w14:textId="77777777" w:rsidR="00C333A7" w:rsidRPr="00E04691" w:rsidRDefault="00C333A7" w:rsidP="00C333A7">
            <w:pPr>
              <w:rPr>
                <w:rFonts w:ascii="Times New Roman" w:hAnsi="Times New Roman" w:cs="Times New Roman"/>
              </w:rPr>
            </w:pPr>
          </w:p>
          <w:p w14:paraId="66C6B330" w14:textId="77777777" w:rsidR="00C333A7" w:rsidRPr="00E04691" w:rsidRDefault="00C333A7" w:rsidP="00C333A7">
            <w:pPr>
              <w:rPr>
                <w:rFonts w:ascii="Times New Roman" w:hAnsi="Times New Roman" w:cs="Times New Roman"/>
              </w:rPr>
            </w:pPr>
          </w:p>
          <w:p w14:paraId="6FD536D7" w14:textId="77777777" w:rsidR="00C333A7" w:rsidRPr="00E04691" w:rsidRDefault="00C333A7" w:rsidP="00C333A7">
            <w:pPr>
              <w:rPr>
                <w:rFonts w:ascii="Times New Roman" w:hAnsi="Times New Roman" w:cs="Times New Roman"/>
              </w:rPr>
            </w:pPr>
          </w:p>
          <w:p w14:paraId="61A5C05A" w14:textId="77777777" w:rsidR="00C333A7" w:rsidRPr="00E04691" w:rsidRDefault="00C333A7" w:rsidP="00C333A7">
            <w:pPr>
              <w:rPr>
                <w:rFonts w:ascii="Times New Roman" w:hAnsi="Times New Roman" w:cs="Times New Roman"/>
              </w:rPr>
            </w:pPr>
          </w:p>
          <w:p w14:paraId="2ED12C6A" w14:textId="77777777" w:rsidR="00C333A7" w:rsidRPr="00E04691" w:rsidRDefault="00C333A7" w:rsidP="00C333A7">
            <w:pPr>
              <w:rPr>
                <w:rFonts w:ascii="Times New Roman" w:hAnsi="Times New Roman" w:cs="Times New Roman"/>
              </w:rPr>
            </w:pPr>
          </w:p>
          <w:p w14:paraId="29A1B1AE" w14:textId="77777777" w:rsidR="00C333A7" w:rsidRPr="00E04691" w:rsidRDefault="00C333A7" w:rsidP="00C333A7">
            <w:pPr>
              <w:rPr>
                <w:rFonts w:ascii="Times New Roman" w:hAnsi="Times New Roman" w:cs="Times New Roman"/>
              </w:rPr>
            </w:pPr>
          </w:p>
          <w:p w14:paraId="3B2A2B84" w14:textId="77777777" w:rsidR="008B56BE" w:rsidRPr="00E04691" w:rsidRDefault="008B56BE" w:rsidP="00964B4B">
            <w:pPr>
              <w:rPr>
                <w:rFonts w:ascii="Times New Roman" w:hAnsi="Times New Roman" w:cs="Times New Roman"/>
              </w:rPr>
            </w:pPr>
          </w:p>
        </w:tc>
        <w:tc>
          <w:tcPr>
            <w:tcW w:w="3330" w:type="dxa"/>
            <w:tcBorders>
              <w:top w:val="single" w:sz="4" w:space="0" w:color="auto"/>
              <w:left w:val="single" w:sz="4" w:space="0" w:color="auto"/>
              <w:bottom w:val="single" w:sz="4" w:space="0" w:color="auto"/>
              <w:right w:val="single" w:sz="4" w:space="0" w:color="auto"/>
            </w:tcBorders>
            <w:vAlign w:val="center"/>
          </w:tcPr>
          <w:p w14:paraId="5BD42F7B" w14:textId="77777777" w:rsidR="00C333A7" w:rsidRPr="00E04691" w:rsidRDefault="00C333A7" w:rsidP="00964B4B">
            <w:pPr>
              <w:pStyle w:val="Heading2"/>
            </w:pPr>
            <w:proofErr w:type="gramStart"/>
            <w:r w:rsidRPr="00E04691">
              <w:t>Take Action</w:t>
            </w:r>
            <w:proofErr w:type="gramEnd"/>
          </w:p>
          <w:p w14:paraId="762E7B4A" w14:textId="77777777" w:rsidR="00C333A7" w:rsidRPr="00E04691" w:rsidRDefault="00C333A7" w:rsidP="00964B4B">
            <w:pPr>
              <w:pStyle w:val="Heading2"/>
              <w:rPr>
                <w:color w:val="4F81BD" w:themeColor="accent1"/>
              </w:rPr>
            </w:pPr>
          </w:p>
          <w:p w14:paraId="6565B8E0" w14:textId="3B3DF516" w:rsidR="00C333A7" w:rsidRPr="00E04691" w:rsidRDefault="00B91D5A" w:rsidP="00C333A7">
            <w:pPr>
              <w:pStyle w:val="Heading2"/>
              <w:jc w:val="left"/>
              <w:rPr>
                <w:b w:val="0"/>
                <w:color w:val="365F91" w:themeColor="accent1" w:themeShade="BF"/>
              </w:rPr>
            </w:pPr>
            <w:r w:rsidRPr="00E04691">
              <w:rPr>
                <w:b w:val="0"/>
                <w:color w:val="365F91" w:themeColor="accent1" w:themeShade="BF"/>
              </w:rPr>
              <w:t xml:space="preserve">List </w:t>
            </w:r>
            <w:r w:rsidR="008B56BE" w:rsidRPr="00E04691">
              <w:rPr>
                <w:b w:val="0"/>
                <w:color w:val="365F91" w:themeColor="accent1" w:themeShade="BF"/>
              </w:rPr>
              <w:t>2 N</w:t>
            </w:r>
            <w:r w:rsidR="00D11E8F" w:rsidRPr="00E04691">
              <w:rPr>
                <w:b w:val="0"/>
                <w:color w:val="365F91" w:themeColor="accent1" w:themeShade="BF"/>
              </w:rPr>
              <w:t>ursing A</w:t>
            </w:r>
            <w:r w:rsidR="008B56BE" w:rsidRPr="00E04691">
              <w:rPr>
                <w:b w:val="0"/>
                <w:color w:val="365F91" w:themeColor="accent1" w:themeShade="BF"/>
              </w:rPr>
              <w:t>ction</w:t>
            </w:r>
            <w:r w:rsidR="00D11E8F" w:rsidRPr="00E04691">
              <w:rPr>
                <w:b w:val="0"/>
                <w:color w:val="365F91" w:themeColor="accent1" w:themeShade="BF"/>
              </w:rPr>
              <w:t xml:space="preserve"> I</w:t>
            </w:r>
            <w:r w:rsidR="008B56BE" w:rsidRPr="00E04691">
              <w:rPr>
                <w:b w:val="0"/>
                <w:color w:val="365F91" w:themeColor="accent1" w:themeShade="BF"/>
              </w:rPr>
              <w:t>nterventions</w:t>
            </w:r>
            <w:r w:rsidR="008E5639" w:rsidRPr="00E04691">
              <w:rPr>
                <w:b w:val="0"/>
                <w:color w:val="365F91" w:themeColor="accent1" w:themeShade="BF"/>
              </w:rPr>
              <w:t xml:space="preserve"> for each goal.</w:t>
            </w:r>
          </w:p>
          <w:p w14:paraId="0A724B03" w14:textId="367B191A" w:rsidR="00B91D5A" w:rsidRPr="00E04691" w:rsidRDefault="00C333A7" w:rsidP="00C333A7">
            <w:pPr>
              <w:pStyle w:val="Heading2"/>
              <w:jc w:val="left"/>
              <w:rPr>
                <w:color w:val="365F91" w:themeColor="accent1" w:themeShade="BF"/>
              </w:rPr>
            </w:pPr>
            <w:r w:rsidRPr="00E04691">
              <w:rPr>
                <w:color w:val="365F91" w:themeColor="accent1" w:themeShade="BF"/>
              </w:rPr>
              <w:t>Do not</w:t>
            </w:r>
            <w:r w:rsidR="00B91D5A" w:rsidRPr="00E04691">
              <w:rPr>
                <w:color w:val="365F91" w:themeColor="accent1" w:themeShade="BF"/>
              </w:rPr>
              <w:t xml:space="preserve"> </w:t>
            </w:r>
            <w:r w:rsidRPr="00E04691">
              <w:rPr>
                <w:color w:val="365F91" w:themeColor="accent1" w:themeShade="BF"/>
              </w:rPr>
              <w:t xml:space="preserve">use </w:t>
            </w:r>
            <w:r w:rsidR="00D04173" w:rsidRPr="00E04691">
              <w:rPr>
                <w:color w:val="365F91" w:themeColor="accent1" w:themeShade="BF"/>
              </w:rPr>
              <w:t>“assess” or “monitor” related interventions.</w:t>
            </w:r>
          </w:p>
          <w:p w14:paraId="5DB45933" w14:textId="77777777" w:rsidR="008B56BE" w:rsidRPr="00E04691" w:rsidRDefault="008B56BE" w:rsidP="00C333A7">
            <w:pPr>
              <w:pStyle w:val="Heading2"/>
              <w:jc w:val="left"/>
              <w:rPr>
                <w:color w:val="4F81BD" w:themeColor="accent1"/>
              </w:rPr>
            </w:pPr>
          </w:p>
          <w:p w14:paraId="6ACEF2AF" w14:textId="77777777" w:rsidR="00C333A7" w:rsidRPr="00E04691" w:rsidRDefault="00C333A7" w:rsidP="00C333A7">
            <w:pPr>
              <w:rPr>
                <w:rFonts w:ascii="Times New Roman" w:hAnsi="Times New Roman" w:cs="Times New Roman"/>
              </w:rPr>
            </w:pPr>
          </w:p>
          <w:p w14:paraId="204118C4" w14:textId="77777777" w:rsidR="00C333A7" w:rsidRPr="00E04691" w:rsidRDefault="00C333A7" w:rsidP="00C333A7">
            <w:pPr>
              <w:rPr>
                <w:rFonts w:ascii="Times New Roman" w:hAnsi="Times New Roman" w:cs="Times New Roman"/>
              </w:rPr>
            </w:pPr>
          </w:p>
          <w:p w14:paraId="7C5FCDF9" w14:textId="77777777" w:rsidR="008B56BE" w:rsidRPr="00E04691" w:rsidRDefault="008B56BE" w:rsidP="00964B4B">
            <w:pPr>
              <w:pStyle w:val="Heading2"/>
            </w:pPr>
          </w:p>
        </w:tc>
      </w:tr>
      <w:tr w:rsidR="008B56BE" w:rsidRPr="00E04691" w14:paraId="32FAA4CE" w14:textId="77777777" w:rsidTr="00E94540">
        <w:trPr>
          <w:trHeight w:val="236"/>
        </w:trPr>
        <w:tc>
          <w:tcPr>
            <w:tcW w:w="3145" w:type="dxa"/>
            <w:tcBorders>
              <w:top w:val="single" w:sz="4" w:space="0" w:color="auto"/>
              <w:left w:val="single" w:sz="4" w:space="0" w:color="auto"/>
              <w:bottom w:val="single" w:sz="4" w:space="0" w:color="auto"/>
              <w:right w:val="single" w:sz="4" w:space="0" w:color="auto"/>
            </w:tcBorders>
          </w:tcPr>
          <w:p w14:paraId="6A7EE77A" w14:textId="21832789" w:rsidR="008B56BE" w:rsidRDefault="007462FC" w:rsidP="007462FC">
            <w:pPr>
              <w:pStyle w:val="Heading2"/>
              <w:keepNext w:val="0"/>
              <w:widowControl w:val="0"/>
              <w:numPr>
                <w:ilvl w:val="0"/>
                <w:numId w:val="2"/>
              </w:numPr>
              <w:jc w:val="left"/>
            </w:pPr>
            <w:r>
              <w:t>Dull and achy pain in several areas over body</w:t>
            </w:r>
          </w:p>
          <w:p w14:paraId="0DAF2E57" w14:textId="14917C60" w:rsidR="007462FC" w:rsidRDefault="007462FC" w:rsidP="007462FC">
            <w:pPr>
              <w:pStyle w:val="ListParagraph"/>
              <w:numPr>
                <w:ilvl w:val="0"/>
                <w:numId w:val="2"/>
              </w:numPr>
            </w:pPr>
            <w:r>
              <w:t>8/10 pain scale</w:t>
            </w:r>
          </w:p>
          <w:p w14:paraId="4B35645E" w14:textId="77777777" w:rsidR="007462FC" w:rsidRDefault="007462FC" w:rsidP="007462FC">
            <w:pPr>
              <w:pStyle w:val="ListParagraph"/>
              <w:numPr>
                <w:ilvl w:val="0"/>
                <w:numId w:val="2"/>
              </w:numPr>
            </w:pPr>
            <w:r>
              <w:t>Decreased activity tolerance</w:t>
            </w:r>
          </w:p>
          <w:p w14:paraId="06FBF877" w14:textId="77777777" w:rsidR="007462FC" w:rsidRDefault="007462FC" w:rsidP="007462FC">
            <w:pPr>
              <w:pStyle w:val="ListParagraph"/>
              <w:numPr>
                <w:ilvl w:val="0"/>
                <w:numId w:val="2"/>
              </w:numPr>
            </w:pPr>
            <w:r>
              <w:t>Feeling “shaky inside”</w:t>
            </w:r>
          </w:p>
          <w:p w14:paraId="039FB099" w14:textId="77777777" w:rsidR="007462FC" w:rsidRDefault="007462FC" w:rsidP="007462FC">
            <w:pPr>
              <w:pStyle w:val="ListParagraph"/>
              <w:numPr>
                <w:ilvl w:val="0"/>
                <w:numId w:val="2"/>
              </w:numPr>
            </w:pPr>
            <w:r>
              <w:t>Having “shadow vision”</w:t>
            </w:r>
          </w:p>
          <w:p w14:paraId="479958D4" w14:textId="5849C084" w:rsidR="007462FC" w:rsidRPr="007462FC" w:rsidRDefault="007462FC" w:rsidP="007462FC">
            <w:pPr>
              <w:pStyle w:val="ListParagraph"/>
              <w:numPr>
                <w:ilvl w:val="0"/>
                <w:numId w:val="2"/>
              </w:numPr>
            </w:pPr>
            <w:r>
              <w:t>Increased sensitivity to pain</w:t>
            </w:r>
          </w:p>
        </w:tc>
        <w:tc>
          <w:tcPr>
            <w:tcW w:w="2795" w:type="dxa"/>
            <w:tcBorders>
              <w:top w:val="single" w:sz="4" w:space="0" w:color="auto"/>
              <w:left w:val="single" w:sz="4" w:space="0" w:color="auto"/>
              <w:bottom w:val="single" w:sz="4" w:space="0" w:color="auto"/>
              <w:right w:val="single" w:sz="4" w:space="0" w:color="auto"/>
            </w:tcBorders>
          </w:tcPr>
          <w:p w14:paraId="60F1A9AA" w14:textId="17063BF2" w:rsidR="008B56BE" w:rsidRPr="00E04691" w:rsidRDefault="008B56BE" w:rsidP="00964B4B">
            <w:pPr>
              <w:pStyle w:val="Heading2"/>
              <w:keepNext w:val="0"/>
              <w:widowControl w:val="0"/>
              <w:jc w:val="left"/>
            </w:pPr>
            <w:r w:rsidRPr="00E04691">
              <w:t xml:space="preserve">1. </w:t>
            </w:r>
            <w:r w:rsidR="00204977">
              <w:t>Actual chronic pain r</w:t>
            </w:r>
            <w:proofErr w:type="gramStart"/>
            <w:r w:rsidR="00204977">
              <w:t>/t</w:t>
            </w:r>
            <w:proofErr w:type="gramEnd"/>
            <w:r w:rsidR="00204977">
              <w:t xml:space="preserve"> metastatic cancer</w:t>
            </w:r>
          </w:p>
        </w:tc>
        <w:tc>
          <w:tcPr>
            <w:tcW w:w="3780" w:type="dxa"/>
            <w:tcBorders>
              <w:top w:val="single" w:sz="4" w:space="0" w:color="auto"/>
              <w:left w:val="single" w:sz="4" w:space="0" w:color="auto"/>
              <w:bottom w:val="single" w:sz="4" w:space="0" w:color="auto"/>
              <w:right w:val="single" w:sz="4" w:space="0" w:color="auto"/>
            </w:tcBorders>
          </w:tcPr>
          <w:p w14:paraId="3206B7C6" w14:textId="77777777" w:rsidR="008B56BE" w:rsidRPr="00E04691" w:rsidRDefault="008B56BE" w:rsidP="00964B4B">
            <w:pPr>
              <w:pStyle w:val="Heading2"/>
              <w:keepNext w:val="0"/>
              <w:widowControl w:val="0"/>
              <w:jc w:val="left"/>
              <w:rPr>
                <w:b w:val="0"/>
              </w:rPr>
            </w:pPr>
            <w:r w:rsidRPr="00E04691">
              <w:t>Goal #1</w:t>
            </w:r>
            <w:r w:rsidRPr="00E04691">
              <w:rPr>
                <w:b w:val="0"/>
              </w:rPr>
              <w:t>:</w:t>
            </w:r>
          </w:p>
          <w:p w14:paraId="46C4F8AD" w14:textId="29428652" w:rsidR="008B56BE" w:rsidRPr="00E04691" w:rsidRDefault="008B56BE" w:rsidP="00964B4B">
            <w:pPr>
              <w:widowControl w:val="0"/>
              <w:rPr>
                <w:rFonts w:ascii="Times New Roman" w:hAnsi="Times New Roman" w:cs="Times New Roman"/>
              </w:rPr>
            </w:pPr>
            <w:r w:rsidRPr="00E04691">
              <w:rPr>
                <w:rFonts w:ascii="Times New Roman" w:hAnsi="Times New Roman" w:cs="Times New Roman"/>
              </w:rPr>
              <w:t xml:space="preserve">The patient will: </w:t>
            </w:r>
            <w:r w:rsidR="00992D20" w:rsidRPr="00992D20">
              <w:rPr>
                <w:rFonts w:ascii="Times New Roman" w:hAnsi="Times New Roman" w:cs="Times New Roman"/>
              </w:rPr>
              <w:t>Describe nonpharmacological methods that can be used to supplement, or enhance, pharmacological interventions and help achieve the comfort-function goal</w:t>
            </w:r>
            <w:r w:rsidR="00754592">
              <w:rPr>
                <w:rFonts w:ascii="Times New Roman" w:hAnsi="Times New Roman" w:cs="Times New Roman"/>
              </w:rPr>
              <w:t>.</w:t>
            </w:r>
          </w:p>
          <w:p w14:paraId="0D84E535" w14:textId="77777777" w:rsidR="00B91D5A" w:rsidRPr="00E04691" w:rsidRDefault="00B91D5A" w:rsidP="00964B4B">
            <w:pPr>
              <w:widowControl w:val="0"/>
              <w:rPr>
                <w:rFonts w:ascii="Times New Roman" w:hAnsi="Times New Roman" w:cs="Times New Roman"/>
              </w:rPr>
            </w:pPr>
          </w:p>
          <w:p w14:paraId="3E59EC5C" w14:textId="77777777" w:rsidR="00B91D5A" w:rsidRPr="00E04691" w:rsidRDefault="00B91D5A" w:rsidP="00964B4B">
            <w:pPr>
              <w:widowControl w:val="0"/>
              <w:rPr>
                <w:rFonts w:ascii="Times New Roman" w:hAnsi="Times New Roman" w:cs="Times New Roman"/>
              </w:rPr>
            </w:pPr>
          </w:p>
          <w:p w14:paraId="1ACD518D" w14:textId="580AD0BA" w:rsidR="008B56BE" w:rsidRPr="00E04691" w:rsidRDefault="008B56BE" w:rsidP="00964B4B">
            <w:pPr>
              <w:widowControl w:val="0"/>
              <w:rPr>
                <w:rFonts w:ascii="Times New Roman" w:hAnsi="Times New Roman" w:cs="Times New Roman"/>
              </w:rPr>
            </w:pPr>
            <w:r w:rsidRPr="00E04691">
              <w:rPr>
                <w:rFonts w:ascii="Times New Roman" w:hAnsi="Times New Roman" w:cs="Times New Roman"/>
              </w:rPr>
              <w:t>within _</w:t>
            </w:r>
            <w:r w:rsidR="00B93ECF">
              <w:rPr>
                <w:rFonts w:ascii="Times New Roman" w:hAnsi="Times New Roman" w:cs="Times New Roman"/>
              </w:rPr>
              <w:t>4</w:t>
            </w:r>
            <w:r w:rsidRPr="00E04691">
              <w:rPr>
                <w:rFonts w:ascii="Times New Roman" w:hAnsi="Times New Roman" w:cs="Times New Roman"/>
              </w:rPr>
              <w:t>_ hours.</w:t>
            </w:r>
          </w:p>
          <w:p w14:paraId="51BE56AD" w14:textId="77777777" w:rsidR="008B56BE" w:rsidRPr="00E04691" w:rsidRDefault="008B56BE" w:rsidP="00964B4B">
            <w:pPr>
              <w:widowControl w:val="0"/>
              <w:rPr>
                <w:rFonts w:ascii="Times New Roman" w:hAnsi="Times New Roman" w:cs="Times New Roman"/>
                <w:b/>
                <w:color w:val="365F91" w:themeColor="accent1" w:themeShade="BF"/>
              </w:rPr>
            </w:pPr>
            <w:r w:rsidRPr="00E04691">
              <w:rPr>
                <w:rFonts w:ascii="Times New Roman" w:hAnsi="Times New Roman" w:cs="Times New Roman"/>
                <w:b/>
                <w:color w:val="365F91" w:themeColor="accent1" w:themeShade="BF"/>
              </w:rPr>
              <w:t>_______________</w:t>
            </w:r>
            <w:r w:rsidRPr="00E04691">
              <w:rPr>
                <w:rFonts w:ascii="Times New Roman" w:hAnsi="Times New Roman" w:cs="Times New Roman"/>
                <w:b/>
                <w:color w:val="365F91" w:themeColor="accent1" w:themeShade="BF"/>
              </w:rPr>
              <w:softHyphen/>
            </w:r>
            <w:r w:rsidRPr="00E04691">
              <w:rPr>
                <w:rFonts w:ascii="Times New Roman" w:hAnsi="Times New Roman" w:cs="Times New Roman"/>
                <w:b/>
                <w:color w:val="365F91" w:themeColor="accent1" w:themeShade="BF"/>
              </w:rPr>
              <w:softHyphen/>
              <w:t>________</w:t>
            </w:r>
          </w:p>
          <w:p w14:paraId="0E101D7E" w14:textId="77777777" w:rsidR="008B56BE" w:rsidRPr="00E04691" w:rsidRDefault="008B56BE" w:rsidP="00964B4B">
            <w:pPr>
              <w:widowControl w:val="0"/>
              <w:rPr>
                <w:rFonts w:ascii="Times New Roman" w:hAnsi="Times New Roman" w:cs="Times New Roman"/>
                <w:b/>
                <w:color w:val="365F91" w:themeColor="accent1" w:themeShade="BF"/>
              </w:rPr>
            </w:pPr>
            <w:r w:rsidRPr="00E04691">
              <w:rPr>
                <w:rFonts w:ascii="Times New Roman" w:hAnsi="Times New Roman" w:cs="Times New Roman"/>
                <w:b/>
                <w:color w:val="E36C0A" w:themeColor="accent6" w:themeShade="BF"/>
              </w:rPr>
              <w:br/>
              <w:t>Post-shift evaluation</w:t>
            </w:r>
            <w:r w:rsidRPr="00E04691">
              <w:rPr>
                <w:rFonts w:ascii="Times New Roman" w:hAnsi="Times New Roman" w:cs="Times New Roman"/>
                <w:b/>
                <w:color w:val="365F91" w:themeColor="accent1" w:themeShade="BF"/>
              </w:rPr>
              <w:t>:</w:t>
            </w:r>
          </w:p>
          <w:p w14:paraId="1B481ACE" w14:textId="77777777" w:rsidR="008B56BE" w:rsidRPr="00E04691" w:rsidRDefault="008B56BE" w:rsidP="00964B4B">
            <w:pPr>
              <w:pStyle w:val="Heading2"/>
              <w:keepNext w:val="0"/>
              <w:widowControl w:val="0"/>
              <w:jc w:val="left"/>
              <w:rPr>
                <w:b w:val="0"/>
                <w:color w:val="000000" w:themeColor="text1"/>
              </w:rPr>
            </w:pPr>
            <w:r w:rsidRPr="00E04691">
              <w:rPr>
                <w:color w:val="000000" w:themeColor="text1"/>
              </w:rPr>
              <w:t xml:space="preserve">Goal evaluation: </w:t>
            </w:r>
            <w:r w:rsidRPr="00E04691">
              <w:rPr>
                <w:color w:val="000000" w:themeColor="text1"/>
              </w:rPr>
              <w:br/>
            </w:r>
            <w:r w:rsidRPr="00E04691">
              <w:rPr>
                <w:b w:val="0"/>
                <w:color w:val="000000" w:themeColor="text1"/>
                <w:u w:val="single"/>
              </w:rPr>
              <w:t>__</w:t>
            </w:r>
            <w:r w:rsidRPr="00E04691">
              <w:rPr>
                <w:b w:val="0"/>
                <w:color w:val="000000" w:themeColor="text1"/>
              </w:rPr>
              <w:t xml:space="preserve"> met</w:t>
            </w:r>
            <w:r w:rsidRPr="00E04691">
              <w:rPr>
                <w:b w:val="0"/>
                <w:color w:val="000000" w:themeColor="text1"/>
              </w:rPr>
              <w:br/>
            </w:r>
            <w:r w:rsidRPr="00E04691">
              <w:rPr>
                <w:b w:val="0"/>
                <w:color w:val="000000" w:themeColor="text1"/>
                <w:u w:val="single"/>
              </w:rPr>
              <w:t>__</w:t>
            </w:r>
            <w:r w:rsidRPr="00E04691">
              <w:rPr>
                <w:b w:val="0"/>
                <w:color w:val="000000" w:themeColor="text1"/>
              </w:rPr>
              <w:t xml:space="preserve"> progressing</w:t>
            </w:r>
            <w:r w:rsidRPr="00E04691">
              <w:rPr>
                <w:b w:val="0"/>
                <w:color w:val="000000" w:themeColor="text1"/>
              </w:rPr>
              <w:br/>
            </w:r>
            <w:r w:rsidRPr="00E04691">
              <w:rPr>
                <w:b w:val="0"/>
                <w:color w:val="000000" w:themeColor="text1"/>
                <w:u w:val="single"/>
              </w:rPr>
              <w:t>__</w:t>
            </w:r>
            <w:r w:rsidRPr="00E04691">
              <w:rPr>
                <w:b w:val="0"/>
                <w:color w:val="000000" w:themeColor="text1"/>
              </w:rPr>
              <w:t xml:space="preserve"> not met (no progress)</w:t>
            </w:r>
          </w:p>
          <w:p w14:paraId="219F3610" w14:textId="63C12512" w:rsidR="00D11E8F" w:rsidRPr="00E04691" w:rsidRDefault="009B41E4" w:rsidP="00964B4B">
            <w:pPr>
              <w:pStyle w:val="Heading2"/>
              <w:keepNext w:val="0"/>
              <w:widowControl w:val="0"/>
              <w:jc w:val="left"/>
              <w:rPr>
                <w:b w:val="0"/>
                <w:color w:val="000000" w:themeColor="text1"/>
              </w:rPr>
            </w:pPr>
            <w:r>
              <w:rPr>
                <w:color w:val="000000" w:themeColor="text1"/>
                <w:u w:val="single"/>
              </w:rPr>
              <w:t xml:space="preserve"> </w:t>
            </w:r>
            <w:r w:rsidR="00B93ECF" w:rsidRPr="009B41E4">
              <w:rPr>
                <w:color w:val="000000" w:themeColor="text1"/>
                <w:u w:val="single"/>
              </w:rPr>
              <w:t>X</w:t>
            </w:r>
            <w:r>
              <w:rPr>
                <w:color w:val="000000" w:themeColor="text1"/>
                <w:u w:val="single"/>
              </w:rPr>
              <w:t xml:space="preserve"> </w:t>
            </w:r>
            <w:r w:rsidR="008B56BE" w:rsidRPr="00E04691">
              <w:rPr>
                <w:color w:val="000000" w:themeColor="text1"/>
              </w:rPr>
              <w:t xml:space="preserve">_ </w:t>
            </w:r>
            <w:r w:rsidR="008B56BE" w:rsidRPr="00E04691">
              <w:rPr>
                <w:b w:val="0"/>
                <w:color w:val="000000" w:themeColor="text1"/>
              </w:rPr>
              <w:t>discharged</w:t>
            </w:r>
          </w:p>
          <w:p w14:paraId="383914DF" w14:textId="6CA36DF3" w:rsidR="008B56BE" w:rsidRPr="00E04691" w:rsidRDefault="00B91D5A" w:rsidP="00964B4B">
            <w:pPr>
              <w:pStyle w:val="Heading2"/>
              <w:keepNext w:val="0"/>
              <w:widowControl w:val="0"/>
              <w:jc w:val="left"/>
              <w:rPr>
                <w:b w:val="0"/>
                <w:color w:val="000000" w:themeColor="text1"/>
              </w:rPr>
            </w:pPr>
            <w:r w:rsidRPr="00E04691">
              <w:rPr>
                <w:color w:val="000000" w:themeColor="text1"/>
              </w:rPr>
              <w:br/>
            </w:r>
            <w:r w:rsidR="00D11E8F" w:rsidRPr="00E04691">
              <w:rPr>
                <w:b w:val="0"/>
                <w:color w:val="000000" w:themeColor="text1"/>
              </w:rPr>
              <w:t xml:space="preserve">Supporting assessment data: </w:t>
            </w:r>
          </w:p>
          <w:p w14:paraId="00E28628" w14:textId="025F8C5A" w:rsidR="008B56BE" w:rsidRPr="00E04691" w:rsidRDefault="002A4434" w:rsidP="00964B4B">
            <w:pPr>
              <w:widowControl w:val="0"/>
              <w:rPr>
                <w:rFonts w:ascii="Times New Roman" w:hAnsi="Times New Roman" w:cs="Times New Roman"/>
              </w:rPr>
            </w:pPr>
            <w:r>
              <w:rPr>
                <w:rFonts w:ascii="Times New Roman" w:hAnsi="Times New Roman" w:cs="Times New Roman"/>
              </w:rPr>
              <w:t xml:space="preserve">The patient was discharged prior to </w:t>
            </w:r>
            <w:r>
              <w:rPr>
                <w:rFonts w:ascii="Times New Roman" w:hAnsi="Times New Roman" w:cs="Times New Roman"/>
              </w:rPr>
              <w:lastRenderedPageBreak/>
              <w:t xml:space="preserve">any education </w:t>
            </w:r>
            <w:proofErr w:type="gramStart"/>
            <w:r>
              <w:rPr>
                <w:rFonts w:ascii="Times New Roman" w:hAnsi="Times New Roman" w:cs="Times New Roman"/>
              </w:rPr>
              <w:t>was</w:t>
            </w:r>
            <w:proofErr w:type="gramEnd"/>
            <w:r>
              <w:rPr>
                <w:rFonts w:ascii="Times New Roman" w:hAnsi="Times New Roman" w:cs="Times New Roman"/>
              </w:rPr>
              <w:t xml:space="preserve"> given.</w:t>
            </w:r>
          </w:p>
          <w:p w14:paraId="0D416987" w14:textId="77777777" w:rsidR="008B56BE" w:rsidRPr="00E04691" w:rsidRDefault="008B56BE" w:rsidP="00964B4B">
            <w:pPr>
              <w:widowControl w:val="0"/>
              <w:rPr>
                <w:rFonts w:ascii="Times New Roman" w:hAnsi="Times New Roman" w:cs="Times New Roman"/>
              </w:rPr>
            </w:pPr>
          </w:p>
          <w:p w14:paraId="217A0DFA" w14:textId="77777777" w:rsidR="008B56BE" w:rsidRPr="00E04691" w:rsidRDefault="008B56BE" w:rsidP="00964B4B">
            <w:pPr>
              <w:widowControl w:val="0"/>
              <w:rPr>
                <w:rFonts w:ascii="Times New Roman" w:hAnsi="Times New Roman" w:cs="Times New Roman"/>
              </w:rPr>
            </w:pPr>
          </w:p>
          <w:p w14:paraId="4E20B424" w14:textId="77777777" w:rsidR="008B56BE" w:rsidRPr="00E04691" w:rsidRDefault="008B56BE" w:rsidP="00964B4B">
            <w:pPr>
              <w:widowControl w:val="0"/>
              <w:rPr>
                <w:rFonts w:ascii="Times New Roman" w:hAnsi="Times New Roman" w:cs="Times New Roman"/>
              </w:rPr>
            </w:pPr>
          </w:p>
          <w:p w14:paraId="57ABBB0B" w14:textId="77777777" w:rsidR="008B56BE" w:rsidRPr="00E04691" w:rsidRDefault="008B56BE" w:rsidP="00964B4B">
            <w:pPr>
              <w:widowControl w:val="0"/>
              <w:rPr>
                <w:rFonts w:ascii="Times New Roman" w:hAnsi="Times New Roman" w:cs="Times New Roman"/>
              </w:rPr>
            </w:pPr>
          </w:p>
          <w:p w14:paraId="72337966" w14:textId="77777777" w:rsidR="008B56BE" w:rsidRPr="00E04691" w:rsidRDefault="008B56BE" w:rsidP="00964B4B">
            <w:pPr>
              <w:widowControl w:val="0"/>
              <w:rPr>
                <w:rFonts w:ascii="Times New Roman" w:hAnsi="Times New Roman" w:cs="Times New Roman"/>
              </w:rPr>
            </w:pPr>
          </w:p>
        </w:tc>
        <w:tc>
          <w:tcPr>
            <w:tcW w:w="3330" w:type="dxa"/>
            <w:tcBorders>
              <w:top w:val="single" w:sz="4" w:space="0" w:color="auto"/>
              <w:left w:val="single" w:sz="4" w:space="0" w:color="auto"/>
              <w:bottom w:val="single" w:sz="4" w:space="0" w:color="auto"/>
              <w:right w:val="single" w:sz="4" w:space="0" w:color="auto"/>
            </w:tcBorders>
          </w:tcPr>
          <w:p w14:paraId="3BC5272E" w14:textId="0A8F4358" w:rsidR="008B56BE" w:rsidRPr="00E04691" w:rsidRDefault="008B56BE" w:rsidP="00964B4B">
            <w:pPr>
              <w:widowControl w:val="0"/>
              <w:rPr>
                <w:rFonts w:ascii="Times New Roman" w:hAnsi="Times New Roman" w:cs="Times New Roman"/>
              </w:rPr>
            </w:pPr>
            <w:r w:rsidRPr="00E04691">
              <w:rPr>
                <w:rFonts w:ascii="Times New Roman" w:hAnsi="Times New Roman" w:cs="Times New Roman"/>
                <w:b/>
              </w:rPr>
              <w:lastRenderedPageBreak/>
              <w:t>1a</w:t>
            </w:r>
            <w:r w:rsidRPr="00E04691">
              <w:rPr>
                <w:rFonts w:ascii="Times New Roman" w:hAnsi="Times New Roman" w:cs="Times New Roman"/>
              </w:rPr>
              <w:t>. The nurse will:</w:t>
            </w:r>
            <w:r w:rsidR="00483EA9">
              <w:rPr>
                <w:rFonts w:ascii="Times New Roman" w:hAnsi="Times New Roman" w:cs="Times New Roman"/>
              </w:rPr>
              <w:t xml:space="preserve"> </w:t>
            </w:r>
            <w:r w:rsidR="00483EA9" w:rsidRPr="00483EA9">
              <w:rPr>
                <w:rFonts w:ascii="Times New Roman" w:hAnsi="Times New Roman" w:cs="Times New Roman"/>
              </w:rPr>
              <w:t>In addition to administering analgesics, support the client’s use of nonpharmacological methods to help control pain, such as distraction, imagery, relaxation, and application of heat and cold</w:t>
            </w:r>
          </w:p>
          <w:p w14:paraId="157CE38F" w14:textId="77777777" w:rsidR="008B56BE" w:rsidRPr="00E04691" w:rsidRDefault="008B56BE" w:rsidP="00964B4B">
            <w:pPr>
              <w:widowControl w:val="0"/>
              <w:rPr>
                <w:rFonts w:ascii="Times New Roman" w:hAnsi="Times New Roman" w:cs="Times New Roman"/>
                <w:color w:val="FF0000"/>
              </w:rPr>
            </w:pPr>
          </w:p>
          <w:p w14:paraId="7332A23D" w14:textId="77777777" w:rsidR="008B56BE" w:rsidRPr="00E04691" w:rsidRDefault="008B56BE" w:rsidP="00964B4B">
            <w:pPr>
              <w:widowControl w:val="0"/>
              <w:rPr>
                <w:rFonts w:ascii="Times New Roman" w:hAnsi="Times New Roman" w:cs="Times New Roman"/>
                <w:color w:val="FF0000"/>
              </w:rPr>
            </w:pPr>
          </w:p>
          <w:p w14:paraId="7886EE53" w14:textId="77777777" w:rsidR="008B56BE" w:rsidRPr="00E04691" w:rsidRDefault="008B56BE" w:rsidP="00964B4B">
            <w:pPr>
              <w:widowControl w:val="0"/>
              <w:rPr>
                <w:rFonts w:ascii="Times New Roman" w:hAnsi="Times New Roman" w:cs="Times New Roman"/>
                <w:color w:val="FF0000"/>
              </w:rPr>
            </w:pPr>
          </w:p>
          <w:p w14:paraId="6B71E335" w14:textId="77777777" w:rsidR="008B56BE" w:rsidRPr="00E04691" w:rsidRDefault="008B56BE" w:rsidP="00964B4B">
            <w:pPr>
              <w:widowControl w:val="0"/>
              <w:rPr>
                <w:rFonts w:ascii="Times New Roman" w:hAnsi="Times New Roman" w:cs="Times New Roman"/>
              </w:rPr>
            </w:pPr>
            <w:r w:rsidRPr="00E04691">
              <w:rPr>
                <w:rFonts w:ascii="Times New Roman" w:hAnsi="Times New Roman" w:cs="Times New Roman"/>
              </w:rPr>
              <w:t>Timeframe:</w:t>
            </w:r>
          </w:p>
          <w:p w14:paraId="0B26483E" w14:textId="77777777" w:rsidR="008B56BE" w:rsidRPr="00E04691" w:rsidRDefault="008B56BE" w:rsidP="00964B4B">
            <w:pPr>
              <w:widowControl w:val="0"/>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p>
          <w:p w14:paraId="56AE19DC" w14:textId="77777777" w:rsidR="008B56BE" w:rsidRPr="00E04691" w:rsidRDefault="008B56BE" w:rsidP="00964B4B">
            <w:pPr>
              <w:widowControl w:val="0"/>
              <w:rPr>
                <w:rFonts w:ascii="Times New Roman" w:hAnsi="Times New Roman" w:cs="Times New Roman"/>
              </w:rPr>
            </w:pPr>
          </w:p>
          <w:p w14:paraId="7022F49F" w14:textId="77777777" w:rsidR="008B56BE" w:rsidRPr="00E04691" w:rsidRDefault="008B56BE" w:rsidP="00964B4B">
            <w:pPr>
              <w:widowControl w:val="0"/>
              <w:rPr>
                <w:rFonts w:ascii="Times New Roman" w:hAnsi="Times New Roman" w:cs="Times New Roman"/>
              </w:rPr>
            </w:pPr>
          </w:p>
          <w:p w14:paraId="080F6097" w14:textId="77777777" w:rsidR="008B56BE" w:rsidRPr="00E04691" w:rsidRDefault="008B56BE" w:rsidP="00964B4B">
            <w:pPr>
              <w:widowControl w:val="0"/>
              <w:rPr>
                <w:rFonts w:ascii="Times New Roman" w:hAnsi="Times New Roman" w:cs="Times New Roman"/>
              </w:rPr>
            </w:pPr>
          </w:p>
          <w:p w14:paraId="50F938D4" w14:textId="20101634" w:rsidR="008B56BE" w:rsidRPr="00E04691" w:rsidRDefault="008B56BE" w:rsidP="00964B4B">
            <w:pPr>
              <w:widowControl w:val="0"/>
              <w:rPr>
                <w:rFonts w:ascii="Times New Roman" w:hAnsi="Times New Roman" w:cs="Times New Roman"/>
              </w:rPr>
            </w:pPr>
            <w:r w:rsidRPr="00E04691">
              <w:rPr>
                <w:rFonts w:ascii="Times New Roman" w:hAnsi="Times New Roman" w:cs="Times New Roman"/>
                <w:b/>
              </w:rPr>
              <w:t>1b</w:t>
            </w:r>
            <w:r w:rsidRPr="00E04691">
              <w:rPr>
                <w:rFonts w:ascii="Times New Roman" w:hAnsi="Times New Roman" w:cs="Times New Roman"/>
              </w:rPr>
              <w:t>. The nurse will:</w:t>
            </w:r>
            <w:r w:rsidR="00833E81">
              <w:rPr>
                <w:rFonts w:ascii="Times New Roman" w:hAnsi="Times New Roman" w:cs="Times New Roman"/>
              </w:rPr>
              <w:t xml:space="preserve"> </w:t>
            </w:r>
            <w:r w:rsidR="00833E81" w:rsidRPr="00833E81">
              <w:rPr>
                <w:rFonts w:ascii="Times New Roman" w:hAnsi="Times New Roman" w:cs="Times New Roman"/>
              </w:rPr>
              <w:t xml:space="preserve">Demonstrate the use of appropriate nonpharmacological approaches in addition to pharmacological approaches for helping control pain, such as application of heat </w:t>
            </w:r>
            <w:r w:rsidR="00833E81" w:rsidRPr="00833E81">
              <w:rPr>
                <w:rFonts w:ascii="Times New Roman" w:hAnsi="Times New Roman" w:cs="Times New Roman"/>
              </w:rPr>
              <w:lastRenderedPageBreak/>
              <w:t>and/or cold, distraction techniques, relaxation breathing, visualization, rocking, stroking, listening to music, and watching television. Teach these methods when pain is relatively well controlled, because pain interferes with cognition.</w:t>
            </w:r>
          </w:p>
          <w:p w14:paraId="0405EACC" w14:textId="77777777" w:rsidR="008B56BE" w:rsidRPr="00E04691" w:rsidRDefault="008B56BE" w:rsidP="00964B4B">
            <w:pPr>
              <w:widowControl w:val="0"/>
              <w:rPr>
                <w:rFonts w:ascii="Times New Roman" w:hAnsi="Times New Roman" w:cs="Times New Roman"/>
                <w:color w:val="FF0000"/>
              </w:rPr>
            </w:pPr>
          </w:p>
          <w:p w14:paraId="720D360D" w14:textId="77777777" w:rsidR="008B56BE" w:rsidRPr="00E04691" w:rsidRDefault="008B56BE" w:rsidP="00964B4B">
            <w:pPr>
              <w:widowControl w:val="0"/>
              <w:rPr>
                <w:rFonts w:ascii="Times New Roman" w:hAnsi="Times New Roman" w:cs="Times New Roman"/>
                <w:color w:val="FF0000"/>
              </w:rPr>
            </w:pPr>
          </w:p>
          <w:p w14:paraId="7FDF756C" w14:textId="77777777" w:rsidR="008B56BE" w:rsidRPr="00E04691" w:rsidRDefault="008B56BE" w:rsidP="00964B4B">
            <w:pPr>
              <w:widowControl w:val="0"/>
              <w:rPr>
                <w:rFonts w:ascii="Times New Roman" w:hAnsi="Times New Roman" w:cs="Times New Roman"/>
                <w:color w:val="FF0000"/>
              </w:rPr>
            </w:pPr>
          </w:p>
          <w:p w14:paraId="3AA8B53C" w14:textId="2C33533B" w:rsidR="008B56BE" w:rsidRPr="00E04691" w:rsidRDefault="008B56BE" w:rsidP="00964B4B">
            <w:pPr>
              <w:widowControl w:val="0"/>
              <w:rPr>
                <w:rFonts w:ascii="Times New Roman" w:hAnsi="Times New Roman" w:cs="Times New Roman"/>
              </w:rPr>
            </w:pPr>
            <w:r w:rsidRPr="00E04691">
              <w:rPr>
                <w:rFonts w:ascii="Times New Roman" w:hAnsi="Times New Roman" w:cs="Times New Roman"/>
              </w:rPr>
              <w:t>Timeframe:</w:t>
            </w:r>
            <w:r w:rsidR="00262AC2">
              <w:rPr>
                <w:rFonts w:ascii="Times New Roman" w:hAnsi="Times New Roman" w:cs="Times New Roman"/>
              </w:rPr>
              <w:t xml:space="preserve"> PRN</w:t>
            </w:r>
          </w:p>
          <w:p w14:paraId="753D8228" w14:textId="2EE55B00" w:rsidR="008B56BE" w:rsidRPr="00E04691" w:rsidRDefault="008B56BE" w:rsidP="00964B4B">
            <w:pPr>
              <w:widowControl w:val="0"/>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r w:rsidR="00262AC2" w:rsidRPr="00262AC2">
              <w:rPr>
                <w:rFonts w:ascii="Times New Roman" w:hAnsi="Times New Roman" w:cs="Times New Roman"/>
              </w:rPr>
              <w:t xml:space="preserve">In an integrative review, evidence suggests that when nurses educate clients on nonpharmacological modalities for the management of chronic noncancer pain, they may be more motivated to try these modalities, which may lead to improved outcomes (Andrews-Cooper &amp; </w:t>
            </w:r>
            <w:proofErr w:type="spellStart"/>
            <w:r w:rsidR="00262AC2" w:rsidRPr="00262AC2">
              <w:rPr>
                <w:rFonts w:ascii="Times New Roman" w:hAnsi="Times New Roman" w:cs="Times New Roman"/>
              </w:rPr>
              <w:t>Kozachik</w:t>
            </w:r>
            <w:proofErr w:type="spellEnd"/>
            <w:r w:rsidR="00262AC2" w:rsidRPr="00262AC2">
              <w:rPr>
                <w:rFonts w:ascii="Times New Roman" w:hAnsi="Times New Roman" w:cs="Times New Roman"/>
              </w:rPr>
              <w:t>, 2020).</w:t>
            </w:r>
          </w:p>
          <w:p w14:paraId="53B71DAF" w14:textId="77777777" w:rsidR="008B56BE" w:rsidRPr="00E04691" w:rsidRDefault="008B56BE" w:rsidP="00964B4B">
            <w:pPr>
              <w:widowControl w:val="0"/>
              <w:rPr>
                <w:rFonts w:ascii="Times New Roman" w:hAnsi="Times New Roman" w:cs="Times New Roman"/>
              </w:rPr>
            </w:pPr>
          </w:p>
        </w:tc>
      </w:tr>
      <w:tr w:rsidR="008B56BE" w:rsidRPr="00E04691" w14:paraId="50C02CA5" w14:textId="77777777" w:rsidTr="00E94540">
        <w:trPr>
          <w:trHeight w:val="236"/>
        </w:trPr>
        <w:tc>
          <w:tcPr>
            <w:tcW w:w="3145" w:type="dxa"/>
            <w:tcBorders>
              <w:top w:val="single" w:sz="4" w:space="0" w:color="auto"/>
              <w:left w:val="single" w:sz="4" w:space="0" w:color="auto"/>
              <w:bottom w:val="single" w:sz="4" w:space="0" w:color="auto"/>
              <w:right w:val="single" w:sz="4" w:space="0" w:color="auto"/>
            </w:tcBorders>
          </w:tcPr>
          <w:p w14:paraId="549151B2" w14:textId="77777777" w:rsidR="008B56BE" w:rsidRPr="00E04691" w:rsidRDefault="008B56BE" w:rsidP="00964B4B">
            <w:pPr>
              <w:pStyle w:val="Heading2"/>
              <w:jc w:val="left"/>
            </w:pPr>
          </w:p>
        </w:tc>
        <w:tc>
          <w:tcPr>
            <w:tcW w:w="2795" w:type="dxa"/>
            <w:tcBorders>
              <w:top w:val="single" w:sz="4" w:space="0" w:color="auto"/>
              <w:left w:val="single" w:sz="4" w:space="0" w:color="auto"/>
              <w:bottom w:val="single" w:sz="4" w:space="0" w:color="auto"/>
              <w:right w:val="single" w:sz="4" w:space="0" w:color="auto"/>
            </w:tcBorders>
          </w:tcPr>
          <w:p w14:paraId="65F7F1DA" w14:textId="77777777" w:rsidR="008B56BE" w:rsidRPr="00E04691" w:rsidRDefault="008B56BE" w:rsidP="00964B4B">
            <w:pPr>
              <w:pStyle w:val="Heading2"/>
              <w:jc w:val="left"/>
            </w:pPr>
          </w:p>
        </w:tc>
        <w:tc>
          <w:tcPr>
            <w:tcW w:w="3780" w:type="dxa"/>
            <w:tcBorders>
              <w:top w:val="single" w:sz="4" w:space="0" w:color="auto"/>
              <w:left w:val="single" w:sz="4" w:space="0" w:color="auto"/>
              <w:bottom w:val="single" w:sz="4" w:space="0" w:color="auto"/>
              <w:right w:val="single" w:sz="4" w:space="0" w:color="auto"/>
            </w:tcBorders>
          </w:tcPr>
          <w:p w14:paraId="74063061" w14:textId="77777777" w:rsidR="008B56BE" w:rsidRPr="00E04691" w:rsidRDefault="008B56BE" w:rsidP="00964B4B">
            <w:pPr>
              <w:rPr>
                <w:rFonts w:ascii="Times New Roman" w:hAnsi="Times New Roman" w:cs="Times New Roman"/>
              </w:rPr>
            </w:pPr>
            <w:r w:rsidRPr="00E04691">
              <w:rPr>
                <w:rFonts w:ascii="Times New Roman" w:hAnsi="Times New Roman" w:cs="Times New Roman"/>
                <w:b/>
              </w:rPr>
              <w:t>Goal #2</w:t>
            </w:r>
            <w:r w:rsidRPr="00E04691">
              <w:rPr>
                <w:rFonts w:ascii="Times New Roman" w:hAnsi="Times New Roman" w:cs="Times New Roman"/>
              </w:rPr>
              <w:t xml:space="preserve">: </w:t>
            </w:r>
          </w:p>
          <w:p w14:paraId="2C7AE091" w14:textId="69DD3E06" w:rsidR="008B56BE" w:rsidRPr="00E04691" w:rsidRDefault="008B56BE" w:rsidP="00964B4B">
            <w:pPr>
              <w:rPr>
                <w:rFonts w:ascii="Times New Roman" w:hAnsi="Times New Roman" w:cs="Times New Roman"/>
              </w:rPr>
            </w:pPr>
            <w:r w:rsidRPr="00E04691">
              <w:rPr>
                <w:rFonts w:ascii="Times New Roman" w:hAnsi="Times New Roman" w:cs="Times New Roman"/>
              </w:rPr>
              <w:t>The patient will:</w:t>
            </w:r>
            <w:r w:rsidR="00B718EB">
              <w:rPr>
                <w:rFonts w:ascii="Times New Roman" w:hAnsi="Times New Roman" w:cs="Times New Roman"/>
              </w:rPr>
              <w:t xml:space="preserve"> </w:t>
            </w:r>
            <w:r w:rsidR="00B718EB" w:rsidRPr="00B718EB">
              <w:rPr>
                <w:rFonts w:ascii="Times New Roman" w:hAnsi="Times New Roman" w:cs="Times New Roman"/>
              </w:rPr>
              <w:t>Report that the pain management regimen achieves comfort-function goal without the occurrence of side effects</w:t>
            </w:r>
          </w:p>
          <w:p w14:paraId="0105E0BD" w14:textId="77777777" w:rsidR="008B56BE" w:rsidRPr="00E04691" w:rsidRDefault="008B56BE" w:rsidP="00964B4B">
            <w:pPr>
              <w:rPr>
                <w:rFonts w:ascii="Times New Roman" w:hAnsi="Times New Roman" w:cs="Times New Roman"/>
                <w:color w:val="FF0000"/>
              </w:rPr>
            </w:pPr>
          </w:p>
          <w:p w14:paraId="598B5FC4" w14:textId="77777777" w:rsidR="008B56BE" w:rsidRPr="00E04691" w:rsidRDefault="008B56BE" w:rsidP="00964B4B">
            <w:pPr>
              <w:rPr>
                <w:rFonts w:ascii="Times New Roman" w:hAnsi="Times New Roman" w:cs="Times New Roman"/>
                <w:color w:val="FF0000"/>
              </w:rPr>
            </w:pPr>
          </w:p>
          <w:p w14:paraId="52E5C961" w14:textId="407E6641" w:rsidR="008B56BE" w:rsidRPr="00E04691" w:rsidRDefault="008B56BE" w:rsidP="00964B4B">
            <w:pPr>
              <w:rPr>
                <w:rFonts w:ascii="Times New Roman" w:hAnsi="Times New Roman" w:cs="Times New Roman"/>
              </w:rPr>
            </w:pPr>
            <w:r w:rsidRPr="00E04691">
              <w:rPr>
                <w:rFonts w:ascii="Times New Roman" w:hAnsi="Times New Roman" w:cs="Times New Roman"/>
              </w:rPr>
              <w:t>within _</w:t>
            </w:r>
            <w:r w:rsidR="00B318CD">
              <w:rPr>
                <w:rFonts w:ascii="Times New Roman" w:hAnsi="Times New Roman" w:cs="Times New Roman"/>
              </w:rPr>
              <w:t>24</w:t>
            </w:r>
            <w:r w:rsidRPr="00E04691">
              <w:rPr>
                <w:rFonts w:ascii="Times New Roman" w:hAnsi="Times New Roman" w:cs="Times New Roman"/>
              </w:rPr>
              <w:t>_ hours.</w:t>
            </w:r>
          </w:p>
          <w:p w14:paraId="546B781C" w14:textId="77777777" w:rsidR="008B56BE" w:rsidRPr="00E04691" w:rsidRDefault="008B56BE" w:rsidP="00964B4B">
            <w:pPr>
              <w:rPr>
                <w:rFonts w:ascii="Times New Roman" w:hAnsi="Times New Roman" w:cs="Times New Roman"/>
                <w:b/>
                <w:color w:val="365F91" w:themeColor="accent1" w:themeShade="BF"/>
              </w:rPr>
            </w:pPr>
            <w:r w:rsidRPr="00E04691">
              <w:rPr>
                <w:rFonts w:ascii="Times New Roman" w:hAnsi="Times New Roman" w:cs="Times New Roman"/>
                <w:b/>
                <w:color w:val="365F91" w:themeColor="accent1" w:themeShade="BF"/>
              </w:rPr>
              <w:t>_______________</w:t>
            </w:r>
            <w:r w:rsidRPr="00E04691">
              <w:rPr>
                <w:rFonts w:ascii="Times New Roman" w:hAnsi="Times New Roman" w:cs="Times New Roman"/>
                <w:b/>
                <w:color w:val="365F91" w:themeColor="accent1" w:themeShade="BF"/>
              </w:rPr>
              <w:softHyphen/>
            </w:r>
            <w:r w:rsidRPr="00E04691">
              <w:rPr>
                <w:rFonts w:ascii="Times New Roman" w:hAnsi="Times New Roman" w:cs="Times New Roman"/>
                <w:b/>
                <w:color w:val="365F91" w:themeColor="accent1" w:themeShade="BF"/>
              </w:rPr>
              <w:softHyphen/>
              <w:t>_____</w:t>
            </w:r>
          </w:p>
          <w:p w14:paraId="39EBBD43" w14:textId="77777777" w:rsidR="008B56BE" w:rsidRPr="00E04691" w:rsidRDefault="008B56BE" w:rsidP="00964B4B">
            <w:pPr>
              <w:rPr>
                <w:rFonts w:ascii="Times New Roman" w:hAnsi="Times New Roman" w:cs="Times New Roman"/>
                <w:b/>
                <w:color w:val="365F91" w:themeColor="accent1" w:themeShade="BF"/>
              </w:rPr>
            </w:pPr>
            <w:r w:rsidRPr="00E04691">
              <w:rPr>
                <w:rFonts w:ascii="Times New Roman" w:hAnsi="Times New Roman" w:cs="Times New Roman"/>
                <w:b/>
                <w:color w:val="E36C0A" w:themeColor="accent6" w:themeShade="BF"/>
              </w:rPr>
              <w:t>Post-shift evaluation</w:t>
            </w:r>
            <w:r w:rsidRPr="00E04691">
              <w:rPr>
                <w:rFonts w:ascii="Times New Roman" w:hAnsi="Times New Roman" w:cs="Times New Roman"/>
                <w:b/>
                <w:color w:val="365F91" w:themeColor="accent1" w:themeShade="BF"/>
              </w:rPr>
              <w:t>:</w:t>
            </w:r>
          </w:p>
          <w:p w14:paraId="23C88D2E" w14:textId="77777777" w:rsidR="008B56BE" w:rsidRPr="00E04691" w:rsidRDefault="008B56BE" w:rsidP="00964B4B">
            <w:pPr>
              <w:pStyle w:val="Heading2"/>
              <w:jc w:val="left"/>
              <w:rPr>
                <w:b w:val="0"/>
                <w:color w:val="000000" w:themeColor="text1"/>
              </w:rPr>
            </w:pPr>
            <w:r w:rsidRPr="00E04691">
              <w:rPr>
                <w:b w:val="0"/>
                <w:color w:val="000000" w:themeColor="text1"/>
              </w:rPr>
              <w:t xml:space="preserve">Goal evaluation: </w:t>
            </w:r>
            <w:r w:rsidRPr="00E04691">
              <w:rPr>
                <w:b w:val="0"/>
                <w:color w:val="000000" w:themeColor="text1"/>
              </w:rPr>
              <w:br/>
            </w:r>
            <w:r w:rsidRPr="00E04691">
              <w:rPr>
                <w:b w:val="0"/>
                <w:color w:val="000000" w:themeColor="text1"/>
                <w:u w:val="single"/>
              </w:rPr>
              <w:t>__</w:t>
            </w:r>
            <w:r w:rsidRPr="00E04691">
              <w:rPr>
                <w:b w:val="0"/>
                <w:color w:val="000000" w:themeColor="text1"/>
              </w:rPr>
              <w:t xml:space="preserve"> met</w:t>
            </w:r>
            <w:r w:rsidRPr="00E04691">
              <w:rPr>
                <w:b w:val="0"/>
                <w:color w:val="000000" w:themeColor="text1"/>
              </w:rPr>
              <w:br/>
            </w:r>
            <w:r w:rsidRPr="00E04691">
              <w:rPr>
                <w:b w:val="0"/>
                <w:color w:val="000000" w:themeColor="text1"/>
                <w:u w:val="single"/>
              </w:rPr>
              <w:t>__</w:t>
            </w:r>
            <w:r w:rsidRPr="00E04691">
              <w:rPr>
                <w:b w:val="0"/>
                <w:color w:val="000000" w:themeColor="text1"/>
              </w:rPr>
              <w:t xml:space="preserve"> progressing</w:t>
            </w:r>
            <w:r w:rsidRPr="00E04691">
              <w:rPr>
                <w:b w:val="0"/>
                <w:color w:val="000000" w:themeColor="text1"/>
              </w:rPr>
              <w:br/>
            </w:r>
            <w:r w:rsidRPr="00E04691">
              <w:rPr>
                <w:color w:val="000000" w:themeColor="text1"/>
              </w:rPr>
              <w:t>__</w:t>
            </w:r>
            <w:r w:rsidRPr="00E04691">
              <w:rPr>
                <w:b w:val="0"/>
                <w:color w:val="000000" w:themeColor="text1"/>
              </w:rPr>
              <w:t xml:space="preserve"> not met (no progress)</w:t>
            </w:r>
          </w:p>
          <w:p w14:paraId="50F9EC4A" w14:textId="4C25A168" w:rsidR="00AE1B3C" w:rsidRPr="00E04691" w:rsidRDefault="008B56BE" w:rsidP="00964B4B">
            <w:pPr>
              <w:pStyle w:val="Heading2"/>
              <w:jc w:val="left"/>
              <w:rPr>
                <w:b w:val="0"/>
                <w:color w:val="000000" w:themeColor="text1"/>
              </w:rPr>
            </w:pPr>
            <w:r w:rsidRPr="00E04691">
              <w:rPr>
                <w:color w:val="000000" w:themeColor="text1"/>
              </w:rPr>
              <w:t>_</w:t>
            </w:r>
            <w:r w:rsidR="00B318CD">
              <w:rPr>
                <w:color w:val="000000" w:themeColor="text1"/>
              </w:rPr>
              <w:t>X</w:t>
            </w:r>
            <w:r w:rsidRPr="00E04691">
              <w:rPr>
                <w:color w:val="000000" w:themeColor="text1"/>
              </w:rPr>
              <w:t xml:space="preserve">_ </w:t>
            </w:r>
            <w:r w:rsidRPr="00E04691">
              <w:rPr>
                <w:b w:val="0"/>
                <w:color w:val="000000" w:themeColor="text1"/>
              </w:rPr>
              <w:t>discharged</w:t>
            </w:r>
          </w:p>
          <w:p w14:paraId="5FDCEF62" w14:textId="6BEF28B7" w:rsidR="008B56BE" w:rsidRPr="00E04691" w:rsidRDefault="008B56BE" w:rsidP="00964B4B">
            <w:pPr>
              <w:pStyle w:val="Heading2"/>
              <w:jc w:val="left"/>
              <w:rPr>
                <w:color w:val="000000" w:themeColor="text1"/>
              </w:rPr>
            </w:pPr>
            <w:r w:rsidRPr="00E04691">
              <w:rPr>
                <w:color w:val="000000" w:themeColor="text1"/>
              </w:rPr>
              <w:br/>
            </w:r>
            <w:r w:rsidR="00EA1EF0" w:rsidRPr="00E04691">
              <w:rPr>
                <w:b w:val="0"/>
                <w:color w:val="000000" w:themeColor="text1"/>
              </w:rPr>
              <w:t>Supporting assessment data</w:t>
            </w:r>
            <w:r w:rsidRPr="00E04691">
              <w:rPr>
                <w:color w:val="000000" w:themeColor="text1"/>
              </w:rPr>
              <w:t>:</w:t>
            </w:r>
          </w:p>
          <w:p w14:paraId="39D85BFE" w14:textId="0AFCFF0B" w:rsidR="008B56BE" w:rsidRPr="00E04691" w:rsidRDefault="001B71D0" w:rsidP="00964B4B">
            <w:pPr>
              <w:rPr>
                <w:rFonts w:ascii="Times New Roman" w:hAnsi="Times New Roman" w:cs="Times New Roman"/>
              </w:rPr>
            </w:pPr>
            <w:r>
              <w:rPr>
                <w:rFonts w:ascii="Times New Roman" w:hAnsi="Times New Roman" w:cs="Times New Roman"/>
              </w:rPr>
              <w:t xml:space="preserve">The patient was </w:t>
            </w:r>
            <w:r w:rsidR="009B41E4">
              <w:rPr>
                <w:rFonts w:ascii="Times New Roman" w:hAnsi="Times New Roman" w:cs="Times New Roman"/>
              </w:rPr>
              <w:t xml:space="preserve">given Tylenol and medications to treat her pain. After the medications had started working, she rated her pain </w:t>
            </w:r>
            <w:proofErr w:type="gramStart"/>
            <w:r w:rsidR="009B41E4">
              <w:rPr>
                <w:rFonts w:ascii="Times New Roman" w:hAnsi="Times New Roman" w:cs="Times New Roman"/>
              </w:rPr>
              <w:t>a 0</w:t>
            </w:r>
            <w:proofErr w:type="gramEnd"/>
            <w:r w:rsidR="009B41E4">
              <w:rPr>
                <w:rFonts w:ascii="Times New Roman" w:hAnsi="Times New Roman" w:cs="Times New Roman"/>
              </w:rPr>
              <w:t>/10.</w:t>
            </w:r>
          </w:p>
          <w:p w14:paraId="3C4DED80" w14:textId="77777777" w:rsidR="008B56BE" w:rsidRPr="00E04691" w:rsidRDefault="008B56BE" w:rsidP="00964B4B">
            <w:pPr>
              <w:rPr>
                <w:rFonts w:ascii="Times New Roman" w:hAnsi="Times New Roman" w:cs="Times New Roman"/>
              </w:rPr>
            </w:pPr>
          </w:p>
        </w:tc>
        <w:tc>
          <w:tcPr>
            <w:tcW w:w="3330" w:type="dxa"/>
            <w:tcBorders>
              <w:top w:val="single" w:sz="4" w:space="0" w:color="auto"/>
              <w:left w:val="single" w:sz="4" w:space="0" w:color="auto"/>
              <w:bottom w:val="single" w:sz="4" w:space="0" w:color="auto"/>
              <w:right w:val="single" w:sz="4" w:space="0" w:color="auto"/>
            </w:tcBorders>
          </w:tcPr>
          <w:p w14:paraId="149D1341" w14:textId="4EB9B9BC" w:rsidR="008B56BE" w:rsidRPr="00E04691" w:rsidRDefault="008B56BE" w:rsidP="00964B4B">
            <w:pPr>
              <w:rPr>
                <w:rFonts w:ascii="Times New Roman" w:hAnsi="Times New Roman" w:cs="Times New Roman"/>
              </w:rPr>
            </w:pPr>
            <w:r w:rsidRPr="00E04691">
              <w:rPr>
                <w:rFonts w:ascii="Times New Roman" w:hAnsi="Times New Roman" w:cs="Times New Roman"/>
                <w:b/>
              </w:rPr>
              <w:t>2a</w:t>
            </w:r>
            <w:r w:rsidRPr="00E04691">
              <w:rPr>
                <w:rFonts w:ascii="Times New Roman" w:hAnsi="Times New Roman" w:cs="Times New Roman"/>
              </w:rPr>
              <w:t>. The nurse will:</w:t>
            </w:r>
            <w:r w:rsidR="00670129">
              <w:rPr>
                <w:rFonts w:ascii="Times New Roman" w:hAnsi="Times New Roman" w:cs="Times New Roman"/>
              </w:rPr>
              <w:t xml:space="preserve"> </w:t>
            </w:r>
            <w:r w:rsidR="00670129" w:rsidRPr="00670129">
              <w:rPr>
                <w:rFonts w:ascii="Times New Roman" w:hAnsi="Times New Roman" w:cs="Times New Roman"/>
              </w:rPr>
              <w:t>Administer analgesics around the clock for continuous pain and as needed (PRN) for intermittent or breakthrough pain as may be experienced by clients with cancer pain</w:t>
            </w:r>
            <w:r w:rsidR="00670129">
              <w:rPr>
                <w:rFonts w:ascii="Times New Roman" w:hAnsi="Times New Roman" w:cs="Times New Roman"/>
              </w:rPr>
              <w:t>.</w:t>
            </w:r>
          </w:p>
          <w:p w14:paraId="68F87097" w14:textId="77777777" w:rsidR="008B56BE" w:rsidRPr="00E04691" w:rsidRDefault="008B56BE" w:rsidP="00964B4B">
            <w:pPr>
              <w:rPr>
                <w:rFonts w:ascii="Times New Roman" w:hAnsi="Times New Roman" w:cs="Times New Roman"/>
                <w:color w:val="FF0000"/>
              </w:rPr>
            </w:pPr>
          </w:p>
          <w:p w14:paraId="1E0431BD" w14:textId="77777777" w:rsidR="008B56BE" w:rsidRPr="00E04691" w:rsidRDefault="008B56BE" w:rsidP="00964B4B">
            <w:pPr>
              <w:rPr>
                <w:rFonts w:ascii="Times New Roman" w:hAnsi="Times New Roman" w:cs="Times New Roman"/>
                <w:color w:val="FF0000"/>
              </w:rPr>
            </w:pPr>
          </w:p>
          <w:p w14:paraId="21F4F42E" w14:textId="77777777" w:rsidR="008B56BE" w:rsidRPr="00E04691" w:rsidRDefault="008B56BE" w:rsidP="00964B4B">
            <w:pPr>
              <w:rPr>
                <w:rFonts w:ascii="Times New Roman" w:hAnsi="Times New Roman" w:cs="Times New Roman"/>
                <w:color w:val="FF0000"/>
              </w:rPr>
            </w:pPr>
          </w:p>
          <w:p w14:paraId="4D485E5A" w14:textId="429278C8" w:rsidR="008B56BE" w:rsidRPr="00E04691" w:rsidRDefault="008B56BE" w:rsidP="00964B4B">
            <w:pPr>
              <w:rPr>
                <w:rFonts w:ascii="Times New Roman" w:hAnsi="Times New Roman" w:cs="Times New Roman"/>
              </w:rPr>
            </w:pPr>
            <w:r w:rsidRPr="00E04691">
              <w:rPr>
                <w:rFonts w:ascii="Times New Roman" w:hAnsi="Times New Roman" w:cs="Times New Roman"/>
              </w:rPr>
              <w:t>Timeframe:</w:t>
            </w:r>
            <w:r w:rsidR="00AA60D8">
              <w:rPr>
                <w:rFonts w:ascii="Times New Roman" w:hAnsi="Times New Roman" w:cs="Times New Roman"/>
              </w:rPr>
              <w:t xml:space="preserve"> PRN</w:t>
            </w:r>
          </w:p>
          <w:p w14:paraId="6C589422" w14:textId="598F4D4C" w:rsidR="008B56BE" w:rsidRPr="00E04691" w:rsidRDefault="008B56BE" w:rsidP="00964B4B">
            <w:pPr>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r w:rsidR="00AA60D8" w:rsidRPr="00AA60D8">
              <w:rPr>
                <w:rFonts w:ascii="Times New Roman" w:hAnsi="Times New Roman" w:cs="Times New Roman"/>
              </w:rPr>
              <w:t xml:space="preserve">The use of immediate-release </w:t>
            </w:r>
            <w:proofErr w:type="gramStart"/>
            <w:r w:rsidR="00AA60D8" w:rsidRPr="00AA60D8">
              <w:rPr>
                <w:rFonts w:ascii="Times New Roman" w:hAnsi="Times New Roman" w:cs="Times New Roman"/>
              </w:rPr>
              <w:t>opioids</w:t>
            </w:r>
            <w:proofErr w:type="gramEnd"/>
            <w:r w:rsidR="00AA60D8" w:rsidRPr="00AA60D8">
              <w:rPr>
                <w:rFonts w:ascii="Times New Roman" w:hAnsi="Times New Roman" w:cs="Times New Roman"/>
              </w:rPr>
              <w:t xml:space="preserve"> for clients with advanced cancer who have adequately controlled background pain are necessary to provide adequate relief for breakthrough pain episodes (Vellucci et al, 2017; Azhar</w:t>
            </w:r>
            <w:r w:rsidR="00AA60D8">
              <w:rPr>
                <w:rFonts w:ascii="Times New Roman" w:hAnsi="Times New Roman" w:cs="Times New Roman"/>
              </w:rPr>
              <w:t xml:space="preserve"> </w:t>
            </w:r>
            <w:r w:rsidR="00AA60D8" w:rsidRPr="00AA60D8">
              <w:rPr>
                <w:rFonts w:ascii="Times New Roman" w:hAnsi="Times New Roman" w:cs="Times New Roman"/>
              </w:rPr>
              <w:t>et al, 2019).</w:t>
            </w:r>
          </w:p>
          <w:p w14:paraId="1D37DCB5" w14:textId="77777777" w:rsidR="008B56BE" w:rsidRPr="00E04691" w:rsidRDefault="008B56BE" w:rsidP="00964B4B">
            <w:pPr>
              <w:rPr>
                <w:rFonts w:ascii="Times New Roman" w:hAnsi="Times New Roman" w:cs="Times New Roman"/>
              </w:rPr>
            </w:pPr>
          </w:p>
          <w:p w14:paraId="031AC514" w14:textId="08578A13" w:rsidR="008B56BE" w:rsidRPr="00E04691" w:rsidRDefault="008B56BE" w:rsidP="00964B4B">
            <w:pPr>
              <w:rPr>
                <w:rFonts w:ascii="Times New Roman" w:hAnsi="Times New Roman" w:cs="Times New Roman"/>
                <w:color w:val="FF0000"/>
              </w:rPr>
            </w:pPr>
            <w:r w:rsidRPr="00E04691">
              <w:rPr>
                <w:rFonts w:ascii="Times New Roman" w:hAnsi="Times New Roman" w:cs="Times New Roman"/>
                <w:b/>
              </w:rPr>
              <w:t>2b</w:t>
            </w:r>
            <w:r w:rsidRPr="00E04691">
              <w:rPr>
                <w:rFonts w:ascii="Times New Roman" w:hAnsi="Times New Roman" w:cs="Times New Roman"/>
              </w:rPr>
              <w:t>. The nurse will:</w:t>
            </w:r>
            <w:r w:rsidR="00EE0593">
              <w:rPr>
                <w:rFonts w:ascii="Times New Roman" w:hAnsi="Times New Roman" w:cs="Times New Roman"/>
              </w:rPr>
              <w:t xml:space="preserve"> </w:t>
            </w:r>
            <w:r w:rsidR="00EE0593" w:rsidRPr="00EE0593">
              <w:rPr>
                <w:rFonts w:ascii="Times New Roman" w:hAnsi="Times New Roman" w:cs="Times New Roman"/>
              </w:rPr>
              <w:t>Administer a nonopioid analgesic for mild to moderate chronic pain and as a component of the treatment for all levels of pain for clients with cancer pain.</w:t>
            </w:r>
          </w:p>
          <w:p w14:paraId="35074205" w14:textId="77777777" w:rsidR="008B56BE" w:rsidRPr="00E04691" w:rsidRDefault="008B56BE" w:rsidP="00964B4B">
            <w:pPr>
              <w:rPr>
                <w:rFonts w:ascii="Times New Roman" w:hAnsi="Times New Roman" w:cs="Times New Roman"/>
                <w:color w:val="FF0000"/>
              </w:rPr>
            </w:pPr>
          </w:p>
          <w:p w14:paraId="727C84AB" w14:textId="77777777" w:rsidR="008B56BE" w:rsidRPr="00E04691" w:rsidRDefault="008B56BE" w:rsidP="00964B4B">
            <w:pPr>
              <w:rPr>
                <w:rFonts w:ascii="Times New Roman" w:hAnsi="Times New Roman" w:cs="Times New Roman"/>
                <w:color w:val="FF0000"/>
              </w:rPr>
            </w:pPr>
          </w:p>
          <w:p w14:paraId="2DFA9693" w14:textId="77777777" w:rsidR="008B56BE" w:rsidRPr="00E04691" w:rsidRDefault="008B56BE" w:rsidP="00964B4B">
            <w:pPr>
              <w:rPr>
                <w:rFonts w:ascii="Times New Roman" w:hAnsi="Times New Roman" w:cs="Times New Roman"/>
                <w:color w:val="FF0000"/>
              </w:rPr>
            </w:pPr>
          </w:p>
          <w:p w14:paraId="016F4206" w14:textId="307D7F74" w:rsidR="008B56BE" w:rsidRPr="00E04691" w:rsidRDefault="008B56BE" w:rsidP="00964B4B">
            <w:pPr>
              <w:rPr>
                <w:rFonts w:ascii="Times New Roman" w:hAnsi="Times New Roman" w:cs="Times New Roman"/>
              </w:rPr>
            </w:pPr>
            <w:r w:rsidRPr="00E04691">
              <w:rPr>
                <w:rFonts w:ascii="Times New Roman" w:hAnsi="Times New Roman" w:cs="Times New Roman"/>
              </w:rPr>
              <w:t>Timeframe:</w:t>
            </w:r>
            <w:r w:rsidR="001B71D0">
              <w:rPr>
                <w:rFonts w:ascii="Times New Roman" w:hAnsi="Times New Roman" w:cs="Times New Roman"/>
              </w:rPr>
              <w:t xml:space="preserve"> as ordered or PRN</w:t>
            </w:r>
          </w:p>
          <w:p w14:paraId="244491A2" w14:textId="6A9C4368" w:rsidR="008B56BE" w:rsidRPr="00E04691" w:rsidRDefault="008B56BE" w:rsidP="00964B4B">
            <w:pPr>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r w:rsidR="001B71D0" w:rsidRPr="001B71D0">
              <w:rPr>
                <w:rFonts w:ascii="Times New Roman" w:hAnsi="Times New Roman" w:cs="Times New Roman"/>
              </w:rPr>
              <w:t xml:space="preserve">Nonopioids, such as acetaminophen and nonsteroidal </w:t>
            </w:r>
            <w:proofErr w:type="spellStart"/>
            <w:r w:rsidR="001B71D0" w:rsidRPr="001B71D0">
              <w:rPr>
                <w:rFonts w:ascii="Times New Roman" w:hAnsi="Times New Roman" w:cs="Times New Roman"/>
              </w:rPr>
              <w:t>antiinflammatory</w:t>
            </w:r>
            <w:proofErr w:type="spellEnd"/>
            <w:r w:rsidR="001B71D0" w:rsidRPr="001B71D0">
              <w:rPr>
                <w:rFonts w:ascii="Times New Roman" w:hAnsi="Times New Roman" w:cs="Times New Roman"/>
              </w:rPr>
              <w:t xml:space="preserve"> drugs (NSAIDs), are first-line analgesics for the treatment of </w:t>
            </w:r>
            <w:r w:rsidR="001B71D0" w:rsidRPr="001B71D0">
              <w:rPr>
                <w:rFonts w:ascii="Times New Roman" w:hAnsi="Times New Roman" w:cs="Times New Roman"/>
              </w:rPr>
              <w:lastRenderedPageBreak/>
              <w:t>mild and moderate pain conditions (e.g., osteoarthritis pain) (Dowell et al, 2016). Consider adding nonopioid analgesics such as acetaminophen and NSAIDs for cancer pain, provided comorbidities and other risks do not prevent the use of these analgesics; NSAIDs are used cautiously, especially when used chronically, because many cancer clients may be at high risk for renal, gastrointestinal (GI), or cardiac toxicities; thrombocytopenia; or bleeding problems (National Comprehensive Cancer Network [NCCN], 2017).</w:t>
            </w:r>
          </w:p>
          <w:p w14:paraId="7593C931" w14:textId="77777777" w:rsidR="008B56BE" w:rsidRPr="00E04691" w:rsidRDefault="008B56BE" w:rsidP="00964B4B">
            <w:pPr>
              <w:rPr>
                <w:rFonts w:ascii="Times New Roman" w:hAnsi="Times New Roman" w:cs="Times New Roman"/>
                <w:b/>
              </w:rPr>
            </w:pPr>
          </w:p>
          <w:p w14:paraId="419A643C" w14:textId="77777777" w:rsidR="008B56BE" w:rsidRPr="00E04691" w:rsidRDefault="008B56BE" w:rsidP="00964B4B">
            <w:pPr>
              <w:rPr>
                <w:rFonts w:ascii="Times New Roman" w:hAnsi="Times New Roman" w:cs="Times New Roman"/>
                <w:b/>
              </w:rPr>
            </w:pPr>
          </w:p>
          <w:p w14:paraId="5B042497" w14:textId="77777777" w:rsidR="008B56BE" w:rsidRPr="00E04691" w:rsidRDefault="008B56BE" w:rsidP="00964B4B">
            <w:pPr>
              <w:rPr>
                <w:rFonts w:ascii="Times New Roman" w:hAnsi="Times New Roman" w:cs="Times New Roman"/>
                <w:b/>
              </w:rPr>
            </w:pPr>
          </w:p>
          <w:p w14:paraId="48FCAA0B" w14:textId="77777777" w:rsidR="008B56BE" w:rsidRPr="00E04691" w:rsidRDefault="008B56BE" w:rsidP="00964B4B">
            <w:pPr>
              <w:rPr>
                <w:rFonts w:ascii="Times New Roman" w:hAnsi="Times New Roman" w:cs="Times New Roman"/>
                <w:b/>
              </w:rPr>
            </w:pPr>
          </w:p>
          <w:p w14:paraId="20144522" w14:textId="77777777" w:rsidR="008B56BE" w:rsidRPr="00E04691" w:rsidRDefault="008B56BE" w:rsidP="00964B4B">
            <w:pPr>
              <w:rPr>
                <w:rFonts w:ascii="Times New Roman" w:hAnsi="Times New Roman" w:cs="Times New Roman"/>
                <w:b/>
              </w:rPr>
            </w:pPr>
          </w:p>
          <w:p w14:paraId="44ACFAB9" w14:textId="77777777" w:rsidR="008B56BE" w:rsidRPr="00E04691" w:rsidRDefault="008B56BE" w:rsidP="00964B4B">
            <w:pPr>
              <w:rPr>
                <w:rFonts w:ascii="Times New Roman" w:hAnsi="Times New Roman" w:cs="Times New Roman"/>
                <w:b/>
              </w:rPr>
            </w:pPr>
          </w:p>
          <w:p w14:paraId="3B1B6F16" w14:textId="77777777" w:rsidR="008B56BE" w:rsidRPr="00E04691" w:rsidRDefault="008B56BE" w:rsidP="00964B4B">
            <w:pPr>
              <w:rPr>
                <w:rFonts w:ascii="Times New Roman" w:hAnsi="Times New Roman" w:cs="Times New Roman"/>
                <w:b/>
              </w:rPr>
            </w:pPr>
          </w:p>
          <w:p w14:paraId="26817DB4" w14:textId="77777777" w:rsidR="008B56BE" w:rsidRPr="00E04691" w:rsidRDefault="008B56BE" w:rsidP="00964B4B">
            <w:pPr>
              <w:rPr>
                <w:rFonts w:ascii="Times New Roman" w:hAnsi="Times New Roman" w:cs="Times New Roman"/>
                <w:b/>
              </w:rPr>
            </w:pPr>
          </w:p>
        </w:tc>
      </w:tr>
    </w:tbl>
    <w:p w14:paraId="777D9001" w14:textId="02AFEAB0" w:rsidR="00BD31DA" w:rsidRPr="00E04691" w:rsidRDefault="00286435" w:rsidP="00EE4D14">
      <w:pPr>
        <w:spacing w:line="480" w:lineRule="auto"/>
        <w:ind w:left="9360" w:firstLine="720"/>
        <w:rPr>
          <w:rFonts w:ascii="Times New Roman" w:hAnsi="Times New Roman" w:cs="Times New Roman"/>
        </w:rPr>
      </w:pPr>
      <w:r w:rsidRPr="00E04691">
        <w:rPr>
          <w:rFonts w:ascii="Times New Roman" w:hAnsi="Times New Roman" w:cs="Times New Roman"/>
        </w:rPr>
        <w:lastRenderedPageBreak/>
        <w:t xml:space="preserve">  </w:t>
      </w:r>
      <w:r w:rsidRPr="00E04691">
        <w:rPr>
          <w:rFonts w:ascii="Times New Roman" w:hAnsi="Times New Roman" w:cs="Times New Roman"/>
        </w:rPr>
        <w:tab/>
      </w:r>
      <w:r w:rsidR="00BD31DA" w:rsidRPr="00E04691">
        <w:rPr>
          <w:rFonts w:ascii="Times New Roman" w:hAnsi="Times New Roman" w:cs="Times New Roman"/>
        </w:rPr>
        <w:t>(</w:t>
      </w:r>
      <w:r w:rsidRPr="00E04691">
        <w:rPr>
          <w:rFonts w:ascii="Times New Roman" w:hAnsi="Times New Roman" w:cs="Times New Roman"/>
        </w:rPr>
        <w:t>Ackley et al., 2020</w:t>
      </w:r>
      <w:r w:rsidR="00BD31DA" w:rsidRPr="00E04691">
        <w:rPr>
          <w:rFonts w:ascii="Times New Roman" w:hAnsi="Times New Roman" w:cs="Times New Roman"/>
        </w:rPr>
        <w:t>)</w:t>
      </w:r>
    </w:p>
    <w:p w14:paraId="1E0F1283" w14:textId="77777777" w:rsidR="00CE3F73" w:rsidRPr="00E04691" w:rsidRDefault="00CE3F73" w:rsidP="00CE3F73">
      <w:pPr>
        <w:spacing w:line="480" w:lineRule="auto"/>
        <w:ind w:left="9360" w:firstLine="720"/>
        <w:jc w:val="right"/>
        <w:rPr>
          <w:rFonts w:ascii="Times New Roman" w:hAnsi="Times New Roman" w:cs="Times New Roman"/>
        </w:rPr>
      </w:pPr>
    </w:p>
    <w:p w14:paraId="517DFAF2" w14:textId="77777777" w:rsidR="00BC6B59" w:rsidRPr="00E04691" w:rsidRDefault="00BC6B59" w:rsidP="00EE4D14">
      <w:pPr>
        <w:rPr>
          <w:rFonts w:ascii="Times New Roman" w:hAnsi="Times New Roman" w:cs="Times New Roman"/>
        </w:rPr>
        <w:sectPr w:rsidR="00BC6B59" w:rsidRPr="00E04691" w:rsidSect="00817F2A">
          <w:pgSz w:w="15840" w:h="12240" w:orient="landscape"/>
          <w:pgMar w:top="1440" w:right="270" w:bottom="801" w:left="720" w:header="720" w:footer="720" w:gutter="0"/>
          <w:cols w:space="720"/>
          <w:docGrid w:linePitch="360"/>
        </w:sectPr>
      </w:pPr>
    </w:p>
    <w:p w14:paraId="270A5CF1" w14:textId="77777777" w:rsidR="008C4415" w:rsidRPr="00E04691" w:rsidRDefault="008C4415" w:rsidP="008C4415">
      <w:pPr>
        <w:spacing w:line="480" w:lineRule="auto"/>
        <w:rPr>
          <w:rFonts w:ascii="Times New Roman" w:hAnsi="Times New Roman" w:cs="Times New Roman"/>
          <w:b/>
          <w:bCs/>
        </w:rPr>
      </w:pPr>
    </w:p>
    <w:p w14:paraId="539C56A7" w14:textId="77777777" w:rsidR="008C4415" w:rsidRPr="00E04691" w:rsidRDefault="008C4415" w:rsidP="008C4415">
      <w:pPr>
        <w:spacing w:line="480" w:lineRule="auto"/>
        <w:jc w:val="center"/>
        <w:rPr>
          <w:rFonts w:ascii="Times New Roman" w:hAnsi="Times New Roman" w:cs="Times New Roman"/>
          <w:b/>
          <w:bCs/>
        </w:rPr>
      </w:pPr>
    </w:p>
    <w:p w14:paraId="2FB51AFD" w14:textId="77777777" w:rsidR="008C4415" w:rsidRPr="00E04691" w:rsidRDefault="008C4415" w:rsidP="008C4415">
      <w:pPr>
        <w:spacing w:line="480" w:lineRule="auto"/>
        <w:jc w:val="center"/>
        <w:rPr>
          <w:rFonts w:ascii="Times New Roman" w:hAnsi="Times New Roman" w:cs="Times New Roman"/>
          <w:b/>
          <w:bCs/>
        </w:rPr>
      </w:pPr>
    </w:p>
    <w:p w14:paraId="51D918FA" w14:textId="77777777" w:rsidR="008C4415" w:rsidRPr="00E04691" w:rsidRDefault="008C4415" w:rsidP="008C4415">
      <w:pPr>
        <w:spacing w:line="480" w:lineRule="auto"/>
        <w:jc w:val="center"/>
        <w:rPr>
          <w:rFonts w:ascii="Times New Roman" w:hAnsi="Times New Roman" w:cs="Times New Roman"/>
          <w:b/>
          <w:bCs/>
        </w:rPr>
      </w:pPr>
    </w:p>
    <w:p w14:paraId="10A00A16" w14:textId="2E01CF4F" w:rsidR="008C4415" w:rsidRPr="00E04691" w:rsidRDefault="00566836" w:rsidP="008C4415">
      <w:pPr>
        <w:spacing w:line="480" w:lineRule="auto"/>
        <w:jc w:val="center"/>
        <w:rPr>
          <w:rFonts w:ascii="Times New Roman" w:hAnsi="Times New Roman" w:cs="Times New Roman"/>
          <w:b/>
          <w:bCs/>
        </w:rPr>
      </w:pPr>
      <w:r>
        <w:rPr>
          <w:rFonts w:ascii="Times New Roman" w:hAnsi="Times New Roman" w:cs="Times New Roman"/>
          <w:b/>
          <w:bCs/>
        </w:rPr>
        <w:t>Pathophysiology Paper: Lung Cancer</w:t>
      </w:r>
    </w:p>
    <w:p w14:paraId="66AFAA9B" w14:textId="77777777" w:rsidR="008C4415" w:rsidRPr="00E04691" w:rsidRDefault="008C4415" w:rsidP="008C4415">
      <w:pPr>
        <w:spacing w:line="480" w:lineRule="auto"/>
        <w:jc w:val="center"/>
        <w:rPr>
          <w:rFonts w:ascii="Times New Roman" w:hAnsi="Times New Roman" w:cs="Times New Roman"/>
          <w:b/>
          <w:bCs/>
        </w:rPr>
      </w:pPr>
    </w:p>
    <w:p w14:paraId="7C30FA7C" w14:textId="77777777" w:rsidR="008C4415" w:rsidRPr="00E04691" w:rsidRDefault="008C4415" w:rsidP="008C4415">
      <w:pPr>
        <w:spacing w:line="480" w:lineRule="auto"/>
        <w:jc w:val="center"/>
        <w:rPr>
          <w:rFonts w:ascii="Times New Roman" w:hAnsi="Times New Roman" w:cs="Times New Roman"/>
          <w:b/>
          <w:bCs/>
        </w:rPr>
      </w:pPr>
    </w:p>
    <w:p w14:paraId="7E0662C0" w14:textId="4F974F33" w:rsidR="008C4415" w:rsidRPr="00E04691" w:rsidRDefault="00566836" w:rsidP="008C4415">
      <w:pPr>
        <w:spacing w:line="480" w:lineRule="auto"/>
        <w:jc w:val="center"/>
        <w:rPr>
          <w:rFonts w:ascii="Times New Roman" w:hAnsi="Times New Roman" w:cs="Times New Roman"/>
        </w:rPr>
      </w:pPr>
      <w:r>
        <w:rPr>
          <w:rFonts w:ascii="Times New Roman" w:hAnsi="Times New Roman" w:cs="Times New Roman"/>
        </w:rPr>
        <w:t>Caroline Thomas</w:t>
      </w:r>
    </w:p>
    <w:p w14:paraId="56075BC1" w14:textId="77777777" w:rsidR="008C4415" w:rsidRPr="00E04691" w:rsidRDefault="008C4415" w:rsidP="008C4415">
      <w:pPr>
        <w:spacing w:line="480" w:lineRule="auto"/>
        <w:jc w:val="center"/>
        <w:rPr>
          <w:rFonts w:ascii="Times New Roman" w:hAnsi="Times New Roman" w:cs="Times New Roman"/>
        </w:rPr>
      </w:pPr>
      <w:r w:rsidRPr="00E04691">
        <w:rPr>
          <w:rFonts w:ascii="Times New Roman" w:hAnsi="Times New Roman" w:cs="Times New Roman"/>
        </w:rPr>
        <w:t>School of Nursing, Liberty University</w:t>
      </w:r>
    </w:p>
    <w:p w14:paraId="7357ECA0" w14:textId="0A9754EB" w:rsidR="008C4415" w:rsidRPr="00E04691" w:rsidRDefault="00566836" w:rsidP="008C4415">
      <w:pPr>
        <w:spacing w:line="480" w:lineRule="auto"/>
        <w:jc w:val="center"/>
        <w:rPr>
          <w:rFonts w:ascii="Times New Roman" w:hAnsi="Times New Roman" w:cs="Times New Roman"/>
        </w:rPr>
      </w:pPr>
      <w:r>
        <w:rPr>
          <w:rFonts w:ascii="Times New Roman" w:hAnsi="Times New Roman" w:cs="Times New Roman"/>
        </w:rPr>
        <w:t>NURS 032</w:t>
      </w:r>
      <w:r w:rsidR="008C4415" w:rsidRPr="00E04691">
        <w:rPr>
          <w:rFonts w:ascii="Times New Roman" w:hAnsi="Times New Roman" w:cs="Times New Roman"/>
        </w:rPr>
        <w:t xml:space="preserve">: </w:t>
      </w:r>
      <w:r>
        <w:rPr>
          <w:rFonts w:ascii="Times New Roman" w:hAnsi="Times New Roman" w:cs="Times New Roman"/>
        </w:rPr>
        <w:t>Strategies for Adult Health Care II Clinical</w:t>
      </w:r>
    </w:p>
    <w:p w14:paraId="0F1DBD73" w14:textId="698BD74A" w:rsidR="008C4415" w:rsidRPr="00E04691" w:rsidRDefault="00566836" w:rsidP="008C4415">
      <w:pPr>
        <w:spacing w:line="480" w:lineRule="auto"/>
        <w:jc w:val="center"/>
        <w:rPr>
          <w:rFonts w:ascii="Times New Roman" w:hAnsi="Times New Roman" w:cs="Times New Roman"/>
        </w:rPr>
      </w:pPr>
      <w:r>
        <w:rPr>
          <w:rFonts w:ascii="Times New Roman" w:hAnsi="Times New Roman" w:cs="Times New Roman"/>
        </w:rPr>
        <w:t>Mr. James</w:t>
      </w:r>
    </w:p>
    <w:p w14:paraId="02F99A0E" w14:textId="59A67573" w:rsidR="008C4415" w:rsidRPr="00E04691" w:rsidRDefault="00566836" w:rsidP="008C4415">
      <w:pPr>
        <w:spacing w:after="160" w:line="259" w:lineRule="auto"/>
        <w:jc w:val="center"/>
        <w:rPr>
          <w:rFonts w:ascii="Times New Roman" w:hAnsi="Times New Roman" w:cs="Times New Roman"/>
        </w:rPr>
      </w:pPr>
      <w:r>
        <w:rPr>
          <w:rFonts w:ascii="Times New Roman" w:hAnsi="Times New Roman" w:cs="Times New Roman"/>
        </w:rPr>
        <w:t>February 12, 2026</w:t>
      </w:r>
    </w:p>
    <w:p w14:paraId="3C97C42F" w14:textId="77777777" w:rsidR="008C4415" w:rsidRPr="00E04691" w:rsidRDefault="008C4415" w:rsidP="008C4415">
      <w:pPr>
        <w:spacing w:after="160" w:line="259" w:lineRule="auto"/>
        <w:jc w:val="center"/>
        <w:rPr>
          <w:rFonts w:ascii="Times New Roman" w:hAnsi="Times New Roman" w:cs="Times New Roman"/>
        </w:rPr>
      </w:pPr>
    </w:p>
    <w:p w14:paraId="254E024A" w14:textId="77777777" w:rsidR="008C4415" w:rsidRPr="00E04691" w:rsidRDefault="008C4415" w:rsidP="008C4415">
      <w:pPr>
        <w:spacing w:after="160" w:line="259" w:lineRule="auto"/>
        <w:rPr>
          <w:rFonts w:ascii="Times New Roman" w:hAnsi="Times New Roman" w:cs="Times New Roman"/>
        </w:rPr>
      </w:pPr>
      <w:r w:rsidRPr="00E04691">
        <w:rPr>
          <w:rFonts w:ascii="Times New Roman" w:hAnsi="Times New Roman" w:cs="Times New Roman"/>
        </w:rPr>
        <w:br w:type="page"/>
      </w:r>
    </w:p>
    <w:p w14:paraId="6DFAC6C6" w14:textId="6EB7498D" w:rsidR="00173CDB" w:rsidRPr="00E04691" w:rsidRDefault="008C4415" w:rsidP="006A5C97">
      <w:pPr>
        <w:tabs>
          <w:tab w:val="left" w:pos="737"/>
        </w:tabs>
        <w:jc w:val="center"/>
        <w:rPr>
          <w:rFonts w:ascii="Times New Roman" w:hAnsi="Times New Roman" w:cs="Times New Roman"/>
          <w:b/>
          <w:bCs/>
        </w:rPr>
      </w:pPr>
      <w:r w:rsidRPr="00E04691">
        <w:rPr>
          <w:rFonts w:ascii="Times New Roman" w:hAnsi="Times New Roman" w:cs="Times New Roman"/>
          <w:b/>
          <w:bCs/>
        </w:rPr>
        <w:lastRenderedPageBreak/>
        <w:t>Pathophysiology</w:t>
      </w:r>
    </w:p>
    <w:p w14:paraId="5D826BEA" w14:textId="1F2A9B79" w:rsidR="008C4415" w:rsidRDefault="00DC607B" w:rsidP="006A5C97">
      <w:pPr>
        <w:spacing w:line="480" w:lineRule="auto"/>
        <w:rPr>
          <w:rFonts w:ascii="Times New Roman" w:hAnsi="Times New Roman" w:cs="Times New Roman"/>
        </w:rPr>
      </w:pPr>
      <w:r>
        <w:rPr>
          <w:rFonts w:ascii="Times New Roman" w:hAnsi="Times New Roman" w:cs="Times New Roman"/>
        </w:rPr>
        <w:tab/>
        <w:t>The patient is a 65-year-old female that came to the Emergency Department from home via EMS</w:t>
      </w:r>
      <w:r w:rsidR="0000060A">
        <w:rPr>
          <w:rFonts w:ascii="Times New Roman" w:hAnsi="Times New Roman" w:cs="Times New Roman"/>
        </w:rPr>
        <w:t xml:space="preserve"> with </w:t>
      </w:r>
      <w:r w:rsidR="00F62889">
        <w:rPr>
          <w:rFonts w:ascii="Times New Roman" w:hAnsi="Times New Roman" w:cs="Times New Roman"/>
        </w:rPr>
        <w:t xml:space="preserve">lung cancer. The patient has a past medical history of </w:t>
      </w:r>
      <w:r w:rsidR="00396978">
        <w:rPr>
          <w:rFonts w:ascii="Times New Roman" w:hAnsi="Times New Roman" w:cs="Times New Roman"/>
        </w:rPr>
        <w:t xml:space="preserve">hypertension (HTN) and bronchospasm. </w:t>
      </w:r>
      <w:r w:rsidR="004E1B70">
        <w:rPr>
          <w:rFonts w:ascii="Times New Roman" w:hAnsi="Times New Roman" w:cs="Times New Roman"/>
        </w:rPr>
        <w:t xml:space="preserve">Lung cancer will first be discussed, including signs and symptoms, labs, diagnostic testing, and vital signs. The presenting conditions of </w:t>
      </w:r>
      <w:r w:rsidR="004A66E6">
        <w:rPr>
          <w:rFonts w:ascii="Times New Roman" w:hAnsi="Times New Roman" w:cs="Times New Roman"/>
        </w:rPr>
        <w:t>HTN</w:t>
      </w:r>
      <w:r w:rsidR="00697B87">
        <w:rPr>
          <w:rFonts w:ascii="Times New Roman" w:hAnsi="Times New Roman" w:cs="Times New Roman"/>
        </w:rPr>
        <w:t xml:space="preserve"> </w:t>
      </w:r>
      <w:r w:rsidR="004A66E6">
        <w:rPr>
          <w:rFonts w:ascii="Times New Roman" w:hAnsi="Times New Roman" w:cs="Times New Roman"/>
        </w:rPr>
        <w:t>and bronchospasm will then be discussed and related to lung cancer.</w:t>
      </w:r>
    </w:p>
    <w:p w14:paraId="48DA5430" w14:textId="2ABA5C1C" w:rsidR="00315618" w:rsidRDefault="00315618" w:rsidP="006A5C97">
      <w:pPr>
        <w:spacing w:line="480" w:lineRule="auto"/>
        <w:rPr>
          <w:rFonts w:ascii="Times New Roman" w:hAnsi="Times New Roman" w:cs="Times New Roman"/>
        </w:rPr>
      </w:pPr>
      <w:r>
        <w:rPr>
          <w:rFonts w:ascii="Times New Roman" w:hAnsi="Times New Roman" w:cs="Times New Roman"/>
        </w:rPr>
        <w:tab/>
        <w:t xml:space="preserve">Lung cancer </w:t>
      </w:r>
      <w:r w:rsidR="00361FB0">
        <w:rPr>
          <w:rFonts w:ascii="Times New Roman" w:hAnsi="Times New Roman" w:cs="Times New Roman"/>
        </w:rPr>
        <w:t>occurs when cells in the bronchial lining</w:t>
      </w:r>
      <w:r w:rsidR="00121EDE">
        <w:rPr>
          <w:rFonts w:ascii="Times New Roman" w:hAnsi="Times New Roman" w:cs="Times New Roman"/>
        </w:rPr>
        <w:t xml:space="preserve"> become effected by toxins </w:t>
      </w:r>
      <w:r w:rsidR="00470B30">
        <w:rPr>
          <w:rFonts w:ascii="Times New Roman" w:hAnsi="Times New Roman" w:cs="Times New Roman"/>
        </w:rPr>
        <w:t>and develop mutations that impact the cell’s proliferation</w:t>
      </w:r>
      <w:r w:rsidR="009563B9">
        <w:rPr>
          <w:rFonts w:ascii="Times New Roman" w:hAnsi="Times New Roman" w:cs="Times New Roman"/>
        </w:rPr>
        <w:t xml:space="preserve"> (Doyle-Lindrud, 2025)</w:t>
      </w:r>
      <w:r w:rsidR="00470B30">
        <w:rPr>
          <w:rFonts w:ascii="Times New Roman" w:hAnsi="Times New Roman" w:cs="Times New Roman"/>
        </w:rPr>
        <w:t>.</w:t>
      </w:r>
      <w:r w:rsidR="00882FE9">
        <w:rPr>
          <w:rFonts w:ascii="Times New Roman" w:hAnsi="Times New Roman" w:cs="Times New Roman"/>
        </w:rPr>
        <w:t xml:space="preserve"> When a normal cell develops into cancer, it </w:t>
      </w:r>
      <w:r w:rsidR="002F47CE">
        <w:rPr>
          <w:rFonts w:ascii="Times New Roman" w:hAnsi="Times New Roman" w:cs="Times New Roman"/>
        </w:rPr>
        <w:t>begins to proliferate through unregulated growth and doesn’t respond to the normal feedback mechanisms</w:t>
      </w:r>
      <w:r w:rsidR="0046295B">
        <w:rPr>
          <w:rFonts w:ascii="Times New Roman" w:hAnsi="Times New Roman" w:cs="Times New Roman"/>
        </w:rPr>
        <w:t xml:space="preserve">. </w:t>
      </w:r>
      <w:r w:rsidR="009D1F31">
        <w:rPr>
          <w:rFonts w:ascii="Times New Roman" w:hAnsi="Times New Roman" w:cs="Times New Roman"/>
        </w:rPr>
        <w:t>Changes to the cell could include</w:t>
      </w:r>
      <w:r w:rsidR="007F6EC6">
        <w:rPr>
          <w:rFonts w:ascii="Times New Roman" w:hAnsi="Times New Roman" w:cs="Times New Roman"/>
        </w:rPr>
        <w:t xml:space="preserve"> </w:t>
      </w:r>
      <w:r w:rsidR="002D1DCD">
        <w:rPr>
          <w:rFonts w:ascii="Times New Roman" w:hAnsi="Times New Roman" w:cs="Times New Roman"/>
        </w:rPr>
        <w:t>becoming more mobile and invasive due to having no more “boundaries” to where it can go.</w:t>
      </w:r>
      <w:r w:rsidR="006A7961">
        <w:rPr>
          <w:rFonts w:ascii="Times New Roman" w:hAnsi="Times New Roman" w:cs="Times New Roman"/>
        </w:rPr>
        <w:t xml:space="preserve"> </w:t>
      </w:r>
      <w:r w:rsidR="00F5621C">
        <w:rPr>
          <w:rFonts w:ascii="Times New Roman" w:hAnsi="Times New Roman" w:cs="Times New Roman"/>
        </w:rPr>
        <w:t xml:space="preserve">Oncogenes are activated and </w:t>
      </w:r>
      <w:proofErr w:type="gramStart"/>
      <w:r w:rsidR="00F5621C">
        <w:rPr>
          <w:rFonts w:ascii="Times New Roman" w:hAnsi="Times New Roman" w:cs="Times New Roman"/>
        </w:rPr>
        <w:t>hide</w:t>
      </w:r>
      <w:proofErr w:type="gramEnd"/>
      <w:r w:rsidR="00F5621C">
        <w:rPr>
          <w:rFonts w:ascii="Times New Roman" w:hAnsi="Times New Roman" w:cs="Times New Roman"/>
        </w:rPr>
        <w:t xml:space="preserve"> </w:t>
      </w:r>
      <w:proofErr w:type="gramStart"/>
      <w:r w:rsidR="00F5621C">
        <w:rPr>
          <w:rFonts w:ascii="Times New Roman" w:hAnsi="Times New Roman" w:cs="Times New Roman"/>
        </w:rPr>
        <w:t>the cancer</w:t>
      </w:r>
      <w:proofErr w:type="gramEnd"/>
      <w:r w:rsidR="00F5621C">
        <w:rPr>
          <w:rFonts w:ascii="Times New Roman" w:hAnsi="Times New Roman" w:cs="Times New Roman"/>
        </w:rPr>
        <w:t xml:space="preserve"> from the immune system so that it can continue to grow uncontrollably, in this patient’s case it was most likely EGFR.</w:t>
      </w:r>
      <w:r w:rsidR="00F5621C">
        <w:rPr>
          <w:rFonts w:ascii="Times New Roman" w:hAnsi="Times New Roman" w:cs="Times New Roman"/>
        </w:rPr>
        <w:t xml:space="preserve"> </w:t>
      </w:r>
      <w:r w:rsidR="009D1F31">
        <w:rPr>
          <w:rFonts w:ascii="Times New Roman" w:hAnsi="Times New Roman" w:cs="Times New Roman"/>
        </w:rPr>
        <w:t>When proliferating, cancer cells may develop different mechanisms and characteristics than the original cell, which can help it become mobile and invasive.</w:t>
      </w:r>
      <w:r w:rsidR="009D1F31">
        <w:rPr>
          <w:rFonts w:ascii="Times New Roman" w:hAnsi="Times New Roman" w:cs="Times New Roman"/>
        </w:rPr>
        <w:t xml:space="preserve"> </w:t>
      </w:r>
      <w:r w:rsidR="007F5D08">
        <w:rPr>
          <w:rFonts w:ascii="Times New Roman" w:hAnsi="Times New Roman" w:cs="Times New Roman"/>
        </w:rPr>
        <w:t>The cancer will then</w:t>
      </w:r>
      <w:r w:rsidR="007B225A">
        <w:rPr>
          <w:rFonts w:ascii="Times New Roman" w:hAnsi="Times New Roman" w:cs="Times New Roman"/>
        </w:rPr>
        <w:t xml:space="preserve"> begin secreting VEGF, </w:t>
      </w:r>
      <w:proofErr w:type="spellStart"/>
      <w:r w:rsidR="007B225A">
        <w:rPr>
          <w:rFonts w:ascii="Times New Roman" w:hAnsi="Times New Roman" w:cs="Times New Roman"/>
        </w:rPr>
        <w:t>BfGF</w:t>
      </w:r>
      <w:proofErr w:type="spellEnd"/>
      <w:r w:rsidR="007B225A">
        <w:rPr>
          <w:rFonts w:ascii="Times New Roman" w:hAnsi="Times New Roman" w:cs="Times New Roman"/>
        </w:rPr>
        <w:t xml:space="preserve">, or PDGF </w:t>
      </w:r>
      <w:proofErr w:type="gramStart"/>
      <w:r w:rsidR="007B225A">
        <w:rPr>
          <w:rFonts w:ascii="Times New Roman" w:hAnsi="Times New Roman" w:cs="Times New Roman"/>
        </w:rPr>
        <w:t>in order to</w:t>
      </w:r>
      <w:proofErr w:type="gramEnd"/>
      <w:r w:rsidR="007B225A">
        <w:rPr>
          <w:rFonts w:ascii="Times New Roman" w:hAnsi="Times New Roman" w:cs="Times New Roman"/>
        </w:rPr>
        <w:t xml:space="preserve"> initiate angiogenesis. Angiogenesis allows for new blood vessels to be formed and </w:t>
      </w:r>
      <w:proofErr w:type="gramStart"/>
      <w:r w:rsidR="007B225A">
        <w:rPr>
          <w:rFonts w:ascii="Times New Roman" w:hAnsi="Times New Roman" w:cs="Times New Roman"/>
        </w:rPr>
        <w:t>provide</w:t>
      </w:r>
      <w:proofErr w:type="gramEnd"/>
      <w:r w:rsidR="007B225A">
        <w:rPr>
          <w:rFonts w:ascii="Times New Roman" w:hAnsi="Times New Roman" w:cs="Times New Roman"/>
        </w:rPr>
        <w:t xml:space="preserve"> </w:t>
      </w:r>
      <w:proofErr w:type="gramStart"/>
      <w:r w:rsidR="007B225A">
        <w:rPr>
          <w:rFonts w:ascii="Times New Roman" w:hAnsi="Times New Roman" w:cs="Times New Roman"/>
        </w:rPr>
        <w:t>the cancer</w:t>
      </w:r>
      <w:proofErr w:type="gramEnd"/>
      <w:r w:rsidR="007B225A">
        <w:rPr>
          <w:rFonts w:ascii="Times New Roman" w:hAnsi="Times New Roman" w:cs="Times New Roman"/>
        </w:rPr>
        <w:t xml:space="preserve"> with </w:t>
      </w:r>
      <w:r w:rsidR="00175192">
        <w:rPr>
          <w:rFonts w:ascii="Times New Roman" w:hAnsi="Times New Roman" w:cs="Times New Roman"/>
        </w:rPr>
        <w:t xml:space="preserve">the nutrients it needs to keep growing. </w:t>
      </w:r>
      <w:r w:rsidR="00065F21">
        <w:rPr>
          <w:rFonts w:ascii="Times New Roman" w:hAnsi="Times New Roman" w:cs="Times New Roman"/>
        </w:rPr>
        <w:t>Creating and forming new blood vessels also makes it easier for the cancer to metastasize somewhere else in the body</w:t>
      </w:r>
      <w:r w:rsidR="002D1AA1">
        <w:rPr>
          <w:rFonts w:ascii="Times New Roman" w:hAnsi="Times New Roman" w:cs="Times New Roman"/>
        </w:rPr>
        <w:t>. The patient had symptoms of feeling shaky inside and having shadow vision which could be a side effect of her cancer treatment but also an indication of metastasis to the brain.</w:t>
      </w:r>
      <w:r w:rsidR="003B4C3E">
        <w:rPr>
          <w:rFonts w:ascii="Times New Roman" w:hAnsi="Times New Roman" w:cs="Times New Roman"/>
        </w:rPr>
        <w:t xml:space="preserve"> Metastasis occurs</w:t>
      </w:r>
      <w:r w:rsidR="0030086A">
        <w:rPr>
          <w:rFonts w:ascii="Times New Roman" w:hAnsi="Times New Roman" w:cs="Times New Roman"/>
        </w:rPr>
        <w:t xml:space="preserve"> when cancer cells detach from the primary tumor in the original location and invade the tissue surrounding it</w:t>
      </w:r>
      <w:r w:rsidR="00393055">
        <w:rPr>
          <w:rFonts w:ascii="Times New Roman" w:hAnsi="Times New Roman" w:cs="Times New Roman"/>
        </w:rPr>
        <w:t xml:space="preserve">. Once the cells invade far enough, they </w:t>
      </w:r>
      <w:proofErr w:type="gramStart"/>
      <w:r w:rsidR="00393055">
        <w:rPr>
          <w:rFonts w:ascii="Times New Roman" w:hAnsi="Times New Roman" w:cs="Times New Roman"/>
        </w:rPr>
        <w:t>are able to</w:t>
      </w:r>
      <w:proofErr w:type="gramEnd"/>
      <w:r w:rsidR="00393055">
        <w:rPr>
          <w:rFonts w:ascii="Times New Roman" w:hAnsi="Times New Roman" w:cs="Times New Roman"/>
        </w:rPr>
        <w:t xml:space="preserve"> penetrate blood vessels and travel anywhere in the body.</w:t>
      </w:r>
      <w:r w:rsidR="00480E9D">
        <w:rPr>
          <w:rFonts w:ascii="Times New Roman" w:hAnsi="Times New Roman" w:cs="Times New Roman"/>
        </w:rPr>
        <w:t xml:space="preserve"> Cancer cells may also reach lymphatic tissue, which is found in abundance in the lungs</w:t>
      </w:r>
      <w:r w:rsidR="00E65CBF">
        <w:rPr>
          <w:rFonts w:ascii="Times New Roman" w:hAnsi="Times New Roman" w:cs="Times New Roman"/>
        </w:rPr>
        <w:t>.</w:t>
      </w:r>
      <w:r w:rsidR="00E924AE">
        <w:rPr>
          <w:rFonts w:ascii="Times New Roman" w:hAnsi="Times New Roman" w:cs="Times New Roman"/>
        </w:rPr>
        <w:t xml:space="preserve"> Some cells may be destroyed in the circulatory system by </w:t>
      </w:r>
      <w:r w:rsidR="00634D18">
        <w:rPr>
          <w:rFonts w:ascii="Times New Roman" w:hAnsi="Times New Roman" w:cs="Times New Roman"/>
        </w:rPr>
        <w:t xml:space="preserve">turbulent blood flow or immune cells </w:t>
      </w:r>
      <w:r w:rsidR="00634D18">
        <w:rPr>
          <w:rFonts w:ascii="Times New Roman" w:hAnsi="Times New Roman" w:cs="Times New Roman"/>
        </w:rPr>
        <w:lastRenderedPageBreak/>
        <w:t xml:space="preserve">but there are ways for it to survive. When cancer cells form </w:t>
      </w:r>
      <w:r w:rsidR="00B76312">
        <w:rPr>
          <w:rFonts w:ascii="Times New Roman" w:hAnsi="Times New Roman" w:cs="Times New Roman"/>
        </w:rPr>
        <w:t xml:space="preserve">groups or clusters with platelets or fibrin deposits, it can be protected from destruction. </w:t>
      </w:r>
      <w:r w:rsidR="00784C21">
        <w:rPr>
          <w:rFonts w:ascii="Times New Roman" w:hAnsi="Times New Roman" w:cs="Times New Roman"/>
        </w:rPr>
        <w:t>This protective shield from the immune system prevents the cancer from being identified and attacked by natural killer cells</w:t>
      </w:r>
      <w:r w:rsidR="003D097C">
        <w:rPr>
          <w:rFonts w:ascii="Times New Roman" w:hAnsi="Times New Roman" w:cs="Times New Roman"/>
        </w:rPr>
        <w:t xml:space="preserve">. </w:t>
      </w:r>
      <w:proofErr w:type="gramStart"/>
      <w:r w:rsidR="003D097C">
        <w:rPr>
          <w:rFonts w:ascii="Times New Roman" w:hAnsi="Times New Roman" w:cs="Times New Roman"/>
        </w:rPr>
        <w:t>In order to</w:t>
      </w:r>
      <w:proofErr w:type="gramEnd"/>
      <w:r w:rsidR="003D097C">
        <w:rPr>
          <w:rFonts w:ascii="Times New Roman" w:hAnsi="Times New Roman" w:cs="Times New Roman"/>
        </w:rPr>
        <w:t xml:space="preserve"> reach the brain, </w:t>
      </w:r>
      <w:proofErr w:type="gramStart"/>
      <w:r w:rsidR="003D097C">
        <w:rPr>
          <w:rFonts w:ascii="Times New Roman" w:hAnsi="Times New Roman" w:cs="Times New Roman"/>
        </w:rPr>
        <w:t>the cancer</w:t>
      </w:r>
      <w:proofErr w:type="gramEnd"/>
      <w:r w:rsidR="003D097C">
        <w:rPr>
          <w:rFonts w:ascii="Times New Roman" w:hAnsi="Times New Roman" w:cs="Times New Roman"/>
        </w:rPr>
        <w:t xml:space="preserve"> must first get past the blood-brain </w:t>
      </w:r>
      <w:proofErr w:type="gramStart"/>
      <w:r w:rsidR="003D097C">
        <w:rPr>
          <w:rFonts w:ascii="Times New Roman" w:hAnsi="Times New Roman" w:cs="Times New Roman"/>
        </w:rPr>
        <w:t>barrier</w:t>
      </w:r>
      <w:r w:rsidR="00880DC2">
        <w:rPr>
          <w:rFonts w:ascii="Times New Roman" w:hAnsi="Times New Roman" w:cs="Times New Roman"/>
        </w:rPr>
        <w:t>,</w:t>
      </w:r>
      <w:proofErr w:type="gramEnd"/>
      <w:r w:rsidR="00880DC2">
        <w:rPr>
          <w:rFonts w:ascii="Times New Roman" w:hAnsi="Times New Roman" w:cs="Times New Roman"/>
        </w:rPr>
        <w:t xml:space="preserve"> it does this by adhering to brain capillary endothelium</w:t>
      </w:r>
      <w:r w:rsidR="00B2583E">
        <w:rPr>
          <w:rFonts w:ascii="Times New Roman" w:hAnsi="Times New Roman" w:cs="Times New Roman"/>
        </w:rPr>
        <w:t xml:space="preserve">. </w:t>
      </w:r>
      <w:r w:rsidR="008F78CE">
        <w:rPr>
          <w:rFonts w:ascii="Times New Roman" w:hAnsi="Times New Roman" w:cs="Times New Roman"/>
        </w:rPr>
        <w:t xml:space="preserve">Once the cancer has arrived at the brain, it penetrates vessel walls to </w:t>
      </w:r>
      <w:r w:rsidR="005E272E">
        <w:rPr>
          <w:rFonts w:ascii="Times New Roman" w:hAnsi="Times New Roman" w:cs="Times New Roman"/>
        </w:rPr>
        <w:t>enter the tissue.</w:t>
      </w:r>
      <w:r w:rsidR="001A4049">
        <w:rPr>
          <w:rFonts w:ascii="Times New Roman" w:hAnsi="Times New Roman" w:cs="Times New Roman"/>
        </w:rPr>
        <w:t xml:space="preserve"> Just as before when the cancer </w:t>
      </w:r>
      <w:r w:rsidR="007D43D2">
        <w:rPr>
          <w:rFonts w:ascii="Times New Roman" w:hAnsi="Times New Roman" w:cs="Times New Roman"/>
        </w:rPr>
        <w:t xml:space="preserve">produced VEGF and initiated angiogenesis, the same process will then happen in the brain. </w:t>
      </w:r>
      <w:r w:rsidR="007D43D2">
        <w:rPr>
          <w:rFonts w:ascii="Times New Roman" w:hAnsi="Times New Roman" w:cs="Times New Roman"/>
        </w:rPr>
        <w:t xml:space="preserve">Mesenchymal-to-epithelial transition </w:t>
      </w:r>
      <w:proofErr w:type="gramStart"/>
      <w:r w:rsidR="007D43D2">
        <w:rPr>
          <w:rFonts w:ascii="Times New Roman" w:hAnsi="Times New Roman" w:cs="Times New Roman"/>
        </w:rPr>
        <w:t>allows for</w:t>
      </w:r>
      <w:proofErr w:type="gramEnd"/>
      <w:r w:rsidR="007D43D2">
        <w:rPr>
          <w:rFonts w:ascii="Times New Roman" w:hAnsi="Times New Roman" w:cs="Times New Roman"/>
        </w:rPr>
        <w:t xml:space="preserve"> cancer cells to proliferate, secrete chemokines, and proteins. Hypoxia-inducible factor 1α triggers the production of VEGF</w:t>
      </w:r>
      <w:r w:rsidR="00855FA7">
        <w:rPr>
          <w:rFonts w:ascii="Times New Roman" w:hAnsi="Times New Roman" w:cs="Times New Roman"/>
        </w:rPr>
        <w:t xml:space="preserve"> in the brain and form new blood vessels for the tumor.</w:t>
      </w:r>
    </w:p>
    <w:p w14:paraId="4556A4B7" w14:textId="3BC21CA4" w:rsidR="005624DA" w:rsidRDefault="005624DA" w:rsidP="00736622">
      <w:pPr>
        <w:spacing w:line="48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In regards to</w:t>
      </w:r>
      <w:proofErr w:type="gramEnd"/>
      <w:r>
        <w:rPr>
          <w:rFonts w:ascii="Times New Roman" w:hAnsi="Times New Roman" w:cs="Times New Roman"/>
        </w:rPr>
        <w:t xml:space="preserve"> the patient’s symptoms of feeling shaky inside and having shadow vision, the tumor may have developed </w:t>
      </w:r>
      <w:proofErr w:type="spellStart"/>
      <w:r>
        <w:rPr>
          <w:rFonts w:ascii="Times New Roman" w:hAnsi="Times New Roman" w:cs="Times New Roman"/>
        </w:rPr>
        <w:t>mets</w:t>
      </w:r>
      <w:proofErr w:type="spellEnd"/>
      <w:r>
        <w:rPr>
          <w:rFonts w:ascii="Times New Roman" w:hAnsi="Times New Roman" w:cs="Times New Roman"/>
        </w:rPr>
        <w:t xml:space="preserve"> in the occipital </w:t>
      </w:r>
      <w:r w:rsidR="00197A07">
        <w:rPr>
          <w:rFonts w:ascii="Times New Roman" w:hAnsi="Times New Roman" w:cs="Times New Roman"/>
        </w:rPr>
        <w:t>lobe or cere</w:t>
      </w:r>
      <w:r w:rsidR="00A21F19">
        <w:rPr>
          <w:rFonts w:ascii="Times New Roman" w:hAnsi="Times New Roman" w:cs="Times New Roman"/>
        </w:rPr>
        <w:t>bellum</w:t>
      </w:r>
      <w:r w:rsidR="00AD6E48">
        <w:rPr>
          <w:rFonts w:ascii="Times New Roman" w:hAnsi="Times New Roman" w:cs="Times New Roman"/>
        </w:rPr>
        <w:t xml:space="preserve"> (Costello</w:t>
      </w:r>
      <w:r w:rsidR="00B13D8F">
        <w:rPr>
          <w:rFonts w:ascii="Times New Roman" w:hAnsi="Times New Roman" w:cs="Times New Roman"/>
        </w:rPr>
        <w:t>, 2025)</w:t>
      </w:r>
      <w:r w:rsidR="00197A07">
        <w:rPr>
          <w:rFonts w:ascii="Times New Roman" w:hAnsi="Times New Roman" w:cs="Times New Roman"/>
        </w:rPr>
        <w:t>.</w:t>
      </w:r>
      <w:r w:rsidR="00A21F19">
        <w:rPr>
          <w:rFonts w:ascii="Times New Roman" w:hAnsi="Times New Roman" w:cs="Times New Roman"/>
        </w:rPr>
        <w:t xml:space="preserve"> </w:t>
      </w:r>
      <w:r w:rsidR="00C949D2">
        <w:rPr>
          <w:rFonts w:ascii="Times New Roman" w:hAnsi="Times New Roman" w:cs="Times New Roman"/>
        </w:rPr>
        <w:t xml:space="preserve">The shadow vision that the patient complains of </w:t>
      </w:r>
      <w:r w:rsidR="00226076">
        <w:rPr>
          <w:rFonts w:ascii="Times New Roman" w:hAnsi="Times New Roman" w:cs="Times New Roman"/>
        </w:rPr>
        <w:t xml:space="preserve">may be due to having the cancer spread to the occipital lobe, which is the primary </w:t>
      </w:r>
      <w:r w:rsidR="00226B08">
        <w:rPr>
          <w:rFonts w:ascii="Times New Roman" w:hAnsi="Times New Roman" w:cs="Times New Roman"/>
        </w:rPr>
        <w:t xml:space="preserve">visual cortex in the brain. The feelings of internal shakiness may indicate </w:t>
      </w:r>
      <w:r w:rsidR="00D447CE">
        <w:rPr>
          <w:rFonts w:ascii="Times New Roman" w:hAnsi="Times New Roman" w:cs="Times New Roman"/>
        </w:rPr>
        <w:t>new growth in the cerebellum, which is the center for coordination and balance.</w:t>
      </w:r>
      <w:r w:rsidR="007228BA">
        <w:rPr>
          <w:rFonts w:ascii="Times New Roman" w:hAnsi="Times New Roman" w:cs="Times New Roman"/>
        </w:rPr>
        <w:t xml:space="preserve"> Whenever cancer develops or spreads to the brain, wherever the new growth occurs is where </w:t>
      </w:r>
      <w:r w:rsidR="007228BA" w:rsidRPr="00736622">
        <w:rPr>
          <w:rFonts w:ascii="Times New Roman" w:hAnsi="Times New Roman" w:cs="Times New Roman"/>
        </w:rPr>
        <w:t xml:space="preserve">deficits will be seen. </w:t>
      </w:r>
    </w:p>
    <w:p w14:paraId="6682BD24" w14:textId="11ABAC3C" w:rsidR="00A03788" w:rsidRDefault="00736622" w:rsidP="00736622">
      <w:pPr>
        <w:spacing w:line="480" w:lineRule="auto"/>
        <w:rPr>
          <w:rFonts w:ascii="Times New Roman" w:hAnsi="Times New Roman" w:cs="Times New Roman"/>
        </w:rPr>
      </w:pPr>
      <w:r>
        <w:rPr>
          <w:rFonts w:ascii="Times New Roman" w:hAnsi="Times New Roman" w:cs="Times New Roman"/>
        </w:rPr>
        <w:tab/>
        <w:t xml:space="preserve">The patient had presented with </w:t>
      </w:r>
      <w:r w:rsidR="00E46639">
        <w:rPr>
          <w:rFonts w:ascii="Times New Roman" w:hAnsi="Times New Roman" w:cs="Times New Roman"/>
        </w:rPr>
        <w:t xml:space="preserve">a CO2 level of 21 </w:t>
      </w:r>
      <w:proofErr w:type="spellStart"/>
      <w:r w:rsidR="00E46639">
        <w:rPr>
          <w:rFonts w:ascii="Times New Roman" w:hAnsi="Times New Roman" w:cs="Times New Roman"/>
        </w:rPr>
        <w:t>mEq</w:t>
      </w:r>
      <w:proofErr w:type="spellEnd"/>
      <w:r w:rsidR="00E46639">
        <w:rPr>
          <w:rFonts w:ascii="Times New Roman" w:hAnsi="Times New Roman" w:cs="Times New Roman"/>
        </w:rPr>
        <w:t xml:space="preserve">/L when the normal range is 22-26 </w:t>
      </w:r>
      <w:proofErr w:type="spellStart"/>
      <w:r w:rsidR="00E46639">
        <w:rPr>
          <w:rFonts w:ascii="Times New Roman" w:hAnsi="Times New Roman" w:cs="Times New Roman"/>
        </w:rPr>
        <w:t>mEq</w:t>
      </w:r>
      <w:proofErr w:type="spellEnd"/>
      <w:r w:rsidR="00E46639">
        <w:rPr>
          <w:rFonts w:ascii="Times New Roman" w:hAnsi="Times New Roman" w:cs="Times New Roman"/>
        </w:rPr>
        <w:t>/L. This finding may be</w:t>
      </w:r>
      <w:r w:rsidR="007D7715">
        <w:rPr>
          <w:rFonts w:ascii="Times New Roman" w:hAnsi="Times New Roman" w:cs="Times New Roman"/>
        </w:rPr>
        <w:t xml:space="preserve"> linked back to the patient’s cancer, given that </w:t>
      </w:r>
      <w:proofErr w:type="spellStart"/>
      <w:proofErr w:type="gramStart"/>
      <w:r w:rsidR="007D7715">
        <w:rPr>
          <w:rFonts w:ascii="Times New Roman" w:hAnsi="Times New Roman" w:cs="Times New Roman"/>
        </w:rPr>
        <w:t>its</w:t>
      </w:r>
      <w:proofErr w:type="spellEnd"/>
      <w:proofErr w:type="gramEnd"/>
      <w:r w:rsidR="007D7715">
        <w:rPr>
          <w:rFonts w:ascii="Times New Roman" w:hAnsi="Times New Roman" w:cs="Times New Roman"/>
        </w:rPr>
        <w:t xml:space="preserve"> in her lungs.</w:t>
      </w:r>
      <w:r w:rsidR="00E4022B">
        <w:rPr>
          <w:rFonts w:ascii="Times New Roman" w:hAnsi="Times New Roman" w:cs="Times New Roman"/>
        </w:rPr>
        <w:t xml:space="preserve"> The</w:t>
      </w:r>
      <w:r w:rsidR="00957752">
        <w:rPr>
          <w:rFonts w:ascii="Times New Roman" w:hAnsi="Times New Roman" w:cs="Times New Roman"/>
        </w:rPr>
        <w:t xml:space="preserve"> patient also struggles with anxiety, which can cause hyperventilation </w:t>
      </w:r>
      <w:r w:rsidR="00323343">
        <w:rPr>
          <w:rFonts w:ascii="Times New Roman" w:hAnsi="Times New Roman" w:cs="Times New Roman"/>
        </w:rPr>
        <w:t xml:space="preserve">and exhalation of CO2. </w:t>
      </w:r>
      <w:r w:rsidR="00BC5C28">
        <w:rPr>
          <w:rFonts w:ascii="Times New Roman" w:hAnsi="Times New Roman" w:cs="Times New Roman"/>
        </w:rPr>
        <w:t>The patient also had</w:t>
      </w:r>
      <w:r w:rsidR="000442AF">
        <w:rPr>
          <w:rFonts w:ascii="Times New Roman" w:hAnsi="Times New Roman" w:cs="Times New Roman"/>
        </w:rPr>
        <w:t xml:space="preserve"> a glucose level of 103 mg/dL when the normal range is 70-100 mg/dL. While the glucose level isn’t extremely out of range, </w:t>
      </w:r>
      <w:r w:rsidR="00015197">
        <w:rPr>
          <w:rFonts w:ascii="Times New Roman" w:hAnsi="Times New Roman" w:cs="Times New Roman"/>
        </w:rPr>
        <w:t>the abnormal value may be related back to the stress that the patient is dealing with</w:t>
      </w:r>
      <w:r w:rsidR="002C1C5E">
        <w:rPr>
          <w:rFonts w:ascii="Times New Roman" w:hAnsi="Times New Roman" w:cs="Times New Roman"/>
        </w:rPr>
        <w:t xml:space="preserve"> (</w:t>
      </w:r>
      <w:r w:rsidR="00343E83">
        <w:rPr>
          <w:rFonts w:ascii="Times New Roman" w:hAnsi="Times New Roman" w:cs="Times New Roman"/>
        </w:rPr>
        <w:t>McCance et al., 2023)</w:t>
      </w:r>
      <w:r w:rsidR="00015197">
        <w:rPr>
          <w:rFonts w:ascii="Times New Roman" w:hAnsi="Times New Roman" w:cs="Times New Roman"/>
        </w:rPr>
        <w:t xml:space="preserve">. Cancer and hospital stays can cause a great deal of anxiety, stress, and </w:t>
      </w:r>
      <w:r w:rsidR="000A74BA">
        <w:rPr>
          <w:rFonts w:ascii="Times New Roman" w:hAnsi="Times New Roman" w:cs="Times New Roman"/>
        </w:rPr>
        <w:t>burdens</w:t>
      </w:r>
      <w:r w:rsidR="00015197">
        <w:rPr>
          <w:rFonts w:ascii="Times New Roman" w:hAnsi="Times New Roman" w:cs="Times New Roman"/>
        </w:rPr>
        <w:t xml:space="preserve"> on patients. When </w:t>
      </w:r>
      <w:r w:rsidR="0055552E">
        <w:rPr>
          <w:rFonts w:ascii="Times New Roman" w:hAnsi="Times New Roman" w:cs="Times New Roman"/>
        </w:rPr>
        <w:t xml:space="preserve">a patient feels anxious, the </w:t>
      </w:r>
      <w:r w:rsidR="000A74BA">
        <w:rPr>
          <w:rFonts w:ascii="Times New Roman" w:hAnsi="Times New Roman" w:cs="Times New Roman"/>
        </w:rPr>
        <w:lastRenderedPageBreak/>
        <w:t>sympathetic nervous system (SNS)</w:t>
      </w:r>
      <w:r w:rsidR="0055552E">
        <w:rPr>
          <w:rFonts w:ascii="Times New Roman" w:hAnsi="Times New Roman" w:cs="Times New Roman"/>
        </w:rPr>
        <w:t xml:space="preserve"> is activated and causes an increased amount of glucose to be produced. This is so that the body has enough energy to fight and attack whatever the offender or challenge is. Stimulation of the </w:t>
      </w:r>
      <w:r w:rsidR="000A74BA">
        <w:rPr>
          <w:rFonts w:ascii="Times New Roman" w:hAnsi="Times New Roman" w:cs="Times New Roman"/>
        </w:rPr>
        <w:t>SNS</w:t>
      </w:r>
      <w:r w:rsidR="0055552E">
        <w:rPr>
          <w:rFonts w:ascii="Times New Roman" w:hAnsi="Times New Roman" w:cs="Times New Roman"/>
        </w:rPr>
        <w:t xml:space="preserve"> may also lead to increased </w:t>
      </w:r>
      <w:r w:rsidR="00680242">
        <w:rPr>
          <w:rFonts w:ascii="Times New Roman" w:hAnsi="Times New Roman" w:cs="Times New Roman"/>
        </w:rPr>
        <w:t xml:space="preserve">respiratory </w:t>
      </w:r>
      <w:proofErr w:type="gramStart"/>
      <w:r w:rsidR="00680242">
        <w:rPr>
          <w:rFonts w:ascii="Times New Roman" w:hAnsi="Times New Roman" w:cs="Times New Roman"/>
        </w:rPr>
        <w:t>rate</w:t>
      </w:r>
      <w:proofErr w:type="gramEnd"/>
      <w:r w:rsidR="00680242">
        <w:rPr>
          <w:rFonts w:ascii="Times New Roman" w:hAnsi="Times New Roman" w:cs="Times New Roman"/>
        </w:rPr>
        <w:t xml:space="preserve"> which can lower CO</w:t>
      </w:r>
      <w:r w:rsidR="00680242" w:rsidRPr="009F1DB9">
        <w:rPr>
          <w:rFonts w:ascii="Times New Roman" w:hAnsi="Times New Roman" w:cs="Times New Roman"/>
          <w:vertAlign w:val="subscript"/>
        </w:rPr>
        <w:t>2</w:t>
      </w:r>
      <w:r w:rsidR="00680242">
        <w:rPr>
          <w:rFonts w:ascii="Times New Roman" w:hAnsi="Times New Roman" w:cs="Times New Roman"/>
        </w:rPr>
        <w:t xml:space="preserve"> levels. The total protein level was also out of range at</w:t>
      </w:r>
      <w:r w:rsidR="00E340AF">
        <w:rPr>
          <w:rFonts w:ascii="Times New Roman" w:hAnsi="Times New Roman" w:cs="Times New Roman"/>
        </w:rPr>
        <w:t xml:space="preserve"> 9.4 g/dL when the normal range is 6-8 g/dL. </w:t>
      </w:r>
      <w:r w:rsidR="009F3EBD">
        <w:rPr>
          <w:rFonts w:ascii="Times New Roman" w:hAnsi="Times New Roman" w:cs="Times New Roman"/>
        </w:rPr>
        <w:t xml:space="preserve">This value may be impacted by numerous things such as dehydration, </w:t>
      </w:r>
      <w:r w:rsidR="00195BEC">
        <w:rPr>
          <w:rFonts w:ascii="Times New Roman" w:hAnsi="Times New Roman" w:cs="Times New Roman"/>
        </w:rPr>
        <w:t>cancer-related inflammatory response, and abnormal protein production from the cancer itself</w:t>
      </w:r>
      <w:r w:rsidR="00D60925">
        <w:rPr>
          <w:rFonts w:ascii="Times New Roman" w:hAnsi="Times New Roman" w:cs="Times New Roman"/>
        </w:rPr>
        <w:t xml:space="preserve"> (Hockenberry et al., 2024)</w:t>
      </w:r>
      <w:r w:rsidR="00195BEC">
        <w:rPr>
          <w:rFonts w:ascii="Times New Roman" w:hAnsi="Times New Roman" w:cs="Times New Roman"/>
        </w:rPr>
        <w:t xml:space="preserve">. </w:t>
      </w:r>
      <w:r w:rsidR="00FA49BD">
        <w:rPr>
          <w:rFonts w:ascii="Times New Roman" w:hAnsi="Times New Roman" w:cs="Times New Roman"/>
        </w:rPr>
        <w:t xml:space="preserve">When fluid intake is decreased, it </w:t>
      </w:r>
      <w:proofErr w:type="gramStart"/>
      <w:r w:rsidR="00FA49BD">
        <w:rPr>
          <w:rFonts w:ascii="Times New Roman" w:hAnsi="Times New Roman" w:cs="Times New Roman"/>
        </w:rPr>
        <w:t>make</w:t>
      </w:r>
      <w:proofErr w:type="gramEnd"/>
      <w:r w:rsidR="00FA49BD">
        <w:rPr>
          <w:rFonts w:ascii="Times New Roman" w:hAnsi="Times New Roman" w:cs="Times New Roman"/>
        </w:rPr>
        <w:t xml:space="preserve"> the blood more concentrated with</w:t>
      </w:r>
      <w:r w:rsidR="000A7C63">
        <w:rPr>
          <w:rFonts w:ascii="Times New Roman" w:hAnsi="Times New Roman" w:cs="Times New Roman"/>
        </w:rPr>
        <w:t xml:space="preserve"> other things like protein, which would explain the abnormal finding. It could also be due to </w:t>
      </w:r>
      <w:r w:rsidR="00E56F23">
        <w:rPr>
          <w:rFonts w:ascii="Times New Roman" w:hAnsi="Times New Roman" w:cs="Times New Roman"/>
        </w:rPr>
        <w:t>the inflammatory response triggered by cancer</w:t>
      </w:r>
      <w:r w:rsidR="004C0526">
        <w:rPr>
          <w:rFonts w:ascii="Times New Roman" w:hAnsi="Times New Roman" w:cs="Times New Roman"/>
        </w:rPr>
        <w:t>, t</w:t>
      </w:r>
      <w:r w:rsidR="00E56F23">
        <w:rPr>
          <w:rFonts w:ascii="Times New Roman" w:hAnsi="Times New Roman" w:cs="Times New Roman"/>
        </w:rPr>
        <w:t>he liver</w:t>
      </w:r>
      <w:r w:rsidR="004C0526">
        <w:rPr>
          <w:rFonts w:ascii="Times New Roman" w:hAnsi="Times New Roman" w:cs="Times New Roman"/>
        </w:rPr>
        <w:t xml:space="preserve"> produced acute phase proteins in response to the inflammation</w:t>
      </w:r>
      <w:r w:rsidR="00393969">
        <w:rPr>
          <w:rFonts w:ascii="Times New Roman" w:hAnsi="Times New Roman" w:cs="Times New Roman"/>
        </w:rPr>
        <w:t>.</w:t>
      </w:r>
    </w:p>
    <w:p w14:paraId="58F32D58" w14:textId="6A3EEC9C" w:rsidR="00343E83" w:rsidRDefault="00343E83" w:rsidP="00A03788">
      <w:pPr>
        <w:spacing w:line="480" w:lineRule="auto"/>
        <w:ind w:firstLine="720"/>
        <w:rPr>
          <w:rFonts w:ascii="Times New Roman" w:hAnsi="Times New Roman" w:cs="Times New Roman"/>
        </w:rPr>
      </w:pPr>
      <w:r>
        <w:rPr>
          <w:rFonts w:ascii="Times New Roman" w:hAnsi="Times New Roman" w:cs="Times New Roman"/>
        </w:rPr>
        <w:t>The patient also had a CT and XR done</w:t>
      </w:r>
      <w:r w:rsidR="00A03788">
        <w:rPr>
          <w:rFonts w:ascii="Times New Roman" w:hAnsi="Times New Roman" w:cs="Times New Roman"/>
        </w:rPr>
        <w:t xml:space="preserve">. The CT showed no </w:t>
      </w:r>
      <w:r w:rsidR="00231350">
        <w:rPr>
          <w:rFonts w:ascii="Times New Roman" w:hAnsi="Times New Roman" w:cs="Times New Roman"/>
        </w:rPr>
        <w:t xml:space="preserve">findings in the brain while the XR of the chest had some findings. </w:t>
      </w:r>
      <w:r w:rsidR="006753B9">
        <w:rPr>
          <w:rFonts w:ascii="Times New Roman" w:hAnsi="Times New Roman" w:cs="Times New Roman"/>
        </w:rPr>
        <w:t xml:space="preserve">There was a noted abnormality in the left lung </w:t>
      </w:r>
      <w:r w:rsidR="00372C46">
        <w:rPr>
          <w:rFonts w:ascii="Times New Roman" w:hAnsi="Times New Roman" w:cs="Times New Roman"/>
        </w:rPr>
        <w:t xml:space="preserve">behind the heart </w:t>
      </w:r>
      <w:r w:rsidR="006753B9">
        <w:rPr>
          <w:rFonts w:ascii="Times New Roman" w:hAnsi="Times New Roman" w:cs="Times New Roman"/>
        </w:rPr>
        <w:t>that</w:t>
      </w:r>
      <w:r w:rsidR="00515F6C">
        <w:rPr>
          <w:rFonts w:ascii="Times New Roman" w:hAnsi="Times New Roman" w:cs="Times New Roman"/>
        </w:rPr>
        <w:t xml:space="preserve"> may indicate atelectasis</w:t>
      </w:r>
      <w:r w:rsidR="00770DB3">
        <w:rPr>
          <w:rFonts w:ascii="Times New Roman" w:hAnsi="Times New Roman" w:cs="Times New Roman"/>
        </w:rPr>
        <w:t xml:space="preserve"> </w:t>
      </w:r>
      <w:r w:rsidR="004C266E">
        <w:rPr>
          <w:rFonts w:ascii="Times New Roman" w:hAnsi="Times New Roman" w:cs="Times New Roman"/>
        </w:rPr>
        <w:t>with infiltration</w:t>
      </w:r>
      <w:r w:rsidR="00515F6C">
        <w:rPr>
          <w:rFonts w:ascii="Times New Roman" w:hAnsi="Times New Roman" w:cs="Times New Roman"/>
        </w:rPr>
        <w:t xml:space="preserve">. This finding indicates that </w:t>
      </w:r>
      <w:r w:rsidR="00BE0205">
        <w:rPr>
          <w:rFonts w:ascii="Times New Roman" w:hAnsi="Times New Roman" w:cs="Times New Roman"/>
        </w:rPr>
        <w:t xml:space="preserve">there might be partial or a very small </w:t>
      </w:r>
      <w:r w:rsidR="00372C46">
        <w:rPr>
          <w:rFonts w:ascii="Times New Roman" w:hAnsi="Times New Roman" w:cs="Times New Roman"/>
        </w:rPr>
        <w:t>amount of</w:t>
      </w:r>
      <w:r w:rsidR="00BE0205">
        <w:rPr>
          <w:rFonts w:ascii="Times New Roman" w:hAnsi="Times New Roman" w:cs="Times New Roman"/>
        </w:rPr>
        <w:t xml:space="preserve"> </w:t>
      </w:r>
      <w:proofErr w:type="gramStart"/>
      <w:r w:rsidR="00BE0205">
        <w:rPr>
          <w:rFonts w:ascii="Times New Roman" w:hAnsi="Times New Roman" w:cs="Times New Roman"/>
        </w:rPr>
        <w:t>atelectasis</w:t>
      </w:r>
      <w:proofErr w:type="gramEnd"/>
      <w:r w:rsidR="00372C46">
        <w:rPr>
          <w:rFonts w:ascii="Times New Roman" w:hAnsi="Times New Roman" w:cs="Times New Roman"/>
        </w:rPr>
        <w:t xml:space="preserve"> may be present</w:t>
      </w:r>
      <w:r w:rsidR="00644902">
        <w:rPr>
          <w:rFonts w:ascii="Times New Roman" w:hAnsi="Times New Roman" w:cs="Times New Roman"/>
        </w:rPr>
        <w:t xml:space="preserve"> with</w:t>
      </w:r>
      <w:r w:rsidR="000C274C">
        <w:rPr>
          <w:rFonts w:ascii="Times New Roman" w:hAnsi="Times New Roman" w:cs="Times New Roman"/>
        </w:rPr>
        <w:t xml:space="preserve"> some sort of infiltrate</w:t>
      </w:r>
      <w:r w:rsidR="00372C46">
        <w:rPr>
          <w:rFonts w:ascii="Times New Roman" w:hAnsi="Times New Roman" w:cs="Times New Roman"/>
        </w:rPr>
        <w:t xml:space="preserve">. This atelectasis may have developed due to </w:t>
      </w:r>
      <w:r w:rsidR="0005671F">
        <w:rPr>
          <w:rFonts w:ascii="Times New Roman" w:hAnsi="Times New Roman" w:cs="Times New Roman"/>
        </w:rPr>
        <w:t>the patient limiting deep inspirations because of pain in her lungs.</w:t>
      </w:r>
      <w:r w:rsidR="00372C46">
        <w:rPr>
          <w:rFonts w:ascii="Times New Roman" w:hAnsi="Times New Roman" w:cs="Times New Roman"/>
        </w:rPr>
        <w:t xml:space="preserve"> </w:t>
      </w:r>
      <w:r w:rsidR="000C274C">
        <w:rPr>
          <w:rFonts w:ascii="Times New Roman" w:hAnsi="Times New Roman" w:cs="Times New Roman"/>
        </w:rPr>
        <w:t xml:space="preserve">When the patient doesn’t take deep breaths in and </w:t>
      </w:r>
      <w:r w:rsidR="00770DB3">
        <w:rPr>
          <w:rFonts w:ascii="Times New Roman" w:hAnsi="Times New Roman" w:cs="Times New Roman"/>
        </w:rPr>
        <w:t xml:space="preserve">there is a stasis of secretions in the lungs, pneumonia or infection may occur. </w:t>
      </w:r>
      <w:r w:rsidR="004C266E">
        <w:rPr>
          <w:rFonts w:ascii="Times New Roman" w:hAnsi="Times New Roman" w:cs="Times New Roman"/>
        </w:rPr>
        <w:t xml:space="preserve">Development of pneumonia or some sort of respiratory infection </w:t>
      </w:r>
      <w:r w:rsidR="004067B1">
        <w:rPr>
          <w:rFonts w:ascii="Times New Roman" w:hAnsi="Times New Roman" w:cs="Times New Roman"/>
        </w:rPr>
        <w:t>may be from the patient’s immune system being depleted from c</w:t>
      </w:r>
      <w:r w:rsidR="002D1A4E">
        <w:rPr>
          <w:rFonts w:ascii="Times New Roman" w:hAnsi="Times New Roman" w:cs="Times New Roman"/>
        </w:rPr>
        <w:t>hemotherapy and cancer itself.</w:t>
      </w:r>
    </w:p>
    <w:p w14:paraId="1FAA71C9" w14:textId="3031C5EB" w:rsidR="000A721F" w:rsidRDefault="00022B2D" w:rsidP="00A03788">
      <w:pPr>
        <w:spacing w:line="480" w:lineRule="auto"/>
        <w:ind w:firstLine="720"/>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diagnose lung cancer</w:t>
      </w:r>
      <w:r w:rsidR="00F62477">
        <w:rPr>
          <w:rFonts w:ascii="Times New Roman" w:hAnsi="Times New Roman" w:cs="Times New Roman"/>
        </w:rPr>
        <w:t xml:space="preserve"> a patient may undergo diagnostic testing such as chest CT, PET scanning, or chest XR.</w:t>
      </w:r>
      <w:r w:rsidR="00747D3C">
        <w:rPr>
          <w:rFonts w:ascii="Times New Roman" w:hAnsi="Times New Roman" w:cs="Times New Roman"/>
        </w:rPr>
        <w:t xml:space="preserve"> To sample the tissue, the provider may perform </w:t>
      </w:r>
      <w:proofErr w:type="gramStart"/>
      <w:r w:rsidR="00747D3C">
        <w:rPr>
          <w:rFonts w:ascii="Times New Roman" w:hAnsi="Times New Roman" w:cs="Times New Roman"/>
        </w:rPr>
        <w:t>a</w:t>
      </w:r>
      <w:proofErr w:type="gramEnd"/>
      <w:r w:rsidR="00747D3C">
        <w:rPr>
          <w:rFonts w:ascii="Times New Roman" w:hAnsi="Times New Roman" w:cs="Times New Roman"/>
        </w:rPr>
        <w:t xml:space="preserve"> </w:t>
      </w:r>
      <w:r w:rsidR="008C562E">
        <w:rPr>
          <w:rFonts w:ascii="Times New Roman" w:hAnsi="Times New Roman" w:cs="Times New Roman"/>
        </w:rPr>
        <w:t xml:space="preserve">endobronchial </w:t>
      </w:r>
      <w:r w:rsidR="00747D3C">
        <w:rPr>
          <w:rFonts w:ascii="Times New Roman" w:hAnsi="Times New Roman" w:cs="Times New Roman"/>
        </w:rPr>
        <w:t>ultrasound (EBUS)</w:t>
      </w:r>
      <w:r w:rsidR="008C562E">
        <w:rPr>
          <w:rFonts w:ascii="Times New Roman" w:hAnsi="Times New Roman" w:cs="Times New Roman"/>
        </w:rPr>
        <w:t>-guided biopsy</w:t>
      </w:r>
      <w:r w:rsidR="001F09D9">
        <w:rPr>
          <w:rFonts w:ascii="Times New Roman" w:hAnsi="Times New Roman" w:cs="Times New Roman"/>
        </w:rPr>
        <w:t xml:space="preserve"> (</w:t>
      </w:r>
      <w:r w:rsidR="001F09D9">
        <w:t>Bonaduce</w:t>
      </w:r>
      <w:r w:rsidR="001F09D9">
        <w:t>, 2025)</w:t>
      </w:r>
      <w:r w:rsidR="00891E1B">
        <w:rPr>
          <w:rFonts w:ascii="Times New Roman" w:hAnsi="Times New Roman" w:cs="Times New Roman"/>
        </w:rPr>
        <w:t xml:space="preserve">. By sampling the tissue, the provider will be able to determine what chemotherapy may work best </w:t>
      </w:r>
      <w:r w:rsidR="004E230B">
        <w:rPr>
          <w:rFonts w:ascii="Times New Roman" w:hAnsi="Times New Roman" w:cs="Times New Roman"/>
        </w:rPr>
        <w:t xml:space="preserve">and what the tumor originated from if </w:t>
      </w:r>
      <w:r w:rsidR="004E230B">
        <w:rPr>
          <w:rFonts w:ascii="Times New Roman" w:hAnsi="Times New Roman" w:cs="Times New Roman"/>
        </w:rPr>
        <w:lastRenderedPageBreak/>
        <w:t>the biopsy was from a site of metastasis. Once the tissue biopsy is performed and examined, the tumor may be staged</w:t>
      </w:r>
      <w:r w:rsidR="002F627D">
        <w:rPr>
          <w:rFonts w:ascii="Times New Roman" w:hAnsi="Times New Roman" w:cs="Times New Roman"/>
        </w:rPr>
        <w:t xml:space="preserve"> by the TNM classifications. </w:t>
      </w:r>
      <w:r w:rsidR="000E19DC">
        <w:rPr>
          <w:rFonts w:ascii="Times New Roman" w:hAnsi="Times New Roman" w:cs="Times New Roman"/>
        </w:rPr>
        <w:t xml:space="preserve">T indicates the </w:t>
      </w:r>
      <w:r w:rsidR="00B7776C">
        <w:rPr>
          <w:rFonts w:ascii="Times New Roman" w:hAnsi="Times New Roman" w:cs="Times New Roman"/>
        </w:rPr>
        <w:t xml:space="preserve">primary tumor’s size and if there is any local invasion. </w:t>
      </w:r>
      <w:r w:rsidR="00485A55">
        <w:rPr>
          <w:rFonts w:ascii="Times New Roman" w:hAnsi="Times New Roman" w:cs="Times New Roman"/>
        </w:rPr>
        <w:t>N</w:t>
      </w:r>
      <w:r w:rsidR="00B7776C">
        <w:rPr>
          <w:rFonts w:ascii="Times New Roman" w:hAnsi="Times New Roman" w:cs="Times New Roman"/>
        </w:rPr>
        <w:t xml:space="preserve"> </w:t>
      </w:r>
      <w:r w:rsidR="00485A55">
        <w:rPr>
          <w:rFonts w:ascii="Times New Roman" w:hAnsi="Times New Roman" w:cs="Times New Roman"/>
        </w:rPr>
        <w:t>shows if there are any regional lymph node involvement. M classifies if</w:t>
      </w:r>
      <w:r w:rsidR="006440C5">
        <w:rPr>
          <w:rFonts w:ascii="Times New Roman" w:hAnsi="Times New Roman" w:cs="Times New Roman"/>
        </w:rPr>
        <w:t xml:space="preserve"> there are any distant sites of metastasis.</w:t>
      </w:r>
    </w:p>
    <w:p w14:paraId="16026DF2" w14:textId="43B5CADC" w:rsidR="00193763" w:rsidRDefault="00193763" w:rsidP="00A03788">
      <w:pPr>
        <w:spacing w:line="480" w:lineRule="auto"/>
        <w:ind w:firstLine="720"/>
        <w:rPr>
          <w:rFonts w:ascii="Times New Roman" w:hAnsi="Times New Roman" w:cs="Times New Roman"/>
        </w:rPr>
      </w:pPr>
      <w:r>
        <w:rPr>
          <w:rFonts w:ascii="Times New Roman" w:hAnsi="Times New Roman" w:cs="Times New Roman"/>
        </w:rPr>
        <w:t>Treatment of lung cancer can be a long and strenuous process because it is impacted by many factors.</w:t>
      </w:r>
      <w:r w:rsidR="00226E52">
        <w:rPr>
          <w:rFonts w:ascii="Times New Roman" w:hAnsi="Times New Roman" w:cs="Times New Roman"/>
        </w:rPr>
        <w:t xml:space="preserve"> Factors that impact lung cancer treatment include</w:t>
      </w:r>
      <w:r w:rsidR="0001763F">
        <w:rPr>
          <w:rFonts w:ascii="Times New Roman" w:hAnsi="Times New Roman" w:cs="Times New Roman"/>
        </w:rPr>
        <w:t xml:space="preserve"> the cancer type (SCLC vs. NSCLC), location of the tumor, </w:t>
      </w:r>
      <w:r w:rsidR="000750B6">
        <w:rPr>
          <w:rFonts w:ascii="Times New Roman" w:hAnsi="Times New Roman" w:cs="Times New Roman"/>
        </w:rPr>
        <w:t>what kinds of “features” it may have to be resistant to chemotherapy</w:t>
      </w:r>
      <w:r w:rsidR="00C075C8">
        <w:rPr>
          <w:rFonts w:ascii="Times New Roman" w:hAnsi="Times New Roman" w:cs="Times New Roman"/>
        </w:rPr>
        <w:t>, size of the tumor, and so much more</w:t>
      </w:r>
      <w:r w:rsidR="001E7B2A">
        <w:rPr>
          <w:rFonts w:ascii="Times New Roman" w:hAnsi="Times New Roman" w:cs="Times New Roman"/>
        </w:rPr>
        <w:t xml:space="preserve"> (</w:t>
      </w:r>
      <w:r w:rsidR="005602BE">
        <w:rPr>
          <w:rFonts w:ascii="Times New Roman" w:hAnsi="Times New Roman" w:cs="Times New Roman"/>
        </w:rPr>
        <w:t>Burchum et al., 2025)</w:t>
      </w:r>
      <w:r w:rsidR="00C075C8">
        <w:rPr>
          <w:rFonts w:ascii="Times New Roman" w:hAnsi="Times New Roman" w:cs="Times New Roman"/>
        </w:rPr>
        <w:t xml:space="preserve">. </w:t>
      </w:r>
      <w:r w:rsidR="002E3C4B">
        <w:rPr>
          <w:rFonts w:ascii="Times New Roman" w:hAnsi="Times New Roman" w:cs="Times New Roman"/>
        </w:rPr>
        <w:t>The three options of treating cancer include</w:t>
      </w:r>
      <w:r w:rsidR="00CA76B2">
        <w:rPr>
          <w:rFonts w:ascii="Times New Roman" w:hAnsi="Times New Roman" w:cs="Times New Roman"/>
        </w:rPr>
        <w:t xml:space="preserve"> cure, palliation, or </w:t>
      </w:r>
      <w:r w:rsidR="009F42DF">
        <w:rPr>
          <w:rFonts w:ascii="Times New Roman" w:hAnsi="Times New Roman" w:cs="Times New Roman"/>
        </w:rPr>
        <w:t xml:space="preserve">control. </w:t>
      </w:r>
      <w:r w:rsidR="00A70CE3">
        <w:rPr>
          <w:rFonts w:ascii="Times New Roman" w:hAnsi="Times New Roman" w:cs="Times New Roman"/>
        </w:rPr>
        <w:t xml:space="preserve">If the cancer </w:t>
      </w:r>
      <w:proofErr w:type="gramStart"/>
      <w:r w:rsidR="00A70CE3">
        <w:rPr>
          <w:rFonts w:ascii="Times New Roman" w:hAnsi="Times New Roman" w:cs="Times New Roman"/>
        </w:rPr>
        <w:t>is able to</w:t>
      </w:r>
      <w:proofErr w:type="gramEnd"/>
      <w:r w:rsidR="00A70CE3">
        <w:rPr>
          <w:rFonts w:ascii="Times New Roman" w:hAnsi="Times New Roman" w:cs="Times New Roman"/>
        </w:rPr>
        <w:t xml:space="preserve"> be surgically removed, a surgeon may perform a lobectomy, segmentectomy, </w:t>
      </w:r>
      <w:r w:rsidR="00E801C3">
        <w:rPr>
          <w:rFonts w:ascii="Times New Roman" w:hAnsi="Times New Roman" w:cs="Times New Roman"/>
        </w:rPr>
        <w:t>or pneumectomy</w:t>
      </w:r>
      <w:r w:rsidR="00DB09A1">
        <w:rPr>
          <w:rFonts w:ascii="Times New Roman" w:hAnsi="Times New Roman" w:cs="Times New Roman"/>
        </w:rPr>
        <w:t>. Radiation may also be used to shrink, cure, or</w:t>
      </w:r>
      <w:r w:rsidR="002E3C4B">
        <w:rPr>
          <w:rFonts w:ascii="Times New Roman" w:hAnsi="Times New Roman" w:cs="Times New Roman"/>
        </w:rPr>
        <w:t xml:space="preserve"> slow down the rate of proliferation. </w:t>
      </w:r>
      <w:r w:rsidR="00163FE3">
        <w:rPr>
          <w:rFonts w:ascii="Times New Roman" w:hAnsi="Times New Roman" w:cs="Times New Roman"/>
        </w:rPr>
        <w:t>Chemotherapy is the most effective treatment when multiple medicines are used in the regimen as opposed to one. Targeted therapy</w:t>
      </w:r>
      <w:r w:rsidR="00693CC3">
        <w:rPr>
          <w:rFonts w:ascii="Times New Roman" w:hAnsi="Times New Roman" w:cs="Times New Roman"/>
        </w:rPr>
        <w:t xml:space="preserve"> is used to attack or have specific effects in the body </w:t>
      </w:r>
      <w:proofErr w:type="gramStart"/>
      <w:r w:rsidR="00693CC3">
        <w:rPr>
          <w:rFonts w:ascii="Times New Roman" w:hAnsi="Times New Roman" w:cs="Times New Roman"/>
        </w:rPr>
        <w:t>in order to</w:t>
      </w:r>
      <w:proofErr w:type="gramEnd"/>
      <w:r w:rsidR="00693CC3">
        <w:rPr>
          <w:rFonts w:ascii="Times New Roman" w:hAnsi="Times New Roman" w:cs="Times New Roman"/>
        </w:rPr>
        <w:t xml:space="preserve"> fight </w:t>
      </w:r>
      <w:proofErr w:type="gramStart"/>
      <w:r w:rsidR="00693CC3">
        <w:rPr>
          <w:rFonts w:ascii="Times New Roman" w:hAnsi="Times New Roman" w:cs="Times New Roman"/>
        </w:rPr>
        <w:t>the cancer</w:t>
      </w:r>
      <w:proofErr w:type="gramEnd"/>
      <w:r w:rsidR="00693CC3">
        <w:rPr>
          <w:rFonts w:ascii="Times New Roman" w:hAnsi="Times New Roman" w:cs="Times New Roman"/>
        </w:rPr>
        <w:t xml:space="preserve">. </w:t>
      </w:r>
      <w:r w:rsidR="00103655">
        <w:rPr>
          <w:rFonts w:ascii="Times New Roman" w:hAnsi="Times New Roman" w:cs="Times New Roman"/>
        </w:rPr>
        <w:t>Examples of targeted therapy include tyrosine kinase inhibitors (cetuximab), ALK inhibitors</w:t>
      </w:r>
      <w:r w:rsidR="00827E7E">
        <w:rPr>
          <w:rFonts w:ascii="Times New Roman" w:hAnsi="Times New Roman" w:cs="Times New Roman"/>
        </w:rPr>
        <w:t xml:space="preserve"> (brigatinib), or angiogenesis inhibitors (bevacizumab).</w:t>
      </w:r>
      <w:r w:rsidR="00747DE2">
        <w:rPr>
          <w:rFonts w:ascii="Times New Roman" w:hAnsi="Times New Roman" w:cs="Times New Roman"/>
        </w:rPr>
        <w:t xml:space="preserve"> All chemo and drug therapy for cancer </w:t>
      </w:r>
      <w:proofErr w:type="gramStart"/>
      <w:r w:rsidR="00747DE2">
        <w:rPr>
          <w:rFonts w:ascii="Times New Roman" w:hAnsi="Times New Roman" w:cs="Times New Roman"/>
        </w:rPr>
        <w:t>has</w:t>
      </w:r>
      <w:proofErr w:type="gramEnd"/>
      <w:r w:rsidR="00747DE2">
        <w:rPr>
          <w:rFonts w:ascii="Times New Roman" w:hAnsi="Times New Roman" w:cs="Times New Roman"/>
        </w:rPr>
        <w:t xml:space="preserve"> side effects that the patient might like or are too risky in general so the benefits must outweigh the risks.</w:t>
      </w:r>
    </w:p>
    <w:p w14:paraId="12AB095A" w14:textId="212A3465" w:rsidR="009F1DB9" w:rsidRPr="009F1DB9" w:rsidRDefault="009F1DB9" w:rsidP="009F1DB9">
      <w:pPr>
        <w:spacing w:line="480" w:lineRule="auto"/>
        <w:jc w:val="center"/>
        <w:rPr>
          <w:rFonts w:ascii="Times New Roman" w:hAnsi="Times New Roman" w:cs="Times New Roman"/>
          <w:b/>
          <w:bCs/>
        </w:rPr>
      </w:pPr>
      <w:r>
        <w:rPr>
          <w:rFonts w:ascii="Times New Roman" w:hAnsi="Times New Roman" w:cs="Times New Roman"/>
          <w:b/>
          <w:bCs/>
        </w:rPr>
        <w:t>Co-Morbidities</w:t>
      </w:r>
    </w:p>
    <w:p w14:paraId="0214EAC9" w14:textId="68424860" w:rsidR="00D82AF0" w:rsidRPr="00736622" w:rsidRDefault="00D82AF0" w:rsidP="00736622">
      <w:pPr>
        <w:pStyle w:val="Heading1"/>
        <w:spacing w:line="480" w:lineRule="auto"/>
      </w:pPr>
      <w:r w:rsidRPr="00736622">
        <w:t>Hypertension</w:t>
      </w:r>
    </w:p>
    <w:p w14:paraId="1DF38EA0" w14:textId="5A3FF92E" w:rsidR="00D82AF0" w:rsidRDefault="00BC2340" w:rsidP="00736622">
      <w:pPr>
        <w:spacing w:line="480" w:lineRule="auto"/>
        <w:rPr>
          <w:rFonts w:ascii="Times New Roman" w:hAnsi="Times New Roman" w:cs="Times New Roman"/>
        </w:rPr>
      </w:pPr>
      <w:r>
        <w:rPr>
          <w:rFonts w:ascii="Times New Roman" w:hAnsi="Times New Roman" w:cs="Times New Roman"/>
        </w:rPr>
        <w:tab/>
        <w:t>The patient has a history of</w:t>
      </w:r>
      <w:r w:rsidR="00697B87">
        <w:rPr>
          <w:rFonts w:ascii="Times New Roman" w:hAnsi="Times New Roman" w:cs="Times New Roman"/>
        </w:rPr>
        <w:t xml:space="preserve"> HTN</w:t>
      </w:r>
      <w:r>
        <w:rPr>
          <w:rFonts w:ascii="Times New Roman" w:hAnsi="Times New Roman" w:cs="Times New Roman"/>
        </w:rPr>
        <w:t xml:space="preserve">, or high blood pressure. </w:t>
      </w:r>
      <w:r w:rsidR="00880720">
        <w:rPr>
          <w:rFonts w:ascii="Times New Roman" w:hAnsi="Times New Roman" w:cs="Times New Roman"/>
        </w:rPr>
        <w:t>Chronic HTN over the lifespan leads to vascular endothelial cell damage from inflammation</w:t>
      </w:r>
      <w:r w:rsidR="005D5A61">
        <w:rPr>
          <w:rFonts w:ascii="Times New Roman" w:hAnsi="Times New Roman" w:cs="Times New Roman"/>
        </w:rPr>
        <w:t xml:space="preserve"> (Wermers, 2025)</w:t>
      </w:r>
      <w:r w:rsidR="005B0A59">
        <w:rPr>
          <w:rFonts w:ascii="Times New Roman" w:hAnsi="Times New Roman" w:cs="Times New Roman"/>
        </w:rPr>
        <w:t xml:space="preserve">. Since damaged cells release fewer vasodilators, this will lead to bronchoconstriction which </w:t>
      </w:r>
      <w:r w:rsidR="00E7733B">
        <w:rPr>
          <w:rFonts w:ascii="Times New Roman" w:hAnsi="Times New Roman" w:cs="Times New Roman"/>
        </w:rPr>
        <w:t xml:space="preserve">increases blood pressure. </w:t>
      </w:r>
      <w:r w:rsidR="00F36769">
        <w:rPr>
          <w:rFonts w:ascii="Times New Roman" w:hAnsi="Times New Roman" w:cs="Times New Roman"/>
        </w:rPr>
        <w:t xml:space="preserve">With inflammation, cytokines will activate pathways </w:t>
      </w:r>
      <w:r w:rsidR="00D617CC">
        <w:rPr>
          <w:rFonts w:ascii="Times New Roman" w:hAnsi="Times New Roman" w:cs="Times New Roman"/>
        </w:rPr>
        <w:t xml:space="preserve">to further support vasoconstriction and create a pro-inflammatory state in the vessel walls. </w:t>
      </w:r>
      <w:r w:rsidR="000F3A8D">
        <w:rPr>
          <w:rFonts w:ascii="Times New Roman" w:hAnsi="Times New Roman" w:cs="Times New Roman"/>
        </w:rPr>
        <w:t xml:space="preserve">Overtime with stress </w:t>
      </w:r>
      <w:r w:rsidR="000F3A8D">
        <w:rPr>
          <w:rFonts w:ascii="Times New Roman" w:hAnsi="Times New Roman" w:cs="Times New Roman"/>
        </w:rPr>
        <w:lastRenderedPageBreak/>
        <w:t xml:space="preserve">and </w:t>
      </w:r>
      <w:r w:rsidR="000A74BA">
        <w:rPr>
          <w:rFonts w:ascii="Times New Roman" w:hAnsi="Times New Roman" w:cs="Times New Roman"/>
        </w:rPr>
        <w:t>SNS</w:t>
      </w:r>
      <w:r w:rsidR="000F3A8D">
        <w:rPr>
          <w:rFonts w:ascii="Times New Roman" w:hAnsi="Times New Roman" w:cs="Times New Roman"/>
        </w:rPr>
        <w:t xml:space="preserve"> overactivation will </w:t>
      </w:r>
      <w:r w:rsidR="00D1474A">
        <w:rPr>
          <w:rFonts w:ascii="Times New Roman" w:hAnsi="Times New Roman" w:cs="Times New Roman"/>
        </w:rPr>
        <w:t xml:space="preserve">keep vessels in a constricted state. The </w:t>
      </w:r>
      <w:r w:rsidR="000A74BA">
        <w:rPr>
          <w:rFonts w:ascii="Times New Roman" w:hAnsi="Times New Roman" w:cs="Times New Roman"/>
        </w:rPr>
        <w:t>SNS</w:t>
      </w:r>
      <w:r w:rsidR="00D1474A">
        <w:rPr>
          <w:rFonts w:ascii="Times New Roman" w:hAnsi="Times New Roman" w:cs="Times New Roman"/>
        </w:rPr>
        <w:t xml:space="preserve"> </w:t>
      </w:r>
      <w:r w:rsidR="00E64BAD">
        <w:rPr>
          <w:rFonts w:ascii="Times New Roman" w:hAnsi="Times New Roman" w:cs="Times New Roman"/>
        </w:rPr>
        <w:t>will activate</w:t>
      </w:r>
      <w:r w:rsidR="00DA1671">
        <w:rPr>
          <w:rFonts w:ascii="Times New Roman" w:hAnsi="Times New Roman" w:cs="Times New Roman"/>
        </w:rPr>
        <w:t xml:space="preserve"> </w:t>
      </w:r>
      <w:proofErr w:type="gramStart"/>
      <w:r w:rsidR="00DA1671">
        <w:rPr>
          <w:rFonts w:ascii="Times New Roman" w:hAnsi="Times New Roman" w:cs="Times New Roman"/>
        </w:rPr>
        <w:t>norepinephrine</w:t>
      </w:r>
      <w:proofErr w:type="gramEnd"/>
      <w:r w:rsidR="00DA1671">
        <w:rPr>
          <w:rFonts w:ascii="Times New Roman" w:hAnsi="Times New Roman" w:cs="Times New Roman"/>
        </w:rPr>
        <w:t xml:space="preserve"> release which will then bind to receptors in vascular smooth muscle cells. The</w:t>
      </w:r>
      <w:r w:rsidR="00C52168">
        <w:rPr>
          <w:rFonts w:ascii="Times New Roman" w:hAnsi="Times New Roman" w:cs="Times New Roman"/>
        </w:rPr>
        <w:t xml:space="preserve"> </w:t>
      </w:r>
      <w:r w:rsidR="006E3EB4">
        <w:rPr>
          <w:rFonts w:ascii="Times New Roman" w:hAnsi="Times New Roman" w:cs="Times New Roman"/>
        </w:rPr>
        <w:t>α1 adr</w:t>
      </w:r>
      <w:r w:rsidR="006E3EB4">
        <w:rPr>
          <w:rFonts w:ascii="Times New Roman" w:hAnsi="Times New Roman" w:cs="Times New Roman"/>
        </w:rPr>
        <w:t xml:space="preserve">energic receptors will then cause </w:t>
      </w:r>
      <w:r w:rsidR="00C52168">
        <w:rPr>
          <w:rFonts w:ascii="Times New Roman" w:hAnsi="Times New Roman" w:cs="Times New Roman"/>
        </w:rPr>
        <w:t>smooth muscle cell</w:t>
      </w:r>
      <w:r w:rsidR="006B06D9">
        <w:rPr>
          <w:rFonts w:ascii="Times New Roman" w:hAnsi="Times New Roman" w:cs="Times New Roman"/>
        </w:rPr>
        <w:t xml:space="preserve"> contraction, leading to vasoconstriction. Next, the β1 adrenergic receptors in cardiac cells will </w:t>
      </w:r>
      <w:r w:rsidR="0020227E">
        <w:rPr>
          <w:rFonts w:ascii="Times New Roman" w:hAnsi="Times New Roman" w:cs="Times New Roman"/>
        </w:rPr>
        <w:t xml:space="preserve">be activated to increase heart rate and contractility </w:t>
      </w:r>
      <w:proofErr w:type="gramStart"/>
      <w:r w:rsidR="0020227E">
        <w:rPr>
          <w:rFonts w:ascii="Times New Roman" w:hAnsi="Times New Roman" w:cs="Times New Roman"/>
        </w:rPr>
        <w:t>in order to</w:t>
      </w:r>
      <w:proofErr w:type="gramEnd"/>
      <w:r w:rsidR="0020227E">
        <w:rPr>
          <w:rFonts w:ascii="Times New Roman" w:hAnsi="Times New Roman" w:cs="Times New Roman"/>
        </w:rPr>
        <w:t xml:space="preserve"> compensate for the vasoconstriction. </w:t>
      </w:r>
      <w:r w:rsidR="007775A1">
        <w:rPr>
          <w:rFonts w:ascii="Times New Roman" w:hAnsi="Times New Roman" w:cs="Times New Roman"/>
        </w:rPr>
        <w:t xml:space="preserve">When decreased blood flow to the kidneys is sensed, the </w:t>
      </w:r>
      <w:r w:rsidR="003F1B97">
        <w:rPr>
          <w:rFonts w:ascii="Times New Roman" w:hAnsi="Times New Roman" w:cs="Times New Roman"/>
        </w:rPr>
        <w:t>renin-angiotensin-aldosterone system (RAAS) will activate. This leads to kidney juxtaglomerular cells to release renin which will then convert angiotensinogen to</w:t>
      </w:r>
      <w:r w:rsidR="00DC5AF6">
        <w:rPr>
          <w:rFonts w:ascii="Times New Roman" w:hAnsi="Times New Roman" w:cs="Times New Roman"/>
        </w:rPr>
        <w:t xml:space="preserve"> angiotensin I. Next, ACE will convert angiotensin I into angiotensin II</w:t>
      </w:r>
      <w:r w:rsidR="00847D22">
        <w:rPr>
          <w:rFonts w:ascii="Times New Roman" w:hAnsi="Times New Roman" w:cs="Times New Roman"/>
        </w:rPr>
        <w:t xml:space="preserve"> which will cause further vasoconstriction</w:t>
      </w:r>
      <w:r w:rsidR="00277AA9">
        <w:rPr>
          <w:rFonts w:ascii="Times New Roman" w:hAnsi="Times New Roman" w:cs="Times New Roman"/>
        </w:rPr>
        <w:t>. Vasoconstriction stimulates the adrenal cortex cells to release aldosterone</w:t>
      </w:r>
      <w:r w:rsidR="0062143A">
        <w:rPr>
          <w:rFonts w:ascii="Times New Roman" w:hAnsi="Times New Roman" w:cs="Times New Roman"/>
        </w:rPr>
        <w:t xml:space="preserve"> leading to the tubule cells in the kidneys to </w:t>
      </w:r>
      <w:r w:rsidR="00E14D74">
        <w:rPr>
          <w:rFonts w:ascii="Times New Roman" w:hAnsi="Times New Roman" w:cs="Times New Roman"/>
        </w:rPr>
        <w:t>cause</w:t>
      </w:r>
      <w:r w:rsidR="0062143A">
        <w:rPr>
          <w:rFonts w:ascii="Times New Roman" w:hAnsi="Times New Roman" w:cs="Times New Roman"/>
        </w:rPr>
        <w:t xml:space="preserve"> sodium and water retention</w:t>
      </w:r>
      <w:r w:rsidR="00E14D74">
        <w:rPr>
          <w:rFonts w:ascii="Times New Roman" w:hAnsi="Times New Roman" w:cs="Times New Roman"/>
        </w:rPr>
        <w:t>, thereby increasing blood volume. The increased blood volume will stretch the vessel walls</w:t>
      </w:r>
      <w:r w:rsidR="002C1DDD">
        <w:rPr>
          <w:rFonts w:ascii="Times New Roman" w:hAnsi="Times New Roman" w:cs="Times New Roman"/>
        </w:rPr>
        <w:t xml:space="preserve"> and lead to smooth muscle cell remodeling overtime.</w:t>
      </w:r>
      <w:r w:rsidR="00380392">
        <w:rPr>
          <w:rFonts w:ascii="Times New Roman" w:hAnsi="Times New Roman" w:cs="Times New Roman"/>
        </w:rPr>
        <w:t xml:space="preserve"> Since angiotensin II promotes myocyte apoptosis, this will lead to fibroblast proliferation and vessel wall thickening. </w:t>
      </w:r>
      <w:r w:rsidR="004065A6">
        <w:rPr>
          <w:rFonts w:ascii="Times New Roman" w:hAnsi="Times New Roman" w:cs="Times New Roman"/>
        </w:rPr>
        <w:t>Protein deposits can form in the vessels, also known as hyaline sclerosis which permanently narrows and stiffens vessels.</w:t>
      </w:r>
    </w:p>
    <w:p w14:paraId="40B9DD66" w14:textId="059891FF" w:rsidR="0050100E" w:rsidRDefault="0050100E" w:rsidP="00736622">
      <w:pPr>
        <w:spacing w:line="480" w:lineRule="auto"/>
        <w:rPr>
          <w:rFonts w:ascii="Times New Roman" w:hAnsi="Times New Roman" w:cs="Times New Roman"/>
        </w:rPr>
      </w:pPr>
      <w:r>
        <w:rPr>
          <w:rFonts w:ascii="Times New Roman" w:hAnsi="Times New Roman" w:cs="Times New Roman"/>
        </w:rPr>
        <w:tab/>
      </w:r>
      <w:r w:rsidR="007E3235">
        <w:rPr>
          <w:rFonts w:ascii="Times New Roman" w:hAnsi="Times New Roman" w:cs="Times New Roman"/>
        </w:rPr>
        <w:t>High b</w:t>
      </w:r>
      <w:r>
        <w:rPr>
          <w:rFonts w:ascii="Times New Roman" w:hAnsi="Times New Roman" w:cs="Times New Roman"/>
        </w:rPr>
        <w:t>lood pressure</w:t>
      </w:r>
      <w:r w:rsidR="00FA78B4">
        <w:rPr>
          <w:rFonts w:ascii="Times New Roman" w:hAnsi="Times New Roman" w:cs="Times New Roman"/>
        </w:rPr>
        <w:t xml:space="preserve"> (BP)</w:t>
      </w:r>
      <w:r>
        <w:rPr>
          <w:rFonts w:ascii="Times New Roman" w:hAnsi="Times New Roman" w:cs="Times New Roman"/>
        </w:rPr>
        <w:t xml:space="preserve"> </w:t>
      </w:r>
      <w:r w:rsidR="007E3235">
        <w:rPr>
          <w:rFonts w:ascii="Times New Roman" w:hAnsi="Times New Roman" w:cs="Times New Roman"/>
        </w:rPr>
        <w:t xml:space="preserve">or HTN </w:t>
      </w:r>
      <w:r>
        <w:rPr>
          <w:rFonts w:ascii="Times New Roman" w:hAnsi="Times New Roman" w:cs="Times New Roman"/>
        </w:rPr>
        <w:t xml:space="preserve">is </w:t>
      </w:r>
      <w:r w:rsidR="00755AF1">
        <w:rPr>
          <w:rFonts w:ascii="Times New Roman" w:hAnsi="Times New Roman" w:cs="Times New Roman"/>
        </w:rPr>
        <w:t xml:space="preserve">diagnosed by multiple, at least two readings, that are higher than the normal range of </w:t>
      </w:r>
      <w:r w:rsidR="00003A27">
        <w:rPr>
          <w:rFonts w:ascii="Times New Roman" w:hAnsi="Times New Roman" w:cs="Times New Roman"/>
        </w:rPr>
        <w:t>110-120/70-80 mmHg</w:t>
      </w:r>
      <w:r w:rsidR="0080463E">
        <w:rPr>
          <w:rFonts w:ascii="Times New Roman" w:hAnsi="Times New Roman" w:cs="Times New Roman"/>
        </w:rPr>
        <w:t xml:space="preserve"> </w:t>
      </w:r>
      <w:r w:rsidR="0080463E">
        <w:rPr>
          <w:rFonts w:ascii="Times New Roman" w:hAnsi="Times New Roman" w:cs="Times New Roman"/>
        </w:rPr>
        <w:t>(Wermers, 2025).</w:t>
      </w:r>
      <w:r w:rsidR="00003A27">
        <w:rPr>
          <w:rFonts w:ascii="Times New Roman" w:hAnsi="Times New Roman" w:cs="Times New Roman"/>
        </w:rPr>
        <w:t xml:space="preserve"> The two readings must be </w:t>
      </w:r>
      <w:r w:rsidR="005D7001">
        <w:rPr>
          <w:rFonts w:ascii="Times New Roman" w:hAnsi="Times New Roman" w:cs="Times New Roman"/>
        </w:rPr>
        <w:t xml:space="preserve">on two separate occasions. </w:t>
      </w:r>
      <w:r w:rsidR="00FA78B4">
        <w:rPr>
          <w:rFonts w:ascii="Times New Roman" w:hAnsi="Times New Roman" w:cs="Times New Roman"/>
        </w:rPr>
        <w:t>Elevated BP is characterized by 120-129/</w:t>
      </w:r>
      <w:r w:rsidR="00ED36DC">
        <w:rPr>
          <w:rFonts w:ascii="Times New Roman" w:hAnsi="Times New Roman" w:cs="Times New Roman"/>
        </w:rPr>
        <w:t xml:space="preserve">&lt;80 mmHg, stage one HTN ranges at 130-139/80-89 mmHg, and stage two is </w:t>
      </w:r>
      <w:r w:rsidR="00833411">
        <w:rPr>
          <w:rFonts w:ascii="Times New Roman" w:hAnsi="Times New Roman" w:cs="Times New Roman"/>
        </w:rPr>
        <w:t>≥140/</w:t>
      </w:r>
      <w:r w:rsidR="00833411">
        <w:rPr>
          <w:rFonts w:ascii="Times New Roman" w:hAnsi="Times New Roman" w:cs="Times New Roman"/>
        </w:rPr>
        <w:t>≥</w:t>
      </w:r>
      <w:r w:rsidR="00833411">
        <w:rPr>
          <w:rFonts w:ascii="Times New Roman" w:hAnsi="Times New Roman" w:cs="Times New Roman"/>
        </w:rPr>
        <w:t xml:space="preserve">90 mmHg. </w:t>
      </w:r>
      <w:r w:rsidR="00760427">
        <w:rPr>
          <w:rFonts w:ascii="Times New Roman" w:hAnsi="Times New Roman" w:cs="Times New Roman"/>
        </w:rPr>
        <w:t>Different testing may also be done such as ambulatory BP measuring which detects</w:t>
      </w:r>
      <w:r w:rsidR="00B56B3C">
        <w:rPr>
          <w:rFonts w:ascii="Times New Roman" w:hAnsi="Times New Roman" w:cs="Times New Roman"/>
        </w:rPr>
        <w:t xml:space="preserve"> and evaluates</w:t>
      </w:r>
      <w:r w:rsidR="00760427">
        <w:rPr>
          <w:rFonts w:ascii="Times New Roman" w:hAnsi="Times New Roman" w:cs="Times New Roman"/>
        </w:rPr>
        <w:t xml:space="preserve"> white coat HTN, </w:t>
      </w:r>
      <w:r w:rsidR="00B56B3C">
        <w:rPr>
          <w:rFonts w:ascii="Times New Roman" w:hAnsi="Times New Roman" w:cs="Times New Roman"/>
        </w:rPr>
        <w:t xml:space="preserve">identifies masked HTN, </w:t>
      </w:r>
      <w:r w:rsidR="009D1299">
        <w:rPr>
          <w:rFonts w:ascii="Times New Roman" w:hAnsi="Times New Roman" w:cs="Times New Roman"/>
        </w:rPr>
        <w:t xml:space="preserve">and </w:t>
      </w:r>
      <w:r w:rsidR="00B56B3C">
        <w:rPr>
          <w:rFonts w:ascii="Times New Roman" w:hAnsi="Times New Roman" w:cs="Times New Roman"/>
        </w:rPr>
        <w:t>nighttime variations</w:t>
      </w:r>
      <w:r w:rsidR="009D1299">
        <w:rPr>
          <w:rFonts w:ascii="Times New Roman" w:hAnsi="Times New Roman" w:cs="Times New Roman"/>
        </w:rPr>
        <w:t xml:space="preserve">. Other testing includes </w:t>
      </w:r>
      <w:r w:rsidR="00CB1A94">
        <w:rPr>
          <w:rFonts w:ascii="Times New Roman" w:hAnsi="Times New Roman" w:cs="Times New Roman"/>
        </w:rPr>
        <w:t>assessment of metabolic factors (electrolytes, glucose, and lipids), ECGs, carotid ultrasounds, and renal evaluation</w:t>
      </w:r>
      <w:r w:rsidR="00A84BA7">
        <w:rPr>
          <w:rFonts w:ascii="Times New Roman" w:hAnsi="Times New Roman" w:cs="Times New Roman"/>
        </w:rPr>
        <w:t xml:space="preserve">. </w:t>
      </w:r>
    </w:p>
    <w:p w14:paraId="6C460451" w14:textId="6C883A81" w:rsidR="007E3235" w:rsidRDefault="007E3235" w:rsidP="00736622">
      <w:pPr>
        <w:spacing w:line="480" w:lineRule="auto"/>
        <w:rPr>
          <w:rFonts w:ascii="Times New Roman" w:hAnsi="Times New Roman" w:cs="Times New Roman"/>
        </w:rPr>
      </w:pPr>
      <w:r>
        <w:rPr>
          <w:rFonts w:ascii="Times New Roman" w:hAnsi="Times New Roman" w:cs="Times New Roman"/>
        </w:rPr>
        <w:tab/>
        <w:t>HTN can be treated</w:t>
      </w:r>
      <w:r w:rsidR="00276D9F">
        <w:rPr>
          <w:rFonts w:ascii="Times New Roman" w:hAnsi="Times New Roman" w:cs="Times New Roman"/>
        </w:rPr>
        <w:t xml:space="preserve"> with lifestyle modifications or pharmacolo</w:t>
      </w:r>
      <w:r w:rsidR="003A52D1">
        <w:rPr>
          <w:rFonts w:ascii="Times New Roman" w:hAnsi="Times New Roman" w:cs="Times New Roman"/>
        </w:rPr>
        <w:t>gically</w:t>
      </w:r>
      <w:r w:rsidR="005361FE">
        <w:rPr>
          <w:rFonts w:ascii="Times New Roman" w:hAnsi="Times New Roman" w:cs="Times New Roman"/>
        </w:rPr>
        <w:t xml:space="preserve"> (Burchum, 2025)</w:t>
      </w:r>
      <w:r w:rsidR="003A52D1">
        <w:rPr>
          <w:rFonts w:ascii="Times New Roman" w:hAnsi="Times New Roman" w:cs="Times New Roman"/>
        </w:rPr>
        <w:t xml:space="preserve">. Lifestyle modifications would include decreasing sodium and alcohol intake, increasing physical </w:t>
      </w:r>
      <w:r w:rsidR="003A52D1">
        <w:rPr>
          <w:rFonts w:ascii="Times New Roman" w:hAnsi="Times New Roman" w:cs="Times New Roman"/>
        </w:rPr>
        <w:lastRenderedPageBreak/>
        <w:t xml:space="preserve">activity and exercise, </w:t>
      </w:r>
      <w:r w:rsidR="00AE2FEF">
        <w:rPr>
          <w:rFonts w:ascii="Times New Roman" w:hAnsi="Times New Roman" w:cs="Times New Roman"/>
        </w:rPr>
        <w:t xml:space="preserve">cessation of smoking, and weight management. Lifestyle/behavioral modifications are typically the first-line treatment for all patients but if it is unsuccessful, the patient will be prescribed medication to control their BP. First-line medications would include thiazide diuretics, </w:t>
      </w:r>
      <w:r w:rsidR="00445BFD">
        <w:rPr>
          <w:rFonts w:ascii="Times New Roman" w:hAnsi="Times New Roman" w:cs="Times New Roman"/>
        </w:rPr>
        <w:t>ACE inhibitors, angiotensin receptor blockers, or calcium channel blockers. Beta blockers</w:t>
      </w:r>
      <w:r w:rsidR="00330970">
        <w:rPr>
          <w:rFonts w:ascii="Times New Roman" w:hAnsi="Times New Roman" w:cs="Times New Roman"/>
        </w:rPr>
        <w:t xml:space="preserve"> (BB)</w:t>
      </w:r>
      <w:r w:rsidR="00445BFD">
        <w:rPr>
          <w:rFonts w:ascii="Times New Roman" w:hAnsi="Times New Roman" w:cs="Times New Roman"/>
        </w:rPr>
        <w:t xml:space="preserve"> may also be used to treat HTN</w:t>
      </w:r>
      <w:r w:rsidR="008466E0">
        <w:rPr>
          <w:rFonts w:ascii="Times New Roman" w:hAnsi="Times New Roman" w:cs="Times New Roman"/>
        </w:rPr>
        <w:t>.</w:t>
      </w:r>
      <w:r w:rsidR="005D1B8A">
        <w:rPr>
          <w:rFonts w:ascii="Times New Roman" w:hAnsi="Times New Roman" w:cs="Times New Roman"/>
        </w:rPr>
        <w:t xml:space="preserve"> </w:t>
      </w:r>
      <w:r w:rsidR="00400DFC">
        <w:rPr>
          <w:rFonts w:ascii="Times New Roman" w:hAnsi="Times New Roman" w:cs="Times New Roman"/>
        </w:rPr>
        <w:t>The patient</w:t>
      </w:r>
      <w:r w:rsidR="005D1B8A">
        <w:rPr>
          <w:rFonts w:ascii="Times New Roman" w:hAnsi="Times New Roman" w:cs="Times New Roman"/>
        </w:rPr>
        <w:t xml:space="preserve"> was on metoprolol for a while but</w:t>
      </w:r>
      <w:r w:rsidR="008466E0">
        <w:rPr>
          <w:rFonts w:ascii="Times New Roman" w:hAnsi="Times New Roman" w:cs="Times New Roman"/>
        </w:rPr>
        <w:t xml:space="preserve"> </w:t>
      </w:r>
      <w:r w:rsidR="00794AE4">
        <w:rPr>
          <w:rFonts w:ascii="Times New Roman" w:hAnsi="Times New Roman" w:cs="Times New Roman"/>
        </w:rPr>
        <w:t xml:space="preserve">was then told by her doctor to stop taking it. </w:t>
      </w:r>
      <w:r w:rsidR="00330970">
        <w:rPr>
          <w:rFonts w:ascii="Times New Roman" w:hAnsi="Times New Roman" w:cs="Times New Roman"/>
        </w:rPr>
        <w:t>BBs</w:t>
      </w:r>
      <w:r w:rsidR="00822FD9">
        <w:rPr>
          <w:rFonts w:ascii="Times New Roman" w:hAnsi="Times New Roman" w:cs="Times New Roman"/>
        </w:rPr>
        <w:t xml:space="preserve">, like metoprolol </w:t>
      </w:r>
      <w:r w:rsidR="00652045">
        <w:rPr>
          <w:rFonts w:ascii="Times New Roman" w:hAnsi="Times New Roman" w:cs="Times New Roman"/>
        </w:rPr>
        <w:t>work to lower heart rate and contractilit</w:t>
      </w:r>
      <w:r w:rsidR="005D1B8A">
        <w:rPr>
          <w:rFonts w:ascii="Times New Roman" w:hAnsi="Times New Roman" w:cs="Times New Roman"/>
        </w:rPr>
        <w:t>y</w:t>
      </w:r>
      <w:r w:rsidR="00794AE4">
        <w:rPr>
          <w:rFonts w:ascii="Times New Roman" w:hAnsi="Times New Roman" w:cs="Times New Roman"/>
        </w:rPr>
        <w:t xml:space="preserve"> which decreases cardiac output</w:t>
      </w:r>
      <w:r w:rsidR="00822FD9">
        <w:rPr>
          <w:rFonts w:ascii="Times New Roman" w:hAnsi="Times New Roman" w:cs="Times New Roman"/>
        </w:rPr>
        <w:t>.</w:t>
      </w:r>
      <w:r w:rsidR="00400DFC">
        <w:rPr>
          <w:rFonts w:ascii="Times New Roman" w:hAnsi="Times New Roman" w:cs="Times New Roman"/>
        </w:rPr>
        <w:t xml:space="preserve"> BBs also act on </w:t>
      </w:r>
      <w:proofErr w:type="gramStart"/>
      <w:r w:rsidR="00400DFC">
        <w:rPr>
          <w:rFonts w:ascii="Times New Roman" w:hAnsi="Times New Roman" w:cs="Times New Roman"/>
        </w:rPr>
        <w:t>the SNS</w:t>
      </w:r>
      <w:proofErr w:type="gramEnd"/>
      <w:r w:rsidR="00400DFC">
        <w:rPr>
          <w:rFonts w:ascii="Times New Roman" w:hAnsi="Times New Roman" w:cs="Times New Roman"/>
        </w:rPr>
        <w:t xml:space="preserve"> which makes it effective with HTN.</w:t>
      </w:r>
    </w:p>
    <w:p w14:paraId="3928F499" w14:textId="3FA424E6" w:rsidR="00003914" w:rsidRPr="00736622" w:rsidRDefault="00003914" w:rsidP="00736622">
      <w:pPr>
        <w:spacing w:line="480" w:lineRule="auto"/>
        <w:rPr>
          <w:rFonts w:ascii="Times New Roman" w:hAnsi="Times New Roman" w:cs="Times New Roman"/>
        </w:rPr>
      </w:pPr>
      <w:r>
        <w:rPr>
          <w:rFonts w:ascii="Times New Roman" w:hAnsi="Times New Roman" w:cs="Times New Roman"/>
        </w:rPr>
        <w:tab/>
      </w:r>
      <w:r w:rsidR="00282B57">
        <w:rPr>
          <w:rFonts w:ascii="Times New Roman" w:hAnsi="Times New Roman" w:cs="Times New Roman"/>
        </w:rPr>
        <w:t xml:space="preserve">Lung cancer can cause impaired gas exchange and hypoxia which stimulates the SNS, increases catecholamine release, </w:t>
      </w:r>
      <w:r w:rsidR="000B5257">
        <w:rPr>
          <w:rFonts w:ascii="Times New Roman" w:hAnsi="Times New Roman" w:cs="Times New Roman"/>
        </w:rPr>
        <w:t xml:space="preserve">causes vasoconstriction, and increases vascular resistance. </w:t>
      </w:r>
      <w:r w:rsidR="003A28BB">
        <w:rPr>
          <w:rFonts w:ascii="Times New Roman" w:hAnsi="Times New Roman" w:cs="Times New Roman"/>
        </w:rPr>
        <w:t xml:space="preserve">HTN can be exacerbated by lung cancer due to SNS activation and the vasoconstriction that comes along with it. </w:t>
      </w:r>
      <w:r w:rsidR="00E7696A">
        <w:rPr>
          <w:rFonts w:ascii="Times New Roman" w:hAnsi="Times New Roman" w:cs="Times New Roman"/>
        </w:rPr>
        <w:t>Tumors in the lungs can cause hypoxic vasoconstriction as well and lead to pulmonary HTN</w:t>
      </w:r>
      <w:r w:rsidR="006C3C0E">
        <w:rPr>
          <w:rFonts w:ascii="Times New Roman" w:hAnsi="Times New Roman" w:cs="Times New Roman"/>
        </w:rPr>
        <w:t xml:space="preserve"> (Mayo Clinic, n.d</w:t>
      </w:r>
      <w:r w:rsidR="00303C64">
        <w:rPr>
          <w:rFonts w:ascii="Times New Roman" w:hAnsi="Times New Roman" w:cs="Times New Roman"/>
        </w:rPr>
        <w:t>.)</w:t>
      </w:r>
      <w:r w:rsidR="00E7696A">
        <w:rPr>
          <w:rFonts w:ascii="Times New Roman" w:hAnsi="Times New Roman" w:cs="Times New Roman"/>
        </w:rPr>
        <w:t xml:space="preserve">. </w:t>
      </w:r>
      <w:r w:rsidR="00FA213F">
        <w:rPr>
          <w:rFonts w:ascii="Times New Roman" w:hAnsi="Times New Roman" w:cs="Times New Roman"/>
        </w:rPr>
        <w:t xml:space="preserve">Hypoxic vasoconstriction in the lungs due to a </w:t>
      </w:r>
      <w:proofErr w:type="gramStart"/>
      <w:r w:rsidR="00FA213F">
        <w:rPr>
          <w:rFonts w:ascii="Times New Roman" w:hAnsi="Times New Roman" w:cs="Times New Roman"/>
        </w:rPr>
        <w:t>tumor</w:t>
      </w:r>
      <w:proofErr w:type="gramEnd"/>
      <w:r w:rsidR="00FA213F">
        <w:rPr>
          <w:rFonts w:ascii="Times New Roman" w:hAnsi="Times New Roman" w:cs="Times New Roman"/>
        </w:rPr>
        <w:t xml:space="preserve"> increases pulmonary vascular resistance which leads to pulmonary HTN</w:t>
      </w:r>
      <w:r w:rsidR="00D64906">
        <w:rPr>
          <w:rFonts w:ascii="Times New Roman" w:hAnsi="Times New Roman" w:cs="Times New Roman"/>
        </w:rPr>
        <w:t xml:space="preserve"> (</w:t>
      </w:r>
      <w:r w:rsidR="00503256">
        <w:rPr>
          <w:rFonts w:ascii="Times New Roman" w:hAnsi="Times New Roman" w:cs="Times New Roman"/>
        </w:rPr>
        <w:t>National Cancer Institute, n.d.)</w:t>
      </w:r>
      <w:r w:rsidR="00FA213F">
        <w:rPr>
          <w:rFonts w:ascii="Times New Roman" w:hAnsi="Times New Roman" w:cs="Times New Roman"/>
        </w:rPr>
        <w:t xml:space="preserve">. </w:t>
      </w:r>
      <w:r w:rsidR="007A57C0">
        <w:rPr>
          <w:rFonts w:ascii="Times New Roman" w:hAnsi="Times New Roman" w:cs="Times New Roman"/>
        </w:rPr>
        <w:t>Some cancer therapies, like VEGF inhibitors (bevacizumab), corticosteroids (dexamethasone), and chemo agents can also have a side effect of HTN.</w:t>
      </w:r>
    </w:p>
    <w:p w14:paraId="31154705" w14:textId="05A45F68" w:rsidR="00D82AF0" w:rsidRPr="00736622" w:rsidRDefault="00736622" w:rsidP="00736622">
      <w:pPr>
        <w:pStyle w:val="Heading1"/>
        <w:spacing w:line="480" w:lineRule="auto"/>
      </w:pPr>
      <w:r w:rsidRPr="00736622">
        <w:t>Bronchospasm</w:t>
      </w:r>
    </w:p>
    <w:p w14:paraId="6FF61054" w14:textId="3DCAF74F" w:rsidR="001B38A4" w:rsidRDefault="00BC73C7" w:rsidP="00736622">
      <w:pPr>
        <w:spacing w:line="480" w:lineRule="auto"/>
        <w:rPr>
          <w:rFonts w:ascii="Times New Roman" w:hAnsi="Times New Roman" w:cs="Times New Roman"/>
        </w:rPr>
      </w:pPr>
      <w:r>
        <w:rPr>
          <w:rFonts w:ascii="Times New Roman" w:hAnsi="Times New Roman" w:cs="Times New Roman"/>
        </w:rPr>
        <w:tab/>
        <w:t>Bronchospasm</w:t>
      </w:r>
      <w:r w:rsidR="00027CC5">
        <w:rPr>
          <w:rFonts w:ascii="Times New Roman" w:hAnsi="Times New Roman" w:cs="Times New Roman"/>
        </w:rPr>
        <w:t xml:space="preserve"> is when the bronchial smooth muscle in the airways </w:t>
      </w:r>
      <w:proofErr w:type="gramStart"/>
      <w:r w:rsidR="00027CC5">
        <w:rPr>
          <w:rFonts w:ascii="Times New Roman" w:hAnsi="Times New Roman" w:cs="Times New Roman"/>
        </w:rPr>
        <w:t>narrow</w:t>
      </w:r>
      <w:proofErr w:type="gramEnd"/>
      <w:r w:rsidR="00027CC5">
        <w:rPr>
          <w:rFonts w:ascii="Times New Roman" w:hAnsi="Times New Roman" w:cs="Times New Roman"/>
        </w:rPr>
        <w:t xml:space="preserve"> and </w:t>
      </w:r>
      <w:proofErr w:type="gramStart"/>
      <w:r w:rsidR="00027CC5">
        <w:rPr>
          <w:rFonts w:ascii="Times New Roman" w:hAnsi="Times New Roman" w:cs="Times New Roman"/>
        </w:rPr>
        <w:t>restrict</w:t>
      </w:r>
      <w:proofErr w:type="gramEnd"/>
      <w:r w:rsidR="00027CC5">
        <w:rPr>
          <w:rFonts w:ascii="Times New Roman" w:hAnsi="Times New Roman" w:cs="Times New Roman"/>
        </w:rPr>
        <w:t xml:space="preserve"> flow of air.</w:t>
      </w:r>
      <w:r w:rsidR="00560CF1">
        <w:rPr>
          <w:rFonts w:ascii="Times New Roman" w:hAnsi="Times New Roman" w:cs="Times New Roman"/>
        </w:rPr>
        <w:t xml:space="preserve"> The process occurs when an antigen enters the airway and binds to IgE antibodies on mast cells. </w:t>
      </w:r>
      <w:r w:rsidR="00B64D89">
        <w:rPr>
          <w:rFonts w:ascii="Times New Roman" w:hAnsi="Times New Roman" w:cs="Times New Roman"/>
        </w:rPr>
        <w:t xml:space="preserve">The bond formed with the IgE and mast cells causes degranulation and elicits the inflammatory cascade. </w:t>
      </w:r>
      <w:r w:rsidR="0084742C">
        <w:rPr>
          <w:rFonts w:ascii="Times New Roman" w:hAnsi="Times New Roman" w:cs="Times New Roman"/>
        </w:rPr>
        <w:t xml:space="preserve">Histamine, when released, will </w:t>
      </w:r>
      <w:r w:rsidR="005B1EC1">
        <w:rPr>
          <w:rFonts w:ascii="Times New Roman" w:hAnsi="Times New Roman" w:cs="Times New Roman"/>
        </w:rPr>
        <w:t xml:space="preserve">bind with H1 receptors </w:t>
      </w:r>
      <w:r w:rsidR="00695DA4">
        <w:rPr>
          <w:rFonts w:ascii="Times New Roman" w:hAnsi="Times New Roman" w:cs="Times New Roman"/>
        </w:rPr>
        <w:t>on bronchial smooth muscle to cause a contraction. Leukotrienes like LTC4, LTD4, and LTE4</w:t>
      </w:r>
      <w:r w:rsidR="00A85CA8">
        <w:rPr>
          <w:rFonts w:ascii="Times New Roman" w:hAnsi="Times New Roman" w:cs="Times New Roman"/>
        </w:rPr>
        <w:t xml:space="preserve"> </w:t>
      </w:r>
      <w:r w:rsidR="00B7505D">
        <w:rPr>
          <w:rFonts w:ascii="Times New Roman" w:hAnsi="Times New Roman" w:cs="Times New Roman"/>
        </w:rPr>
        <w:t xml:space="preserve">and prostaglandins </w:t>
      </w:r>
      <w:r w:rsidR="00A85CA8">
        <w:rPr>
          <w:rFonts w:ascii="Times New Roman" w:hAnsi="Times New Roman" w:cs="Times New Roman"/>
        </w:rPr>
        <w:t xml:space="preserve">will sustain </w:t>
      </w:r>
      <w:r w:rsidR="003E4100">
        <w:rPr>
          <w:rFonts w:ascii="Times New Roman" w:hAnsi="Times New Roman" w:cs="Times New Roman"/>
        </w:rPr>
        <w:t xml:space="preserve">and prolong </w:t>
      </w:r>
      <w:r w:rsidR="00A85CA8">
        <w:rPr>
          <w:rFonts w:ascii="Times New Roman" w:hAnsi="Times New Roman" w:cs="Times New Roman"/>
        </w:rPr>
        <w:t xml:space="preserve">the smooth muscle contraction. </w:t>
      </w:r>
      <w:r w:rsidR="003E4100">
        <w:rPr>
          <w:rFonts w:ascii="Times New Roman" w:hAnsi="Times New Roman" w:cs="Times New Roman"/>
        </w:rPr>
        <w:t xml:space="preserve">Acetylcholine is then </w:t>
      </w:r>
      <w:r w:rsidR="003E4100">
        <w:rPr>
          <w:rFonts w:ascii="Times New Roman" w:hAnsi="Times New Roman" w:cs="Times New Roman"/>
        </w:rPr>
        <w:lastRenderedPageBreak/>
        <w:t>released</w:t>
      </w:r>
      <w:r w:rsidR="00245334">
        <w:rPr>
          <w:rFonts w:ascii="Times New Roman" w:hAnsi="Times New Roman" w:cs="Times New Roman"/>
        </w:rPr>
        <w:t xml:space="preserve"> by the </w:t>
      </w:r>
      <w:proofErr w:type="spellStart"/>
      <w:r w:rsidR="00245334">
        <w:rPr>
          <w:rFonts w:ascii="Times New Roman" w:hAnsi="Times New Roman" w:cs="Times New Roman"/>
        </w:rPr>
        <w:t>para</w:t>
      </w:r>
      <w:r w:rsidR="000A74BA">
        <w:rPr>
          <w:rFonts w:ascii="Times New Roman" w:hAnsi="Times New Roman" w:cs="Times New Roman"/>
        </w:rPr>
        <w:t>SNS</w:t>
      </w:r>
      <w:proofErr w:type="spellEnd"/>
      <w:r w:rsidR="00245334">
        <w:rPr>
          <w:rFonts w:ascii="Times New Roman" w:hAnsi="Times New Roman" w:cs="Times New Roman"/>
        </w:rPr>
        <w:t xml:space="preserve"> to bind to muscarinic receptors to further sustain the smooth muscle contraction</w:t>
      </w:r>
      <w:r w:rsidR="00A933CF">
        <w:rPr>
          <w:rFonts w:ascii="Times New Roman" w:hAnsi="Times New Roman" w:cs="Times New Roman"/>
        </w:rPr>
        <w:t xml:space="preserve"> and increase resistance. </w:t>
      </w:r>
      <w:r w:rsidR="00F62AC0">
        <w:rPr>
          <w:rFonts w:ascii="Times New Roman" w:hAnsi="Times New Roman" w:cs="Times New Roman"/>
        </w:rPr>
        <w:t xml:space="preserve">This narrowing of the airway lumen and increased airway resistance is what </w:t>
      </w:r>
      <w:r w:rsidR="003E4100">
        <w:rPr>
          <w:rFonts w:ascii="Times New Roman" w:hAnsi="Times New Roman" w:cs="Times New Roman"/>
        </w:rPr>
        <w:t xml:space="preserve">characterizes </w:t>
      </w:r>
      <w:proofErr w:type="gramStart"/>
      <w:r w:rsidR="003E4100">
        <w:rPr>
          <w:rFonts w:ascii="Times New Roman" w:hAnsi="Times New Roman" w:cs="Times New Roman"/>
        </w:rPr>
        <w:t>a bronchospasm</w:t>
      </w:r>
      <w:proofErr w:type="gramEnd"/>
      <w:r w:rsidR="003E4100">
        <w:rPr>
          <w:rFonts w:ascii="Times New Roman" w:hAnsi="Times New Roman" w:cs="Times New Roman"/>
        </w:rPr>
        <w:t>.</w:t>
      </w:r>
      <w:r w:rsidR="00A933CF">
        <w:rPr>
          <w:rFonts w:ascii="Times New Roman" w:hAnsi="Times New Roman" w:cs="Times New Roman"/>
        </w:rPr>
        <w:t xml:space="preserve"> Overtime with repeated and untreated episodes, </w:t>
      </w:r>
      <w:r w:rsidR="00BE4C34">
        <w:rPr>
          <w:rFonts w:ascii="Times New Roman" w:hAnsi="Times New Roman" w:cs="Times New Roman"/>
        </w:rPr>
        <w:t xml:space="preserve">the airway may begin to </w:t>
      </w:r>
      <w:proofErr w:type="gramStart"/>
      <w:r w:rsidR="00BE4C34">
        <w:rPr>
          <w:rFonts w:ascii="Times New Roman" w:hAnsi="Times New Roman" w:cs="Times New Roman"/>
        </w:rPr>
        <w:t>scar</w:t>
      </w:r>
      <w:proofErr w:type="gramEnd"/>
      <w:r w:rsidR="00BE4C34">
        <w:rPr>
          <w:rFonts w:ascii="Times New Roman" w:hAnsi="Times New Roman" w:cs="Times New Roman"/>
        </w:rPr>
        <w:t xml:space="preserve"> and cause remodeling that is irreversible.</w:t>
      </w:r>
    </w:p>
    <w:p w14:paraId="09C5AC2C" w14:textId="24C62A5E" w:rsidR="00140899" w:rsidRDefault="00140899" w:rsidP="00736622">
      <w:pPr>
        <w:spacing w:line="480" w:lineRule="auto"/>
        <w:rPr>
          <w:rFonts w:ascii="Times New Roman" w:hAnsi="Times New Roman" w:cs="Times New Roman"/>
        </w:rPr>
      </w:pPr>
      <w:r>
        <w:rPr>
          <w:rFonts w:ascii="Times New Roman" w:hAnsi="Times New Roman" w:cs="Times New Roman"/>
        </w:rPr>
        <w:tab/>
      </w:r>
      <w:r w:rsidR="005C5C85">
        <w:rPr>
          <w:rFonts w:ascii="Times New Roman" w:hAnsi="Times New Roman" w:cs="Times New Roman"/>
        </w:rPr>
        <w:t>Primarily, pulmonary function testing and assessments are used to diagnose bronchospasms</w:t>
      </w:r>
      <w:r w:rsidR="003A0EAF">
        <w:rPr>
          <w:rFonts w:ascii="Times New Roman" w:hAnsi="Times New Roman" w:cs="Times New Roman"/>
        </w:rPr>
        <w:t xml:space="preserve"> (McCance et al., 2023)</w:t>
      </w:r>
      <w:r w:rsidR="005C5C85">
        <w:rPr>
          <w:rFonts w:ascii="Times New Roman" w:hAnsi="Times New Roman" w:cs="Times New Roman"/>
        </w:rPr>
        <w:t>. The gold standard diagnostic</w:t>
      </w:r>
      <w:r w:rsidR="00156A73">
        <w:rPr>
          <w:rFonts w:ascii="Times New Roman" w:hAnsi="Times New Roman" w:cs="Times New Roman"/>
        </w:rPr>
        <w:t xml:space="preserve"> is spirometry </w:t>
      </w:r>
      <w:proofErr w:type="gramStart"/>
      <w:r w:rsidR="00156A73">
        <w:rPr>
          <w:rFonts w:ascii="Times New Roman" w:hAnsi="Times New Roman" w:cs="Times New Roman"/>
        </w:rPr>
        <w:t>where</w:t>
      </w:r>
      <w:proofErr w:type="gramEnd"/>
      <w:r w:rsidR="00156A73">
        <w:rPr>
          <w:rFonts w:ascii="Times New Roman" w:hAnsi="Times New Roman" w:cs="Times New Roman"/>
        </w:rPr>
        <w:t xml:space="preserve"> forced expiratory volume in one second</w:t>
      </w:r>
      <w:r w:rsidR="00CB52EB">
        <w:rPr>
          <w:rFonts w:ascii="Times New Roman" w:hAnsi="Times New Roman" w:cs="Times New Roman"/>
        </w:rPr>
        <w:t xml:space="preserve"> (FEV</w:t>
      </w:r>
      <w:r w:rsidR="00CB52EB">
        <w:rPr>
          <w:rFonts w:ascii="Times New Roman" w:hAnsi="Times New Roman" w:cs="Times New Roman"/>
          <w:vertAlign w:val="subscript"/>
        </w:rPr>
        <w:t>1</w:t>
      </w:r>
      <w:r w:rsidR="00623C15" w:rsidRPr="00623C15">
        <w:rPr>
          <w:rFonts w:ascii="Times New Roman" w:hAnsi="Times New Roman" w:cs="Times New Roman"/>
        </w:rPr>
        <w:t>),</w:t>
      </w:r>
      <w:r w:rsidR="00156A73">
        <w:rPr>
          <w:rFonts w:ascii="Times New Roman" w:hAnsi="Times New Roman" w:cs="Times New Roman"/>
        </w:rPr>
        <w:t xml:space="preserve"> forced viral capacity</w:t>
      </w:r>
      <w:r w:rsidR="00623C15">
        <w:rPr>
          <w:rFonts w:ascii="Times New Roman" w:hAnsi="Times New Roman" w:cs="Times New Roman"/>
        </w:rPr>
        <w:t xml:space="preserve"> (FVC)</w:t>
      </w:r>
      <w:r w:rsidR="00156A73">
        <w:rPr>
          <w:rFonts w:ascii="Times New Roman" w:hAnsi="Times New Roman" w:cs="Times New Roman"/>
        </w:rPr>
        <w:t>, and the ratio between the two</w:t>
      </w:r>
      <w:r w:rsidR="00623C15">
        <w:rPr>
          <w:rFonts w:ascii="Times New Roman" w:hAnsi="Times New Roman" w:cs="Times New Roman"/>
        </w:rPr>
        <w:t xml:space="preserve"> (</w:t>
      </w:r>
      <w:r w:rsidR="00623C15">
        <w:rPr>
          <w:rFonts w:ascii="Times New Roman" w:hAnsi="Times New Roman" w:cs="Times New Roman"/>
        </w:rPr>
        <w:t>FEV</w:t>
      </w:r>
      <w:r w:rsidR="00623C15">
        <w:rPr>
          <w:rFonts w:ascii="Times New Roman" w:hAnsi="Times New Roman" w:cs="Times New Roman"/>
          <w:vertAlign w:val="subscript"/>
        </w:rPr>
        <w:t>1</w:t>
      </w:r>
      <w:r w:rsidR="00623C15" w:rsidRPr="00623C15">
        <w:rPr>
          <w:rFonts w:ascii="Times New Roman" w:hAnsi="Times New Roman" w:cs="Times New Roman"/>
        </w:rPr>
        <w:t>/</w:t>
      </w:r>
      <w:r w:rsidR="00623C15">
        <w:rPr>
          <w:rFonts w:ascii="Times New Roman" w:hAnsi="Times New Roman" w:cs="Times New Roman"/>
        </w:rPr>
        <w:t>FVC)</w:t>
      </w:r>
      <w:r w:rsidR="00156A73">
        <w:rPr>
          <w:rFonts w:ascii="Times New Roman" w:hAnsi="Times New Roman" w:cs="Times New Roman"/>
        </w:rPr>
        <w:t xml:space="preserve"> is tested</w:t>
      </w:r>
      <w:r w:rsidR="00F35A4B">
        <w:rPr>
          <w:rFonts w:ascii="Times New Roman" w:hAnsi="Times New Roman" w:cs="Times New Roman"/>
        </w:rPr>
        <w:t xml:space="preserve"> and the results indicate whether the patient had a bronchospasm or not.</w:t>
      </w:r>
      <w:r w:rsidR="00AD4FF0">
        <w:rPr>
          <w:rFonts w:ascii="Times New Roman" w:hAnsi="Times New Roman" w:cs="Times New Roman"/>
        </w:rPr>
        <w:t xml:space="preserve"> The values in both tests will decrease if a bronchospasm is present. </w:t>
      </w:r>
      <w:r w:rsidR="00F66212">
        <w:rPr>
          <w:rFonts w:ascii="Times New Roman" w:hAnsi="Times New Roman" w:cs="Times New Roman"/>
        </w:rPr>
        <w:t xml:space="preserve">Another test would be bronchodilator response testing, which is </w:t>
      </w:r>
      <w:r w:rsidR="00B05317">
        <w:rPr>
          <w:rFonts w:ascii="Times New Roman" w:hAnsi="Times New Roman" w:cs="Times New Roman"/>
        </w:rPr>
        <w:t xml:space="preserve">the same tests listed before, but the difference is the patient is given a bronchodilator and the values are compared. </w:t>
      </w:r>
      <w:r w:rsidR="00EF5406">
        <w:rPr>
          <w:rFonts w:ascii="Times New Roman" w:hAnsi="Times New Roman" w:cs="Times New Roman"/>
        </w:rPr>
        <w:t xml:space="preserve">Peak expiratory flow rate (PEFR) can also be measured to determine the maximum airflow rate after a forceful </w:t>
      </w:r>
      <w:proofErr w:type="gramStart"/>
      <w:r w:rsidR="00EF5406">
        <w:rPr>
          <w:rFonts w:ascii="Times New Roman" w:hAnsi="Times New Roman" w:cs="Times New Roman"/>
        </w:rPr>
        <w:t>exhalation</w:t>
      </w:r>
      <w:proofErr w:type="gramEnd"/>
      <w:r w:rsidR="003A0EAF">
        <w:rPr>
          <w:rFonts w:ascii="Times New Roman" w:hAnsi="Times New Roman" w:cs="Times New Roman"/>
        </w:rPr>
        <w:t xml:space="preserve"> but this test is dependent on age, gender, and height.</w:t>
      </w:r>
    </w:p>
    <w:p w14:paraId="34B40C02" w14:textId="02D2AC95" w:rsidR="0070301C" w:rsidRDefault="0070301C" w:rsidP="0070301C">
      <w:pPr>
        <w:spacing w:line="480" w:lineRule="auto"/>
        <w:ind w:firstLine="720"/>
        <w:rPr>
          <w:rFonts w:ascii="Times New Roman" w:hAnsi="Times New Roman" w:cs="Times New Roman"/>
        </w:rPr>
      </w:pPr>
      <w:r>
        <w:rPr>
          <w:rFonts w:ascii="Times New Roman" w:hAnsi="Times New Roman" w:cs="Times New Roman"/>
        </w:rPr>
        <w:t xml:space="preserve">Once diagnosed, the patient may be given medication to treat their bronchospasms. </w:t>
      </w:r>
      <w:r>
        <w:rPr>
          <w:rFonts w:ascii="Times New Roman" w:hAnsi="Times New Roman" w:cs="Times New Roman"/>
        </w:rPr>
        <w:t>Two different</w:t>
      </w:r>
      <w:r w:rsidR="00CE6B99">
        <w:rPr>
          <w:rFonts w:ascii="Times New Roman" w:hAnsi="Times New Roman" w:cs="Times New Roman"/>
        </w:rPr>
        <w:t xml:space="preserve"> treatments/medications may be given to the patient for quick-relief and long-term control</w:t>
      </w:r>
      <w:r w:rsidR="00A365F3">
        <w:rPr>
          <w:rFonts w:ascii="Times New Roman" w:hAnsi="Times New Roman" w:cs="Times New Roman"/>
        </w:rPr>
        <w:t xml:space="preserve"> (Burchum, 2025)</w:t>
      </w:r>
      <w:r w:rsidR="00CE6B99">
        <w:rPr>
          <w:rFonts w:ascii="Times New Roman" w:hAnsi="Times New Roman" w:cs="Times New Roman"/>
        </w:rPr>
        <w:t xml:space="preserve">. </w:t>
      </w:r>
      <w:r w:rsidR="008C785E">
        <w:rPr>
          <w:rFonts w:ascii="Times New Roman" w:hAnsi="Times New Roman" w:cs="Times New Roman"/>
        </w:rPr>
        <w:t>One medication</w:t>
      </w:r>
      <w:r w:rsidR="00CE6B99">
        <w:rPr>
          <w:rFonts w:ascii="Times New Roman" w:hAnsi="Times New Roman" w:cs="Times New Roman"/>
        </w:rPr>
        <w:t xml:space="preserve"> for quick-relief would </w:t>
      </w:r>
      <w:r w:rsidR="008C785E">
        <w:rPr>
          <w:rFonts w:ascii="Times New Roman" w:hAnsi="Times New Roman" w:cs="Times New Roman"/>
        </w:rPr>
        <w:t xml:space="preserve">be </w:t>
      </w:r>
      <w:r w:rsidR="00CE6B99">
        <w:rPr>
          <w:rFonts w:ascii="Times New Roman" w:hAnsi="Times New Roman" w:cs="Times New Roman"/>
        </w:rPr>
        <w:t>short-acting beta</w:t>
      </w:r>
      <w:r w:rsidR="008C785E" w:rsidRPr="008C785E">
        <w:rPr>
          <w:rFonts w:ascii="Times New Roman" w:hAnsi="Times New Roman" w:cs="Times New Roman"/>
          <w:vertAlign w:val="subscript"/>
        </w:rPr>
        <w:t>2</w:t>
      </w:r>
      <w:r w:rsidR="008C785E">
        <w:rPr>
          <w:rFonts w:ascii="Times New Roman" w:hAnsi="Times New Roman" w:cs="Times New Roman"/>
        </w:rPr>
        <w:t>-agonists (SABAs), or albuterol.</w:t>
      </w:r>
      <w:r w:rsidR="00976E38">
        <w:rPr>
          <w:rFonts w:ascii="Times New Roman" w:hAnsi="Times New Roman" w:cs="Times New Roman"/>
        </w:rPr>
        <w:t xml:space="preserve"> Albuterol may start working immediately and last for 3-5 hours</w:t>
      </w:r>
      <w:r w:rsidR="001A7C7C">
        <w:rPr>
          <w:rFonts w:ascii="Times New Roman" w:hAnsi="Times New Roman" w:cs="Times New Roman"/>
        </w:rPr>
        <w:t xml:space="preserve">. SABAs are to be inhaled with an MDI, DPI, or nebulizer so that they are administered </w:t>
      </w:r>
      <w:r w:rsidR="00693ED6">
        <w:rPr>
          <w:rFonts w:ascii="Times New Roman" w:hAnsi="Times New Roman" w:cs="Times New Roman"/>
        </w:rPr>
        <w:t xml:space="preserve">into the lungs and airways for maximum efficacy. </w:t>
      </w:r>
      <w:r w:rsidR="00AC6DE1">
        <w:rPr>
          <w:rFonts w:ascii="Times New Roman" w:hAnsi="Times New Roman" w:cs="Times New Roman"/>
        </w:rPr>
        <w:t>SABAs may be taken on PRN whenever a bronchospasm occurs</w:t>
      </w:r>
      <w:r w:rsidR="004270B0">
        <w:rPr>
          <w:rFonts w:ascii="Times New Roman" w:hAnsi="Times New Roman" w:cs="Times New Roman"/>
        </w:rPr>
        <w:t>. A long-term medication for bronchospasms would be an inhaled corticosteroid (ICS)</w:t>
      </w:r>
      <w:r w:rsidR="000D45AC">
        <w:rPr>
          <w:rFonts w:ascii="Times New Roman" w:hAnsi="Times New Roman" w:cs="Times New Roman"/>
        </w:rPr>
        <w:t>, long-acting beta</w:t>
      </w:r>
      <w:r w:rsidR="000D45AC" w:rsidRPr="000D45AC">
        <w:rPr>
          <w:rFonts w:ascii="Times New Roman" w:hAnsi="Times New Roman" w:cs="Times New Roman"/>
          <w:vertAlign w:val="subscript"/>
        </w:rPr>
        <w:t>2</w:t>
      </w:r>
      <w:r w:rsidR="000D45AC">
        <w:rPr>
          <w:rFonts w:ascii="Times New Roman" w:hAnsi="Times New Roman" w:cs="Times New Roman"/>
        </w:rPr>
        <w:t>-agonist (LABA), or systemic corticosteroids. These medications are used</w:t>
      </w:r>
      <w:r w:rsidR="000F4574">
        <w:rPr>
          <w:rFonts w:ascii="Times New Roman" w:hAnsi="Times New Roman" w:cs="Times New Roman"/>
        </w:rPr>
        <w:t xml:space="preserve"> </w:t>
      </w:r>
      <w:proofErr w:type="gramStart"/>
      <w:r w:rsidR="000F4574">
        <w:rPr>
          <w:rFonts w:ascii="Times New Roman" w:hAnsi="Times New Roman" w:cs="Times New Roman"/>
        </w:rPr>
        <w:t>in order to</w:t>
      </w:r>
      <w:proofErr w:type="gramEnd"/>
      <w:r w:rsidR="000F4574">
        <w:rPr>
          <w:rFonts w:ascii="Times New Roman" w:hAnsi="Times New Roman" w:cs="Times New Roman"/>
        </w:rPr>
        <w:t xml:space="preserve"> decrease </w:t>
      </w:r>
      <w:proofErr w:type="gramStart"/>
      <w:r w:rsidR="000F4574">
        <w:rPr>
          <w:rFonts w:ascii="Times New Roman" w:hAnsi="Times New Roman" w:cs="Times New Roman"/>
        </w:rPr>
        <w:t>the severity</w:t>
      </w:r>
      <w:proofErr w:type="gramEnd"/>
      <w:r w:rsidR="000F4574">
        <w:rPr>
          <w:rFonts w:ascii="Times New Roman" w:hAnsi="Times New Roman" w:cs="Times New Roman"/>
        </w:rPr>
        <w:t xml:space="preserve"> and frequency bronchospasm attacks. LABAs like salmeterol or formoterol may be given with a corticosteroid</w:t>
      </w:r>
      <w:r w:rsidR="00F47660">
        <w:rPr>
          <w:rFonts w:ascii="Times New Roman" w:hAnsi="Times New Roman" w:cs="Times New Roman"/>
        </w:rPr>
        <w:t xml:space="preserve"> (fluticasone, budesonide)</w:t>
      </w:r>
      <w:r w:rsidR="000F4574">
        <w:rPr>
          <w:rFonts w:ascii="Times New Roman" w:hAnsi="Times New Roman" w:cs="Times New Roman"/>
        </w:rPr>
        <w:t xml:space="preserve"> for increased efficacy.</w:t>
      </w:r>
      <w:r w:rsidR="007616C5">
        <w:rPr>
          <w:rFonts w:ascii="Times New Roman" w:hAnsi="Times New Roman" w:cs="Times New Roman"/>
        </w:rPr>
        <w:t xml:space="preserve"> As for </w:t>
      </w:r>
      <w:r w:rsidR="007616C5">
        <w:rPr>
          <w:rFonts w:ascii="Times New Roman" w:hAnsi="Times New Roman" w:cs="Times New Roman"/>
        </w:rPr>
        <w:lastRenderedPageBreak/>
        <w:t xml:space="preserve">systemic corticosteroids like methylprednisolone through and IV for acute bronchospasms, </w:t>
      </w:r>
      <w:r w:rsidR="00F0197D">
        <w:rPr>
          <w:rFonts w:ascii="Times New Roman" w:hAnsi="Times New Roman" w:cs="Times New Roman"/>
        </w:rPr>
        <w:t>it would take much longer to see any effects so it shouldn’t be used first line in a dire situation.</w:t>
      </w:r>
    </w:p>
    <w:p w14:paraId="2D315ECF" w14:textId="029F246C" w:rsidR="006D45BB" w:rsidRDefault="006D45BB" w:rsidP="00736622">
      <w:pPr>
        <w:spacing w:line="480" w:lineRule="auto"/>
        <w:rPr>
          <w:rFonts w:ascii="Times New Roman" w:hAnsi="Times New Roman" w:cs="Times New Roman"/>
        </w:rPr>
      </w:pPr>
      <w:r>
        <w:rPr>
          <w:rFonts w:ascii="Times New Roman" w:hAnsi="Times New Roman" w:cs="Times New Roman"/>
        </w:rPr>
        <w:tab/>
      </w:r>
      <w:r w:rsidR="00D641F3">
        <w:rPr>
          <w:rFonts w:ascii="Times New Roman" w:hAnsi="Times New Roman" w:cs="Times New Roman"/>
        </w:rPr>
        <w:t>The persistent inflammation with bronchospasms can lead to lung cancer development</w:t>
      </w:r>
      <w:r w:rsidR="008226A4">
        <w:rPr>
          <w:rFonts w:ascii="Times New Roman" w:hAnsi="Times New Roman" w:cs="Times New Roman"/>
        </w:rPr>
        <w:t xml:space="preserve"> (McCance et al., 2023)</w:t>
      </w:r>
      <w:r w:rsidR="00D641F3">
        <w:rPr>
          <w:rFonts w:ascii="Times New Roman" w:hAnsi="Times New Roman" w:cs="Times New Roman"/>
        </w:rPr>
        <w:t xml:space="preserve">. </w:t>
      </w:r>
      <w:r w:rsidR="005931CA">
        <w:rPr>
          <w:rFonts w:ascii="Times New Roman" w:hAnsi="Times New Roman" w:cs="Times New Roman"/>
        </w:rPr>
        <w:t xml:space="preserve">This happens because of epithelial cell damage and tissue remodeling. </w:t>
      </w:r>
      <w:proofErr w:type="gramStart"/>
      <w:r w:rsidR="005931CA">
        <w:rPr>
          <w:rFonts w:ascii="Times New Roman" w:hAnsi="Times New Roman" w:cs="Times New Roman"/>
        </w:rPr>
        <w:t>The inflammatory</w:t>
      </w:r>
      <w:proofErr w:type="gramEnd"/>
      <w:r w:rsidR="005931CA">
        <w:rPr>
          <w:rFonts w:ascii="Times New Roman" w:hAnsi="Times New Roman" w:cs="Times New Roman"/>
        </w:rPr>
        <w:t xml:space="preserve"> mediators</w:t>
      </w:r>
      <w:r w:rsidR="00F747DF">
        <w:rPr>
          <w:rFonts w:ascii="Times New Roman" w:hAnsi="Times New Roman" w:cs="Times New Roman"/>
        </w:rPr>
        <w:t xml:space="preserve"> can alter cell growth and differentiation which can cause them to start developing into cells that are different from the normal epithelium</w:t>
      </w:r>
      <w:r w:rsidR="001F19CA">
        <w:rPr>
          <w:rFonts w:ascii="Times New Roman" w:hAnsi="Times New Roman" w:cs="Times New Roman"/>
        </w:rPr>
        <w:t xml:space="preserve"> and promote long-term cellular changes</w:t>
      </w:r>
      <w:r w:rsidR="00904ACA">
        <w:rPr>
          <w:rFonts w:ascii="Times New Roman" w:hAnsi="Times New Roman" w:cs="Times New Roman"/>
        </w:rPr>
        <w:t xml:space="preserve">. </w:t>
      </w:r>
      <w:r w:rsidR="003256C3">
        <w:rPr>
          <w:rFonts w:ascii="Times New Roman" w:hAnsi="Times New Roman" w:cs="Times New Roman"/>
        </w:rPr>
        <w:t xml:space="preserve">Epithelial damage </w:t>
      </w:r>
      <w:r w:rsidR="00EE6F61">
        <w:rPr>
          <w:rFonts w:ascii="Times New Roman" w:hAnsi="Times New Roman" w:cs="Times New Roman"/>
        </w:rPr>
        <w:t xml:space="preserve">from repeated inflammation will cause desquamation, fibrosis, and abnormal cell proliferation. </w:t>
      </w:r>
      <w:proofErr w:type="gramStart"/>
      <w:r w:rsidR="00EE6F61">
        <w:rPr>
          <w:rFonts w:ascii="Times New Roman" w:hAnsi="Times New Roman" w:cs="Times New Roman"/>
        </w:rPr>
        <w:t>All the</w:t>
      </w:r>
      <w:proofErr w:type="gramEnd"/>
      <w:r w:rsidR="00EE6F61">
        <w:rPr>
          <w:rFonts w:ascii="Times New Roman" w:hAnsi="Times New Roman" w:cs="Times New Roman"/>
        </w:rPr>
        <w:t xml:space="preserve"> inflammation</w:t>
      </w:r>
      <w:r w:rsidR="00E406E1">
        <w:rPr>
          <w:rFonts w:ascii="Times New Roman" w:hAnsi="Times New Roman" w:cs="Times New Roman"/>
        </w:rPr>
        <w:t xml:space="preserve"> provides a cellular environment that changes normal cell growth patterns, promotes mutations, and supports tumor progression. </w:t>
      </w:r>
      <w:proofErr w:type="gramStart"/>
      <w:r w:rsidR="00E406E1">
        <w:rPr>
          <w:rFonts w:ascii="Times New Roman" w:hAnsi="Times New Roman" w:cs="Times New Roman"/>
        </w:rPr>
        <w:t>Overtime</w:t>
      </w:r>
      <w:proofErr w:type="gramEnd"/>
      <w:r w:rsidR="00E406E1">
        <w:rPr>
          <w:rFonts w:ascii="Times New Roman" w:hAnsi="Times New Roman" w:cs="Times New Roman"/>
        </w:rPr>
        <w:t>, when</w:t>
      </w:r>
      <w:r w:rsidR="00CC063A">
        <w:rPr>
          <w:rFonts w:ascii="Times New Roman" w:hAnsi="Times New Roman" w:cs="Times New Roman"/>
        </w:rPr>
        <w:t xml:space="preserve"> a carcinoma is formed it may stay in situ</w:t>
      </w:r>
      <w:r w:rsidR="00540DCE">
        <w:rPr>
          <w:rFonts w:ascii="Times New Roman" w:hAnsi="Times New Roman" w:cs="Times New Roman"/>
        </w:rPr>
        <w:t xml:space="preserve"> and then become invasive.</w:t>
      </w:r>
    </w:p>
    <w:p w14:paraId="31993BE0" w14:textId="1215723E" w:rsidR="00736622" w:rsidRDefault="00736622" w:rsidP="009F1DB9">
      <w:pPr>
        <w:pStyle w:val="Heading1"/>
        <w:spacing w:line="480" w:lineRule="auto"/>
        <w:jc w:val="center"/>
      </w:pPr>
      <w:r w:rsidRPr="00736622">
        <w:t>Conclusion</w:t>
      </w:r>
    </w:p>
    <w:p w14:paraId="4FBA30F9" w14:textId="08B003BD" w:rsidR="00940C76" w:rsidRPr="00B46D5C" w:rsidRDefault="00940C76" w:rsidP="00B46D5C">
      <w:pPr>
        <w:spacing w:line="480" w:lineRule="auto"/>
        <w:rPr>
          <w:rFonts w:ascii="Times New Roman" w:hAnsi="Times New Roman" w:cs="Times New Roman"/>
        </w:rPr>
      </w:pPr>
      <w:r>
        <w:tab/>
      </w:r>
      <w:r w:rsidRPr="00B46D5C">
        <w:rPr>
          <w:rFonts w:ascii="Times New Roman" w:hAnsi="Times New Roman" w:cs="Times New Roman"/>
        </w:rPr>
        <w:t xml:space="preserve">Overall, lung cancer can be impacted by and </w:t>
      </w:r>
      <w:proofErr w:type="gramStart"/>
      <w:r w:rsidRPr="00B46D5C">
        <w:rPr>
          <w:rFonts w:ascii="Times New Roman" w:hAnsi="Times New Roman" w:cs="Times New Roman"/>
        </w:rPr>
        <w:t>effect</w:t>
      </w:r>
      <w:proofErr w:type="gramEnd"/>
      <w:r w:rsidRPr="00B46D5C">
        <w:rPr>
          <w:rFonts w:ascii="Times New Roman" w:hAnsi="Times New Roman" w:cs="Times New Roman"/>
        </w:rPr>
        <w:t xml:space="preserve"> many things including hypertension and </w:t>
      </w:r>
      <w:proofErr w:type="gramStart"/>
      <w:r w:rsidR="00693DAF" w:rsidRPr="00B46D5C">
        <w:rPr>
          <w:rFonts w:ascii="Times New Roman" w:hAnsi="Times New Roman" w:cs="Times New Roman"/>
        </w:rPr>
        <w:t>bronchospasms</w:t>
      </w:r>
      <w:proofErr w:type="gramEnd"/>
      <w:r w:rsidR="00693DAF" w:rsidRPr="00B46D5C">
        <w:rPr>
          <w:rFonts w:ascii="Times New Roman" w:hAnsi="Times New Roman" w:cs="Times New Roman"/>
        </w:rPr>
        <w:t>. This condition can also lead to signs and symptoms of shadow vision and feeling “shaky” inside if metastasis occurs</w:t>
      </w:r>
      <w:r w:rsidR="00E93B8A" w:rsidRPr="00B46D5C">
        <w:rPr>
          <w:rFonts w:ascii="Times New Roman" w:hAnsi="Times New Roman" w:cs="Times New Roman"/>
        </w:rPr>
        <w:t xml:space="preserve">, increased glucose from stress, increased total protein from tissue breakdown, </w:t>
      </w:r>
      <w:r w:rsidR="00B46D5C" w:rsidRPr="00B46D5C">
        <w:rPr>
          <w:rFonts w:ascii="Times New Roman" w:hAnsi="Times New Roman" w:cs="Times New Roman"/>
        </w:rPr>
        <w:t>and decreased CO2 levels from impaired gas exchange or anxiety.</w:t>
      </w:r>
      <w:r w:rsidR="00B46D5C">
        <w:rPr>
          <w:rFonts w:ascii="Times New Roman" w:hAnsi="Times New Roman" w:cs="Times New Roman"/>
        </w:rPr>
        <w:t xml:space="preserve"> The patient had several abnormal values that were discussed and brought </w:t>
      </w:r>
      <w:r w:rsidR="00680017">
        <w:rPr>
          <w:rFonts w:ascii="Times New Roman" w:hAnsi="Times New Roman" w:cs="Times New Roman"/>
        </w:rPr>
        <w:t>attention to during this paper. The lab values were discussed in relation to the admitting diagnosis as well as the co-morbidities that the patient presented with. The patient was discharged from the Emergency Department</w:t>
      </w:r>
      <w:r w:rsidR="00DD61BE">
        <w:rPr>
          <w:rFonts w:ascii="Times New Roman" w:hAnsi="Times New Roman" w:cs="Times New Roman"/>
        </w:rPr>
        <w:t xml:space="preserve"> before the end of the shift. The patient is now in the </w:t>
      </w:r>
      <w:r w:rsidR="008F3491">
        <w:rPr>
          <w:rFonts w:ascii="Times New Roman" w:hAnsi="Times New Roman" w:cs="Times New Roman"/>
        </w:rPr>
        <w:t>post-</w:t>
      </w:r>
      <w:proofErr w:type="gramStart"/>
      <w:r w:rsidR="008F3491">
        <w:rPr>
          <w:rFonts w:ascii="Times New Roman" w:hAnsi="Times New Roman" w:cs="Times New Roman"/>
        </w:rPr>
        <w:t>acute</w:t>
      </w:r>
      <w:proofErr w:type="gramEnd"/>
      <w:r w:rsidR="008F3491">
        <w:rPr>
          <w:rFonts w:ascii="Times New Roman" w:hAnsi="Times New Roman" w:cs="Times New Roman"/>
        </w:rPr>
        <w:t>/transition phase as she is at home and has been scheduled for an MRI</w:t>
      </w:r>
      <w:r w:rsidR="009F1DB9">
        <w:rPr>
          <w:rFonts w:ascii="Times New Roman" w:hAnsi="Times New Roman" w:cs="Times New Roman"/>
        </w:rPr>
        <w:t xml:space="preserve"> of her brain. </w:t>
      </w:r>
    </w:p>
    <w:p w14:paraId="05FCC12C" w14:textId="77777777" w:rsidR="000141E0" w:rsidRDefault="000141E0" w:rsidP="00AF2EC1">
      <w:pPr>
        <w:spacing w:line="480" w:lineRule="auto"/>
        <w:rPr>
          <w:rFonts w:ascii="Times New Roman" w:hAnsi="Times New Roman" w:cs="Times New Roman"/>
        </w:rPr>
      </w:pPr>
    </w:p>
    <w:p w14:paraId="7ACCB176" w14:textId="77777777" w:rsidR="00AF2EC1" w:rsidRPr="00E04691" w:rsidRDefault="00AF2EC1" w:rsidP="00AF2EC1">
      <w:pPr>
        <w:spacing w:line="480" w:lineRule="auto"/>
        <w:rPr>
          <w:rFonts w:ascii="Times New Roman" w:hAnsi="Times New Roman" w:cs="Times New Roman"/>
          <w:b/>
          <w:bCs/>
        </w:rPr>
      </w:pPr>
    </w:p>
    <w:p w14:paraId="51A4D362" w14:textId="77777777" w:rsidR="008C4415" w:rsidRPr="00E04691" w:rsidRDefault="008C4415" w:rsidP="008C4415">
      <w:pPr>
        <w:rPr>
          <w:rFonts w:ascii="Times New Roman" w:hAnsi="Times New Roman" w:cs="Times New Roman"/>
          <w:b/>
          <w:bCs/>
        </w:rPr>
      </w:pPr>
    </w:p>
    <w:p w14:paraId="4137F5A3" w14:textId="77777777" w:rsidR="008C4415" w:rsidRPr="00E04691" w:rsidRDefault="008C4415" w:rsidP="008C4415">
      <w:pPr>
        <w:jc w:val="center"/>
        <w:rPr>
          <w:rFonts w:ascii="Times New Roman" w:hAnsi="Times New Roman" w:cs="Times New Roman"/>
          <w:b/>
          <w:bCs/>
        </w:rPr>
      </w:pPr>
    </w:p>
    <w:p w14:paraId="1AD74AC1" w14:textId="77777777" w:rsidR="008C4415" w:rsidRPr="00E04691" w:rsidRDefault="008C4415" w:rsidP="008C4415">
      <w:pPr>
        <w:jc w:val="center"/>
        <w:rPr>
          <w:rFonts w:ascii="Times New Roman" w:hAnsi="Times New Roman" w:cs="Times New Roman"/>
          <w:b/>
          <w:bCs/>
        </w:rPr>
      </w:pPr>
    </w:p>
    <w:p w14:paraId="505B8E1A" w14:textId="77777777" w:rsidR="008C4415" w:rsidRPr="00E04691" w:rsidRDefault="008C4415" w:rsidP="008C4415">
      <w:pPr>
        <w:jc w:val="center"/>
        <w:rPr>
          <w:rFonts w:ascii="Times New Roman" w:hAnsi="Times New Roman" w:cs="Times New Roman"/>
          <w:b/>
        </w:rPr>
      </w:pPr>
      <w:r w:rsidRPr="00E04691">
        <w:rPr>
          <w:rFonts w:ascii="Times New Roman" w:hAnsi="Times New Roman" w:cs="Times New Roman"/>
          <w:b/>
        </w:rPr>
        <w:t>References</w:t>
      </w:r>
    </w:p>
    <w:p w14:paraId="636759EE" w14:textId="5F0019AD" w:rsidR="009E064C" w:rsidRPr="00E04691" w:rsidRDefault="009E064C" w:rsidP="00A61EAA">
      <w:pPr>
        <w:spacing w:line="480" w:lineRule="auto"/>
        <w:jc w:val="center"/>
        <w:rPr>
          <w:rFonts w:ascii="Times New Roman" w:hAnsi="Times New Roman" w:cs="Times New Roman"/>
        </w:rPr>
      </w:pPr>
    </w:p>
    <w:p w14:paraId="4D3FC2D6"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Ackley, B. J., Ladwig, G. B., Makic, M. B. F., Martinez-Kratz, M. R., &amp; Zanotti, M. (2020). </w:t>
      </w:r>
      <w:r w:rsidRPr="00AF2EC1">
        <w:rPr>
          <w:i/>
          <w:iCs/>
        </w:rPr>
        <w:t>Nursing diagnosis handbook: An evidence-based guide to planning care</w:t>
      </w:r>
      <w:r w:rsidRPr="00AF2EC1">
        <w:t xml:space="preserve"> (12th ed.). Elsevier.</w:t>
      </w:r>
    </w:p>
    <w:p w14:paraId="22227AB7"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Bonaduce, S. (2025). Assessment: Diagnostic studies of respiratory system; Lung biopsy. In M. M. Harding (Ed.), </w:t>
      </w:r>
      <w:r w:rsidRPr="00AF2EC1">
        <w:rPr>
          <w:i/>
          <w:iCs/>
        </w:rPr>
        <w:t>Lewis’s medical-surgical nursing: Assessment and management of clinical problems</w:t>
      </w:r>
      <w:r w:rsidRPr="00AF2EC1">
        <w:t xml:space="preserve"> (11th ed.). Elsevier.</w:t>
      </w:r>
    </w:p>
    <w:p w14:paraId="1FCA7255"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Burchum, J. R., &amp; Rosenthal, L. D. (2025). </w:t>
      </w:r>
      <w:r w:rsidRPr="00AF2EC1">
        <w:rPr>
          <w:i/>
          <w:iCs/>
        </w:rPr>
        <w:t>Lehne's pharmacology for nursing care</w:t>
      </w:r>
      <w:r w:rsidRPr="00AF2EC1">
        <w:t xml:space="preserve"> (12th ed.). Elsevier - Evolve. </w:t>
      </w:r>
      <w:hyperlink r:id="rId13" w:tgtFrame="_new" w:history="1">
        <w:r w:rsidRPr="00AF2EC1">
          <w:rPr>
            <w:rStyle w:val="Hyperlink"/>
          </w:rPr>
          <w:t>https://online.vitalsource.com/books/9780443108686</w:t>
        </w:r>
      </w:hyperlink>
    </w:p>
    <w:p w14:paraId="3490F508"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Costello, K. (2025). Acute intracranial problems. In M. M. Harding (Ed.), </w:t>
      </w:r>
      <w:r w:rsidRPr="00AF2EC1">
        <w:rPr>
          <w:i/>
          <w:iCs/>
        </w:rPr>
        <w:t>Lewis’s medical-surgical nursing: Assessment and management of clinical problems</w:t>
      </w:r>
      <w:r w:rsidRPr="00AF2EC1">
        <w:t xml:space="preserve"> (11th ed.). Elsevier.</w:t>
      </w:r>
    </w:p>
    <w:p w14:paraId="3814F8B1"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Doyle-Lindrud, S. (2025). Cancer. In M. M. Harding (Ed.), </w:t>
      </w:r>
      <w:r w:rsidRPr="00AF2EC1">
        <w:rPr>
          <w:i/>
          <w:iCs/>
        </w:rPr>
        <w:t>Lewis’s medical-surgical nursing: Assessment and management of clinical problems</w:t>
      </w:r>
      <w:r w:rsidRPr="00AF2EC1">
        <w:t xml:space="preserve"> (11th ed.). Elsevier.</w:t>
      </w:r>
    </w:p>
    <w:p w14:paraId="17956E67"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Hockenberry, M. J., Duffy, E. A., &amp; Gibbs, K. (2024). </w:t>
      </w:r>
      <w:r w:rsidRPr="00AF2EC1">
        <w:rPr>
          <w:i/>
          <w:iCs/>
        </w:rPr>
        <w:t xml:space="preserve">Wong's nursing care </w:t>
      </w:r>
      <w:proofErr w:type="gramStart"/>
      <w:r w:rsidRPr="00AF2EC1">
        <w:rPr>
          <w:i/>
          <w:iCs/>
        </w:rPr>
        <w:t>of</w:t>
      </w:r>
      <w:proofErr w:type="gramEnd"/>
      <w:r w:rsidRPr="00AF2EC1">
        <w:rPr>
          <w:i/>
          <w:iCs/>
        </w:rPr>
        <w:t xml:space="preserve"> infants and children</w:t>
      </w:r>
      <w:r w:rsidRPr="00AF2EC1">
        <w:t xml:space="preserve"> (12th ed.). Elsevier - Evolve. </w:t>
      </w:r>
      <w:hyperlink r:id="rId14" w:tgtFrame="_new" w:history="1">
        <w:r w:rsidRPr="00AF2EC1">
          <w:rPr>
            <w:rStyle w:val="Hyperlink"/>
          </w:rPr>
          <w:t>https://online.vitalsource.com/books/9780323932974</w:t>
        </w:r>
      </w:hyperlink>
    </w:p>
    <w:p w14:paraId="5AB91F90"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Mayo Clinic Staff. (n.d.). </w:t>
      </w:r>
      <w:r w:rsidRPr="00AF2EC1">
        <w:rPr>
          <w:i/>
          <w:iCs/>
        </w:rPr>
        <w:t>Pulmonary hypertension: Symptoms and causes</w:t>
      </w:r>
      <w:r w:rsidRPr="00AF2EC1">
        <w:t xml:space="preserve">. Mayo Clinic. </w:t>
      </w:r>
      <w:hyperlink r:id="rId15" w:tgtFrame="_new" w:history="1">
        <w:r w:rsidRPr="00AF2EC1">
          <w:rPr>
            <w:rStyle w:val="Hyperlink"/>
          </w:rPr>
          <w:t>https://www.mayoclinic.org/diseases-conditions/pulmonary-hypertension/symptoms-causes/syc-20350697</w:t>
        </w:r>
      </w:hyperlink>
    </w:p>
    <w:p w14:paraId="0AFCAF5B"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McCance, K. L., Huether, S. E., Brashers, V. L., &amp; Rote, N. S. (2023). </w:t>
      </w:r>
      <w:r w:rsidRPr="00AF2EC1">
        <w:rPr>
          <w:i/>
          <w:iCs/>
        </w:rPr>
        <w:t>Pathophysiology: Alterations of pulmonary function</w:t>
      </w:r>
      <w:r w:rsidRPr="00AF2EC1">
        <w:t xml:space="preserve"> (9th ed.). Elsevier.</w:t>
      </w:r>
    </w:p>
    <w:p w14:paraId="1ADFF9F2"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lastRenderedPageBreak/>
        <w:t xml:space="preserve">McCance, K. L., Huether, S. E., Brashers, V. L., &amp; Rote, N. S. (2023). </w:t>
      </w:r>
      <w:r w:rsidRPr="00AF2EC1">
        <w:rPr>
          <w:i/>
          <w:iCs/>
        </w:rPr>
        <w:t>Pathophysiology: Cancer biology</w:t>
      </w:r>
      <w:r w:rsidRPr="00AF2EC1">
        <w:t xml:space="preserve"> (9th ed.). Elsevier.</w:t>
      </w:r>
    </w:p>
    <w:p w14:paraId="1D84821F"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McCance, K. L., Huether, S. E., Brashers, V. L., &amp; Rote, N. S. (2023). </w:t>
      </w:r>
      <w:r w:rsidRPr="00AF2EC1">
        <w:rPr>
          <w:i/>
          <w:iCs/>
        </w:rPr>
        <w:t>Pathophysiology: The cellular environment: Fluid and electrolytes, acids and bases</w:t>
      </w:r>
      <w:r w:rsidRPr="00AF2EC1">
        <w:t xml:space="preserve"> (9th ed.). Elsevier.</w:t>
      </w:r>
    </w:p>
    <w:p w14:paraId="7F80A47E"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National Cancer Institute. (n.d.). </w:t>
      </w:r>
      <w:r w:rsidRPr="00AF2EC1">
        <w:rPr>
          <w:i/>
          <w:iCs/>
        </w:rPr>
        <w:t>Targeted cancer therapies</w:t>
      </w:r>
      <w:r w:rsidRPr="00AF2EC1">
        <w:t xml:space="preserve">. U.S. Department of Health and Human Services, National Institutes of Health. </w:t>
      </w:r>
      <w:hyperlink r:id="rId16" w:tgtFrame="_new" w:history="1">
        <w:r w:rsidRPr="00AF2EC1">
          <w:rPr>
            <w:rStyle w:val="Hyperlink"/>
          </w:rPr>
          <w:t>https://www.cancer.gov/about-cancer/treatment/types/targeted-therapies</w:t>
        </w:r>
      </w:hyperlink>
    </w:p>
    <w:p w14:paraId="05336FB0"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Vallerand, A. H., &amp; Sanoski, C. A. (2018). </w:t>
      </w:r>
      <w:r w:rsidRPr="00AF2EC1">
        <w:rPr>
          <w:i/>
          <w:iCs/>
        </w:rPr>
        <w:t>Davis’s drug guide for nurses</w:t>
      </w:r>
      <w:r w:rsidRPr="00AF2EC1">
        <w:t xml:space="preserve"> (16th ed.). F.A. Davis. </w:t>
      </w:r>
      <w:hyperlink r:id="rId17" w:tgtFrame="_new" w:history="1">
        <w:r w:rsidRPr="00AF2EC1">
          <w:rPr>
            <w:rStyle w:val="Hyperlink"/>
          </w:rPr>
          <w:t>https://tinyurl.com/ez7s8ccu</w:t>
        </w:r>
      </w:hyperlink>
    </w:p>
    <w:p w14:paraId="2150546F"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Van Leeuwen, A. M., &amp; Bladh, M. L. (2019). </w:t>
      </w:r>
      <w:r w:rsidRPr="00AF2EC1">
        <w:rPr>
          <w:i/>
          <w:iCs/>
        </w:rPr>
        <w:t>Davis’s comprehensive handbook of laboratory and diagnostic tests with nursing implications</w:t>
      </w:r>
      <w:r w:rsidRPr="00AF2EC1">
        <w:t xml:space="preserve"> (9th ed.). F.A. Davis Company. </w:t>
      </w:r>
      <w:hyperlink r:id="rId18" w:tgtFrame="_new" w:history="1">
        <w:r w:rsidRPr="00AF2EC1">
          <w:rPr>
            <w:rStyle w:val="Hyperlink"/>
          </w:rPr>
          <w:t>https://tinyurl.com/2urscbrx</w:t>
        </w:r>
      </w:hyperlink>
    </w:p>
    <w:p w14:paraId="21C3E138" w14:textId="77777777" w:rsidR="00AF2EC1" w:rsidRPr="00AF2EC1" w:rsidRDefault="00AF2EC1" w:rsidP="00AF2EC1">
      <w:pPr>
        <w:pStyle w:val="paragraph"/>
        <w:spacing w:before="0" w:beforeAutospacing="0" w:after="0" w:afterAutospacing="0" w:line="480" w:lineRule="auto"/>
        <w:ind w:left="720" w:hanging="720"/>
        <w:textAlignment w:val="baseline"/>
      </w:pPr>
      <w:r w:rsidRPr="00AF2EC1">
        <w:t xml:space="preserve">Wermers, R. (2025). Hypertension. In M. M. Harding (Ed.), </w:t>
      </w:r>
      <w:r w:rsidRPr="00AF2EC1">
        <w:rPr>
          <w:i/>
          <w:iCs/>
        </w:rPr>
        <w:t>Lewis’s medical-surgical nursing: Assessment and management of clinical problems</w:t>
      </w:r>
      <w:r w:rsidRPr="00AF2EC1">
        <w:t xml:space="preserve"> (11th ed.). Elsevier.</w:t>
      </w:r>
    </w:p>
    <w:p w14:paraId="7AFEABE3" w14:textId="77777777" w:rsidR="00324B37" w:rsidRDefault="00324B37" w:rsidP="00CA06CB">
      <w:pPr>
        <w:pStyle w:val="paragraph"/>
        <w:spacing w:before="0" w:beforeAutospacing="0" w:after="0" w:afterAutospacing="0" w:line="480" w:lineRule="auto"/>
        <w:ind w:left="720" w:hanging="720"/>
        <w:textAlignment w:val="baseline"/>
      </w:pPr>
    </w:p>
    <w:p w14:paraId="6446F264" w14:textId="77777777" w:rsidR="00CA06CB" w:rsidRDefault="00CA06CB" w:rsidP="00C44AF3">
      <w:pPr>
        <w:pStyle w:val="paragraph"/>
        <w:spacing w:before="0" w:beforeAutospacing="0" w:after="0" w:afterAutospacing="0" w:line="480" w:lineRule="auto"/>
        <w:ind w:left="720" w:hanging="720"/>
        <w:textAlignment w:val="baseline"/>
      </w:pPr>
    </w:p>
    <w:p w14:paraId="76B4F4F0" w14:textId="77777777" w:rsidR="00C44AF3" w:rsidRDefault="00C44AF3" w:rsidP="00B13D8F">
      <w:pPr>
        <w:pStyle w:val="paragraph"/>
        <w:spacing w:before="0" w:beforeAutospacing="0" w:after="0" w:afterAutospacing="0" w:line="480" w:lineRule="auto"/>
        <w:ind w:left="720" w:hanging="720"/>
        <w:textAlignment w:val="baseline"/>
      </w:pPr>
    </w:p>
    <w:p w14:paraId="335DB314" w14:textId="77777777" w:rsidR="00B13D8F" w:rsidRDefault="00B13D8F" w:rsidP="00F10C62">
      <w:pPr>
        <w:pStyle w:val="paragraph"/>
        <w:spacing w:before="0" w:beforeAutospacing="0" w:after="0" w:afterAutospacing="0" w:line="480" w:lineRule="auto"/>
        <w:ind w:left="720" w:hanging="720"/>
        <w:textAlignment w:val="baseline"/>
      </w:pPr>
    </w:p>
    <w:p w14:paraId="071D7B76" w14:textId="77777777" w:rsidR="00F10C62" w:rsidRDefault="00F10C62" w:rsidP="002D0CCD">
      <w:pPr>
        <w:pStyle w:val="paragraph"/>
        <w:spacing w:before="0" w:beforeAutospacing="0" w:after="0" w:afterAutospacing="0" w:line="480" w:lineRule="auto"/>
        <w:ind w:left="720" w:hanging="720"/>
        <w:textAlignment w:val="baseline"/>
        <w:rPr>
          <w:rFonts w:ascii="Segoe UI" w:hAnsi="Segoe UI" w:cs="Segoe UI"/>
          <w:sz w:val="18"/>
          <w:szCs w:val="18"/>
        </w:rPr>
      </w:pPr>
    </w:p>
    <w:p w14:paraId="76B9B198" w14:textId="2A5B8084" w:rsidR="002428E6" w:rsidRPr="00E04691" w:rsidRDefault="002428E6" w:rsidP="002428E6">
      <w:pPr>
        <w:spacing w:line="480" w:lineRule="auto"/>
        <w:ind w:left="720" w:hanging="720"/>
        <w:rPr>
          <w:rFonts w:ascii="Times New Roman" w:hAnsi="Times New Roman" w:cs="Times New Roman"/>
        </w:rPr>
      </w:pPr>
    </w:p>
    <w:sectPr w:rsidR="002428E6" w:rsidRPr="00E04691">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66193" w14:textId="77777777" w:rsidR="00822918" w:rsidRDefault="00822918" w:rsidP="0072185C">
      <w:r>
        <w:separator/>
      </w:r>
    </w:p>
  </w:endnote>
  <w:endnote w:type="continuationSeparator" w:id="0">
    <w:p w14:paraId="06E2D8B4" w14:textId="77777777" w:rsidR="00822918" w:rsidRDefault="00822918" w:rsidP="00721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swiss"/>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0F1F" w14:textId="77777777" w:rsidR="00822918" w:rsidRDefault="00822918" w:rsidP="0072185C">
      <w:r>
        <w:separator/>
      </w:r>
    </w:p>
  </w:footnote>
  <w:footnote w:type="continuationSeparator" w:id="0">
    <w:p w14:paraId="3F7D0CD4" w14:textId="77777777" w:rsidR="00822918" w:rsidRDefault="00822918" w:rsidP="00721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C49B" w14:textId="725D2E05" w:rsidR="00A61EAA" w:rsidRPr="00204054" w:rsidRDefault="00A61EAA" w:rsidP="00F95896">
    <w:pPr>
      <w:pStyle w:val="Header"/>
      <w:framePr w:wrap="none" w:vAnchor="text" w:hAnchor="margin" w:xAlign="right" w:y="1"/>
      <w:rPr>
        <w:rStyle w:val="PageNumber"/>
        <w:rFonts w:ascii="Times" w:hAnsi="Times"/>
      </w:rPr>
    </w:pPr>
    <w:r w:rsidRPr="00204054">
      <w:rPr>
        <w:rStyle w:val="PageNumber"/>
        <w:rFonts w:ascii="Times" w:hAnsi="Times"/>
      </w:rPr>
      <w:fldChar w:fldCharType="begin"/>
    </w:r>
    <w:r w:rsidRPr="00204054">
      <w:rPr>
        <w:rStyle w:val="PageNumber"/>
        <w:rFonts w:ascii="Times" w:hAnsi="Times"/>
      </w:rPr>
      <w:instrText xml:space="preserve">PAGE  </w:instrText>
    </w:r>
    <w:r w:rsidRPr="00204054">
      <w:rPr>
        <w:rStyle w:val="PageNumber"/>
        <w:rFonts w:ascii="Times" w:hAnsi="Times"/>
      </w:rPr>
      <w:fldChar w:fldCharType="separate"/>
    </w:r>
    <w:r w:rsidR="002267DA">
      <w:rPr>
        <w:rStyle w:val="PageNumber"/>
        <w:rFonts w:ascii="Times" w:hAnsi="Times"/>
        <w:noProof/>
      </w:rPr>
      <w:t>5</w:t>
    </w:r>
    <w:r w:rsidRPr="00204054">
      <w:rPr>
        <w:rStyle w:val="PageNumber"/>
        <w:rFonts w:ascii="Times" w:hAnsi="Times"/>
      </w:rPr>
      <w:fldChar w:fldCharType="end"/>
    </w:r>
  </w:p>
  <w:sdt>
    <w:sdtPr>
      <w:rPr>
        <w:rFonts w:ascii="Times New Roman" w:hAnsi="Times New Roman" w:cs="Times New Roman"/>
      </w:rPr>
      <w:id w:val="918066395"/>
      <w:docPartObj>
        <w:docPartGallery w:val="Page Numbers (Top of Page)"/>
        <w:docPartUnique/>
      </w:docPartObj>
    </w:sdtPr>
    <w:sdtEndPr>
      <w:rPr>
        <w:noProof/>
      </w:rPr>
    </w:sdtEndPr>
    <w:sdtContent>
      <w:p w14:paraId="71E73317" w14:textId="77777777" w:rsidR="00A61EAA" w:rsidRPr="002E2039" w:rsidRDefault="00A61EAA" w:rsidP="00204054">
        <w:pPr>
          <w:pStyle w:val="Header"/>
          <w:ind w:right="360"/>
          <w:rPr>
            <w:rFonts w:ascii="Times New Roman" w:hAnsi="Times New Roman" w:cs="Times New Roman"/>
          </w:rPr>
        </w:pPr>
        <w:r w:rsidRPr="002E2039">
          <w:rPr>
            <w:rFonts w:ascii="Times New Roman" w:hAnsi="Times New Roman" w:cs="Times New Roman"/>
          </w:rPr>
          <w:tab/>
        </w:r>
      </w:p>
    </w:sdtContent>
  </w:sdt>
  <w:p w14:paraId="4D9FEFD1" w14:textId="77777777" w:rsidR="00A61EAA" w:rsidRPr="002E2039" w:rsidRDefault="00A61EA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2B3C" w14:textId="25F344D4" w:rsidR="00A61EAA" w:rsidRPr="004A4AC0" w:rsidRDefault="00F3422E" w:rsidP="002E2039">
    <w:pPr>
      <w:pStyle w:val="Header"/>
      <w:rPr>
        <w:rFonts w:ascii="Times New Roman" w:hAnsi="Times New Roman" w:cs="Times New Roman"/>
      </w:rPr>
    </w:pPr>
    <w:r>
      <w:rPr>
        <w:rFonts w:ascii="Times New Roman" w:hAnsi="Times New Roman" w:cs="Times New Roman"/>
      </w:rPr>
      <w:t>Name:</w:t>
    </w:r>
    <w:r w:rsidR="003245E3">
      <w:rPr>
        <w:rFonts w:ascii="Times New Roman" w:hAnsi="Times New Roman" w:cs="Times New Roman"/>
      </w:rPr>
      <w:t xml:space="preserve"> Caroline Thomas</w:t>
    </w:r>
    <w:r>
      <w:rPr>
        <w:rFonts w:ascii="Times New Roman" w:hAnsi="Times New Roman" w:cs="Times New Roman"/>
      </w:rPr>
      <w:tab/>
      <w:t>Date:</w:t>
    </w:r>
    <w:r w:rsidR="003245E3">
      <w:rPr>
        <w:rFonts w:ascii="Times New Roman" w:hAnsi="Times New Roman" w:cs="Times New Roman"/>
      </w:rPr>
      <w:t xml:space="preserve"> 02/07/2026</w:t>
    </w:r>
    <w:r w:rsidR="00A61EAA" w:rsidRPr="004A4AC0">
      <w:rPr>
        <w:rFonts w:ascii="Times New Roman" w:hAnsi="Times New Roman" w:cs="Times New Roman"/>
      </w:rPr>
      <w:tab/>
    </w:r>
    <w:sdt>
      <w:sdtPr>
        <w:rPr>
          <w:rFonts w:ascii="Times New Roman" w:hAnsi="Times New Roman" w:cs="Times New Roman"/>
        </w:rPr>
        <w:id w:val="578952411"/>
        <w:docPartObj>
          <w:docPartGallery w:val="Page Numbers (Top of Page)"/>
          <w:docPartUnique/>
        </w:docPartObj>
      </w:sdtPr>
      <w:sdtEndPr>
        <w:rPr>
          <w:noProof/>
        </w:rPr>
      </w:sdtEndPr>
      <w:sdtContent>
        <w:r w:rsidR="00A61EAA" w:rsidRPr="004A4AC0">
          <w:rPr>
            <w:rFonts w:ascii="Times New Roman" w:hAnsi="Times New Roman" w:cs="Times New Roman"/>
          </w:rPr>
          <w:fldChar w:fldCharType="begin"/>
        </w:r>
        <w:r w:rsidR="00A61EAA" w:rsidRPr="004A4AC0">
          <w:rPr>
            <w:rFonts w:ascii="Times New Roman" w:hAnsi="Times New Roman" w:cs="Times New Roman"/>
          </w:rPr>
          <w:instrText xml:space="preserve"> PAGE   \* MERGEFORMAT </w:instrText>
        </w:r>
        <w:r w:rsidR="00A61EAA" w:rsidRPr="004A4AC0">
          <w:rPr>
            <w:rFonts w:ascii="Times New Roman" w:hAnsi="Times New Roman" w:cs="Times New Roman"/>
          </w:rPr>
          <w:fldChar w:fldCharType="separate"/>
        </w:r>
        <w:r w:rsidR="00E832C8">
          <w:rPr>
            <w:rFonts w:ascii="Times New Roman" w:hAnsi="Times New Roman" w:cs="Times New Roman"/>
            <w:noProof/>
          </w:rPr>
          <w:t>1</w:t>
        </w:r>
        <w:r w:rsidR="00A61EAA" w:rsidRPr="004A4AC0">
          <w:rPr>
            <w:rFonts w:ascii="Times New Roman" w:hAnsi="Times New Roman" w:cs="Times New Roman"/>
            <w:noProof/>
          </w:rPr>
          <w:fldChar w:fldCharType="end"/>
        </w:r>
      </w:sdtContent>
    </w:sdt>
  </w:p>
  <w:p w14:paraId="7BA782EC" w14:textId="77777777" w:rsidR="00A61EAA" w:rsidRPr="004A4AC0" w:rsidRDefault="00A61EAA">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659021"/>
      <w:docPartObj>
        <w:docPartGallery w:val="Page Numbers (Top of Page)"/>
        <w:docPartUnique/>
      </w:docPartObj>
    </w:sdtPr>
    <w:sdtEndPr>
      <w:rPr>
        <w:noProof/>
      </w:rPr>
    </w:sdtEndPr>
    <w:sdtContent>
      <w:p w14:paraId="669FE012" w14:textId="3F8193D7" w:rsidR="00F27F19" w:rsidRDefault="009A7A08">
        <w:pPr>
          <w:pStyle w:val="Header"/>
          <w:jc w:val="right"/>
        </w:pPr>
        <w:r>
          <w:fldChar w:fldCharType="begin"/>
        </w:r>
        <w:r>
          <w:instrText xml:space="preserve"> PAGE   \* MERGEFORMAT </w:instrText>
        </w:r>
        <w:r>
          <w:fldChar w:fldCharType="separate"/>
        </w:r>
        <w:r w:rsidR="002267DA">
          <w:rPr>
            <w:noProof/>
          </w:rPr>
          <w:t>12</w:t>
        </w:r>
        <w:r>
          <w:rPr>
            <w:noProof/>
          </w:rPr>
          <w:fldChar w:fldCharType="end"/>
        </w:r>
      </w:p>
    </w:sdtContent>
  </w:sdt>
  <w:p w14:paraId="1E6405C8" w14:textId="77777777" w:rsidR="00F27F19" w:rsidRDefault="00F27F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D6564"/>
    <w:multiLevelType w:val="hybridMultilevel"/>
    <w:tmpl w:val="734E0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22727F"/>
    <w:multiLevelType w:val="hybridMultilevel"/>
    <w:tmpl w:val="B2ECA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844259">
    <w:abstractNumId w:val="1"/>
  </w:num>
  <w:num w:numId="2" w16cid:durableId="17078759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ughton, Aimee (Nursing)">
    <w15:presenceInfo w15:providerId="AD" w15:userId="S-1-5-21-2108236516-2095977292-1695163583-4978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MLcwNDE0MzC2tLRQ0lEKTi0uzszPAykwrAUAfWz7ySwAAAA="/>
  </w:docVars>
  <w:rsids>
    <w:rsidRoot w:val="0072185C"/>
    <w:rsid w:val="0000060A"/>
    <w:rsid w:val="00003914"/>
    <w:rsid w:val="00003A27"/>
    <w:rsid w:val="00013F3E"/>
    <w:rsid w:val="000141E0"/>
    <w:rsid w:val="00015197"/>
    <w:rsid w:val="0001763F"/>
    <w:rsid w:val="00022B2D"/>
    <w:rsid w:val="00027CC5"/>
    <w:rsid w:val="00040F4E"/>
    <w:rsid w:val="00041083"/>
    <w:rsid w:val="000442AF"/>
    <w:rsid w:val="00047D71"/>
    <w:rsid w:val="0005671F"/>
    <w:rsid w:val="00065F21"/>
    <w:rsid w:val="00071B69"/>
    <w:rsid w:val="000750B6"/>
    <w:rsid w:val="00075F0A"/>
    <w:rsid w:val="000764D2"/>
    <w:rsid w:val="000900EA"/>
    <w:rsid w:val="00092003"/>
    <w:rsid w:val="000A073D"/>
    <w:rsid w:val="000A721F"/>
    <w:rsid w:val="000A74BA"/>
    <w:rsid w:val="000A7C63"/>
    <w:rsid w:val="000B5257"/>
    <w:rsid w:val="000C274C"/>
    <w:rsid w:val="000D40C9"/>
    <w:rsid w:val="000D45AC"/>
    <w:rsid w:val="000D4EB5"/>
    <w:rsid w:val="000E19DC"/>
    <w:rsid w:val="000E2416"/>
    <w:rsid w:val="000E4CC0"/>
    <w:rsid w:val="000F31E0"/>
    <w:rsid w:val="000F3A8D"/>
    <w:rsid w:val="000F4574"/>
    <w:rsid w:val="00100468"/>
    <w:rsid w:val="00103655"/>
    <w:rsid w:val="00105445"/>
    <w:rsid w:val="00107EE4"/>
    <w:rsid w:val="001106E6"/>
    <w:rsid w:val="0011395F"/>
    <w:rsid w:val="00121EDE"/>
    <w:rsid w:val="001346EE"/>
    <w:rsid w:val="00140899"/>
    <w:rsid w:val="00140E64"/>
    <w:rsid w:val="00156A73"/>
    <w:rsid w:val="001606DF"/>
    <w:rsid w:val="00163FE3"/>
    <w:rsid w:val="00173CDB"/>
    <w:rsid w:val="00175192"/>
    <w:rsid w:val="00180770"/>
    <w:rsid w:val="0018178F"/>
    <w:rsid w:val="00187BF9"/>
    <w:rsid w:val="00193763"/>
    <w:rsid w:val="00195BEC"/>
    <w:rsid w:val="00197A07"/>
    <w:rsid w:val="001A38CB"/>
    <w:rsid w:val="001A4049"/>
    <w:rsid w:val="001A7C7C"/>
    <w:rsid w:val="001B0D3B"/>
    <w:rsid w:val="001B38A4"/>
    <w:rsid w:val="001B71D0"/>
    <w:rsid w:val="001C1FCD"/>
    <w:rsid w:val="001C3A1B"/>
    <w:rsid w:val="001C4F62"/>
    <w:rsid w:val="001E7B2A"/>
    <w:rsid w:val="001F09D9"/>
    <w:rsid w:val="001F19CA"/>
    <w:rsid w:val="001F2DC5"/>
    <w:rsid w:val="0020227E"/>
    <w:rsid w:val="00204977"/>
    <w:rsid w:val="00204D92"/>
    <w:rsid w:val="002177DF"/>
    <w:rsid w:val="00226076"/>
    <w:rsid w:val="002267DA"/>
    <w:rsid w:val="00226B08"/>
    <w:rsid w:val="00226E52"/>
    <w:rsid w:val="00231350"/>
    <w:rsid w:val="00232305"/>
    <w:rsid w:val="002354B3"/>
    <w:rsid w:val="002360B1"/>
    <w:rsid w:val="002427B2"/>
    <w:rsid w:val="002428E6"/>
    <w:rsid w:val="002432F1"/>
    <w:rsid w:val="00243679"/>
    <w:rsid w:val="00245334"/>
    <w:rsid w:val="002557F2"/>
    <w:rsid w:val="00262AC2"/>
    <w:rsid w:val="00263822"/>
    <w:rsid w:val="00275CDE"/>
    <w:rsid w:val="00276D9F"/>
    <w:rsid w:val="00277AA9"/>
    <w:rsid w:val="0028048C"/>
    <w:rsid w:val="00282B57"/>
    <w:rsid w:val="00286435"/>
    <w:rsid w:val="00293DA2"/>
    <w:rsid w:val="002A0890"/>
    <w:rsid w:val="002A4434"/>
    <w:rsid w:val="002A5AC6"/>
    <w:rsid w:val="002C1C5E"/>
    <w:rsid w:val="002C1DDD"/>
    <w:rsid w:val="002D0CCD"/>
    <w:rsid w:val="002D1A4E"/>
    <w:rsid w:val="002D1AA1"/>
    <w:rsid w:val="002D1DCD"/>
    <w:rsid w:val="002D6AB7"/>
    <w:rsid w:val="002E286F"/>
    <w:rsid w:val="002E3C4B"/>
    <w:rsid w:val="002E67CB"/>
    <w:rsid w:val="002E6AE4"/>
    <w:rsid w:val="002F47CE"/>
    <w:rsid w:val="002F627D"/>
    <w:rsid w:val="0030086A"/>
    <w:rsid w:val="00303C64"/>
    <w:rsid w:val="00310D24"/>
    <w:rsid w:val="00315618"/>
    <w:rsid w:val="00316223"/>
    <w:rsid w:val="00323343"/>
    <w:rsid w:val="003245E3"/>
    <w:rsid w:val="00324B37"/>
    <w:rsid w:val="003256C3"/>
    <w:rsid w:val="00326C30"/>
    <w:rsid w:val="00330970"/>
    <w:rsid w:val="00343E83"/>
    <w:rsid w:val="00347738"/>
    <w:rsid w:val="003536E5"/>
    <w:rsid w:val="00357A1A"/>
    <w:rsid w:val="00361FB0"/>
    <w:rsid w:val="00363B54"/>
    <w:rsid w:val="0036498B"/>
    <w:rsid w:val="00364C79"/>
    <w:rsid w:val="003722BA"/>
    <w:rsid w:val="00372C46"/>
    <w:rsid w:val="0037478D"/>
    <w:rsid w:val="00380392"/>
    <w:rsid w:val="00380858"/>
    <w:rsid w:val="00390239"/>
    <w:rsid w:val="003929C4"/>
    <w:rsid w:val="00393055"/>
    <w:rsid w:val="003936AE"/>
    <w:rsid w:val="00393969"/>
    <w:rsid w:val="00396978"/>
    <w:rsid w:val="0039706C"/>
    <w:rsid w:val="003A0EAF"/>
    <w:rsid w:val="003A28BB"/>
    <w:rsid w:val="003A2EAA"/>
    <w:rsid w:val="003A34DA"/>
    <w:rsid w:val="003A52D1"/>
    <w:rsid w:val="003B4C3E"/>
    <w:rsid w:val="003B5EDC"/>
    <w:rsid w:val="003C1726"/>
    <w:rsid w:val="003C2C31"/>
    <w:rsid w:val="003D097C"/>
    <w:rsid w:val="003E4100"/>
    <w:rsid w:val="003E5C6D"/>
    <w:rsid w:val="003F1B97"/>
    <w:rsid w:val="00400DFC"/>
    <w:rsid w:val="00403EC9"/>
    <w:rsid w:val="004062E4"/>
    <w:rsid w:val="004065A6"/>
    <w:rsid w:val="004067B1"/>
    <w:rsid w:val="0041217C"/>
    <w:rsid w:val="00421B45"/>
    <w:rsid w:val="0042250B"/>
    <w:rsid w:val="004266E0"/>
    <w:rsid w:val="004270B0"/>
    <w:rsid w:val="00432DE8"/>
    <w:rsid w:val="004343AE"/>
    <w:rsid w:val="00445BFD"/>
    <w:rsid w:val="004474D5"/>
    <w:rsid w:val="00455D0A"/>
    <w:rsid w:val="00461EEE"/>
    <w:rsid w:val="0046295B"/>
    <w:rsid w:val="00470B30"/>
    <w:rsid w:val="00480E9D"/>
    <w:rsid w:val="00483EA9"/>
    <w:rsid w:val="00485A55"/>
    <w:rsid w:val="00491787"/>
    <w:rsid w:val="00492084"/>
    <w:rsid w:val="004A19A1"/>
    <w:rsid w:val="004A66E6"/>
    <w:rsid w:val="004B2DD7"/>
    <w:rsid w:val="004C0526"/>
    <w:rsid w:val="004C266E"/>
    <w:rsid w:val="004C61EF"/>
    <w:rsid w:val="004D68E5"/>
    <w:rsid w:val="004E1B70"/>
    <w:rsid w:val="004E230B"/>
    <w:rsid w:val="004E3BB7"/>
    <w:rsid w:val="004F29DC"/>
    <w:rsid w:val="0050100E"/>
    <w:rsid w:val="00503256"/>
    <w:rsid w:val="00505ACD"/>
    <w:rsid w:val="00515F6C"/>
    <w:rsid w:val="005338BF"/>
    <w:rsid w:val="005360BA"/>
    <w:rsid w:val="005361FE"/>
    <w:rsid w:val="00536B03"/>
    <w:rsid w:val="00537A1C"/>
    <w:rsid w:val="00540DCE"/>
    <w:rsid w:val="00546494"/>
    <w:rsid w:val="0055552E"/>
    <w:rsid w:val="005602BE"/>
    <w:rsid w:val="00560CF1"/>
    <w:rsid w:val="005624DA"/>
    <w:rsid w:val="00566836"/>
    <w:rsid w:val="005931CA"/>
    <w:rsid w:val="00594804"/>
    <w:rsid w:val="005B0A59"/>
    <w:rsid w:val="005B1EC1"/>
    <w:rsid w:val="005C1F5C"/>
    <w:rsid w:val="005C5C85"/>
    <w:rsid w:val="005D1B8A"/>
    <w:rsid w:val="005D2941"/>
    <w:rsid w:val="005D4509"/>
    <w:rsid w:val="005D5A61"/>
    <w:rsid w:val="005D7001"/>
    <w:rsid w:val="005E272E"/>
    <w:rsid w:val="005E2DB6"/>
    <w:rsid w:val="00602249"/>
    <w:rsid w:val="0062143A"/>
    <w:rsid w:val="00623C15"/>
    <w:rsid w:val="006243A6"/>
    <w:rsid w:val="006253C1"/>
    <w:rsid w:val="0062688D"/>
    <w:rsid w:val="00634D18"/>
    <w:rsid w:val="006440C5"/>
    <w:rsid w:val="00644902"/>
    <w:rsid w:val="00647ECF"/>
    <w:rsid w:val="00652045"/>
    <w:rsid w:val="00670129"/>
    <w:rsid w:val="006753B9"/>
    <w:rsid w:val="006761E8"/>
    <w:rsid w:val="00680017"/>
    <w:rsid w:val="00680242"/>
    <w:rsid w:val="00687771"/>
    <w:rsid w:val="00693CC3"/>
    <w:rsid w:val="00693DAF"/>
    <w:rsid w:val="00693ED6"/>
    <w:rsid w:val="00695DA4"/>
    <w:rsid w:val="00697B87"/>
    <w:rsid w:val="006A37C7"/>
    <w:rsid w:val="006A5C97"/>
    <w:rsid w:val="006A734F"/>
    <w:rsid w:val="006A7961"/>
    <w:rsid w:val="006B06D9"/>
    <w:rsid w:val="006B0AFA"/>
    <w:rsid w:val="006B3EE9"/>
    <w:rsid w:val="006B63DA"/>
    <w:rsid w:val="006C3C0E"/>
    <w:rsid w:val="006D0C19"/>
    <w:rsid w:val="006D45BB"/>
    <w:rsid w:val="006E3EB4"/>
    <w:rsid w:val="0070301C"/>
    <w:rsid w:val="00706734"/>
    <w:rsid w:val="00710043"/>
    <w:rsid w:val="0072185C"/>
    <w:rsid w:val="007228BA"/>
    <w:rsid w:val="00724854"/>
    <w:rsid w:val="00730D44"/>
    <w:rsid w:val="00736622"/>
    <w:rsid w:val="007462FC"/>
    <w:rsid w:val="00747D3C"/>
    <w:rsid w:val="00747DE2"/>
    <w:rsid w:val="00751559"/>
    <w:rsid w:val="00751E24"/>
    <w:rsid w:val="00754592"/>
    <w:rsid w:val="00755AF1"/>
    <w:rsid w:val="00760427"/>
    <w:rsid w:val="007616C5"/>
    <w:rsid w:val="00770DB3"/>
    <w:rsid w:val="007775A1"/>
    <w:rsid w:val="00784C21"/>
    <w:rsid w:val="00790A8E"/>
    <w:rsid w:val="00794AE4"/>
    <w:rsid w:val="007975DE"/>
    <w:rsid w:val="007A3FB0"/>
    <w:rsid w:val="007A57C0"/>
    <w:rsid w:val="007A63FA"/>
    <w:rsid w:val="007B225A"/>
    <w:rsid w:val="007C6523"/>
    <w:rsid w:val="007D014B"/>
    <w:rsid w:val="007D43D2"/>
    <w:rsid w:val="007D7715"/>
    <w:rsid w:val="007E3235"/>
    <w:rsid w:val="007F3CAC"/>
    <w:rsid w:val="007F5D08"/>
    <w:rsid w:val="007F6EB7"/>
    <w:rsid w:val="007F6EC6"/>
    <w:rsid w:val="0080463E"/>
    <w:rsid w:val="008050E3"/>
    <w:rsid w:val="00814EB5"/>
    <w:rsid w:val="00817F2A"/>
    <w:rsid w:val="00820187"/>
    <w:rsid w:val="008226A4"/>
    <w:rsid w:val="00822918"/>
    <w:rsid w:val="00822FD9"/>
    <w:rsid w:val="0082379F"/>
    <w:rsid w:val="00825EDF"/>
    <w:rsid w:val="00826070"/>
    <w:rsid w:val="00827E7E"/>
    <w:rsid w:val="00831A23"/>
    <w:rsid w:val="00833411"/>
    <w:rsid w:val="00833A53"/>
    <w:rsid w:val="00833E81"/>
    <w:rsid w:val="0083644D"/>
    <w:rsid w:val="008439F1"/>
    <w:rsid w:val="008466E0"/>
    <w:rsid w:val="0084742C"/>
    <w:rsid w:val="00847D22"/>
    <w:rsid w:val="00853D33"/>
    <w:rsid w:val="00855FA7"/>
    <w:rsid w:val="00863812"/>
    <w:rsid w:val="00864836"/>
    <w:rsid w:val="008750E0"/>
    <w:rsid w:val="00880720"/>
    <w:rsid w:val="00880DC2"/>
    <w:rsid w:val="00881A3F"/>
    <w:rsid w:val="00882FE9"/>
    <w:rsid w:val="00886F10"/>
    <w:rsid w:val="00891E1B"/>
    <w:rsid w:val="00893378"/>
    <w:rsid w:val="008B56BE"/>
    <w:rsid w:val="008C1012"/>
    <w:rsid w:val="008C4415"/>
    <w:rsid w:val="008C562E"/>
    <w:rsid w:val="008C785E"/>
    <w:rsid w:val="008D6326"/>
    <w:rsid w:val="008E5639"/>
    <w:rsid w:val="008E5E23"/>
    <w:rsid w:val="008E6CE3"/>
    <w:rsid w:val="008F3491"/>
    <w:rsid w:val="008F78CE"/>
    <w:rsid w:val="00900F95"/>
    <w:rsid w:val="00901508"/>
    <w:rsid w:val="00902B69"/>
    <w:rsid w:val="00904ACA"/>
    <w:rsid w:val="0091541B"/>
    <w:rsid w:val="00915546"/>
    <w:rsid w:val="00920F69"/>
    <w:rsid w:val="0092398C"/>
    <w:rsid w:val="0093407A"/>
    <w:rsid w:val="00940C76"/>
    <w:rsid w:val="00945291"/>
    <w:rsid w:val="009563B9"/>
    <w:rsid w:val="00957752"/>
    <w:rsid w:val="0097112C"/>
    <w:rsid w:val="0097168D"/>
    <w:rsid w:val="00976E38"/>
    <w:rsid w:val="009774B0"/>
    <w:rsid w:val="00981F4D"/>
    <w:rsid w:val="00992D20"/>
    <w:rsid w:val="00995EE2"/>
    <w:rsid w:val="0099728C"/>
    <w:rsid w:val="009A7A08"/>
    <w:rsid w:val="009A7F27"/>
    <w:rsid w:val="009B41E4"/>
    <w:rsid w:val="009B5514"/>
    <w:rsid w:val="009B7253"/>
    <w:rsid w:val="009C063A"/>
    <w:rsid w:val="009C3F59"/>
    <w:rsid w:val="009C4BDA"/>
    <w:rsid w:val="009D1299"/>
    <w:rsid w:val="009D1F31"/>
    <w:rsid w:val="009E064C"/>
    <w:rsid w:val="009E0C13"/>
    <w:rsid w:val="009E0DAB"/>
    <w:rsid w:val="009F1DB9"/>
    <w:rsid w:val="009F2DC1"/>
    <w:rsid w:val="009F3EBD"/>
    <w:rsid w:val="009F419C"/>
    <w:rsid w:val="009F42DF"/>
    <w:rsid w:val="009F48DF"/>
    <w:rsid w:val="00A03788"/>
    <w:rsid w:val="00A14403"/>
    <w:rsid w:val="00A15B6F"/>
    <w:rsid w:val="00A21F19"/>
    <w:rsid w:val="00A2266A"/>
    <w:rsid w:val="00A27AFD"/>
    <w:rsid w:val="00A308BC"/>
    <w:rsid w:val="00A32F5B"/>
    <w:rsid w:val="00A36139"/>
    <w:rsid w:val="00A365F3"/>
    <w:rsid w:val="00A61EAA"/>
    <w:rsid w:val="00A61EF3"/>
    <w:rsid w:val="00A70CE3"/>
    <w:rsid w:val="00A84BA7"/>
    <w:rsid w:val="00A85CA8"/>
    <w:rsid w:val="00A871F8"/>
    <w:rsid w:val="00A9241F"/>
    <w:rsid w:val="00A933CF"/>
    <w:rsid w:val="00A94BEE"/>
    <w:rsid w:val="00AA60D8"/>
    <w:rsid w:val="00AC6230"/>
    <w:rsid w:val="00AC6DE1"/>
    <w:rsid w:val="00AD020A"/>
    <w:rsid w:val="00AD38FC"/>
    <w:rsid w:val="00AD4FF0"/>
    <w:rsid w:val="00AD6E48"/>
    <w:rsid w:val="00AD6F49"/>
    <w:rsid w:val="00AD7DCC"/>
    <w:rsid w:val="00AE1B3C"/>
    <w:rsid w:val="00AE1E8A"/>
    <w:rsid w:val="00AE2FEF"/>
    <w:rsid w:val="00AE4E27"/>
    <w:rsid w:val="00AF2EC1"/>
    <w:rsid w:val="00B05317"/>
    <w:rsid w:val="00B13D8F"/>
    <w:rsid w:val="00B17223"/>
    <w:rsid w:val="00B20972"/>
    <w:rsid w:val="00B21294"/>
    <w:rsid w:val="00B2583E"/>
    <w:rsid w:val="00B318CD"/>
    <w:rsid w:val="00B31F3D"/>
    <w:rsid w:val="00B33947"/>
    <w:rsid w:val="00B33EB3"/>
    <w:rsid w:val="00B349B7"/>
    <w:rsid w:val="00B4295E"/>
    <w:rsid w:val="00B46D5C"/>
    <w:rsid w:val="00B47D94"/>
    <w:rsid w:val="00B526B0"/>
    <w:rsid w:val="00B56B3C"/>
    <w:rsid w:val="00B64D89"/>
    <w:rsid w:val="00B6779C"/>
    <w:rsid w:val="00B718EB"/>
    <w:rsid w:val="00B7505D"/>
    <w:rsid w:val="00B76312"/>
    <w:rsid w:val="00B7686A"/>
    <w:rsid w:val="00B7776C"/>
    <w:rsid w:val="00B91D5A"/>
    <w:rsid w:val="00B92981"/>
    <w:rsid w:val="00B93ECF"/>
    <w:rsid w:val="00B9725B"/>
    <w:rsid w:val="00B97BCF"/>
    <w:rsid w:val="00BB616B"/>
    <w:rsid w:val="00BC2340"/>
    <w:rsid w:val="00BC2F76"/>
    <w:rsid w:val="00BC5C28"/>
    <w:rsid w:val="00BC6B59"/>
    <w:rsid w:val="00BC7306"/>
    <w:rsid w:val="00BC73C7"/>
    <w:rsid w:val="00BC766B"/>
    <w:rsid w:val="00BD31DA"/>
    <w:rsid w:val="00BD4355"/>
    <w:rsid w:val="00BE0205"/>
    <w:rsid w:val="00BE4C34"/>
    <w:rsid w:val="00C01835"/>
    <w:rsid w:val="00C075C8"/>
    <w:rsid w:val="00C12326"/>
    <w:rsid w:val="00C24378"/>
    <w:rsid w:val="00C2633B"/>
    <w:rsid w:val="00C30BC6"/>
    <w:rsid w:val="00C31C5D"/>
    <w:rsid w:val="00C333A7"/>
    <w:rsid w:val="00C37E5F"/>
    <w:rsid w:val="00C43D62"/>
    <w:rsid w:val="00C44AF3"/>
    <w:rsid w:val="00C45D02"/>
    <w:rsid w:val="00C519E6"/>
    <w:rsid w:val="00C52168"/>
    <w:rsid w:val="00C62D9C"/>
    <w:rsid w:val="00C64DA3"/>
    <w:rsid w:val="00C83F55"/>
    <w:rsid w:val="00C949D2"/>
    <w:rsid w:val="00C94B48"/>
    <w:rsid w:val="00CA06CB"/>
    <w:rsid w:val="00CA1EDB"/>
    <w:rsid w:val="00CA5327"/>
    <w:rsid w:val="00CA76B2"/>
    <w:rsid w:val="00CB11F0"/>
    <w:rsid w:val="00CB1A94"/>
    <w:rsid w:val="00CB52EB"/>
    <w:rsid w:val="00CB7BB6"/>
    <w:rsid w:val="00CB7D67"/>
    <w:rsid w:val="00CC063A"/>
    <w:rsid w:val="00CD5B9D"/>
    <w:rsid w:val="00CE30A5"/>
    <w:rsid w:val="00CE3F73"/>
    <w:rsid w:val="00CE469D"/>
    <w:rsid w:val="00CE6B99"/>
    <w:rsid w:val="00D017D9"/>
    <w:rsid w:val="00D04173"/>
    <w:rsid w:val="00D11E8F"/>
    <w:rsid w:val="00D130EF"/>
    <w:rsid w:val="00D1474A"/>
    <w:rsid w:val="00D417D0"/>
    <w:rsid w:val="00D447CE"/>
    <w:rsid w:val="00D5175F"/>
    <w:rsid w:val="00D60925"/>
    <w:rsid w:val="00D617CC"/>
    <w:rsid w:val="00D62448"/>
    <w:rsid w:val="00D641F3"/>
    <w:rsid w:val="00D64906"/>
    <w:rsid w:val="00D65A20"/>
    <w:rsid w:val="00D82AF0"/>
    <w:rsid w:val="00D92CE3"/>
    <w:rsid w:val="00D97B66"/>
    <w:rsid w:val="00DA1671"/>
    <w:rsid w:val="00DA2871"/>
    <w:rsid w:val="00DB09A1"/>
    <w:rsid w:val="00DC5AF6"/>
    <w:rsid w:val="00DC5EED"/>
    <w:rsid w:val="00DC607B"/>
    <w:rsid w:val="00DC79A9"/>
    <w:rsid w:val="00DD61BE"/>
    <w:rsid w:val="00DE0817"/>
    <w:rsid w:val="00DE26DC"/>
    <w:rsid w:val="00DF1912"/>
    <w:rsid w:val="00DF5005"/>
    <w:rsid w:val="00DF5442"/>
    <w:rsid w:val="00E03F68"/>
    <w:rsid w:val="00E04691"/>
    <w:rsid w:val="00E14D74"/>
    <w:rsid w:val="00E218D5"/>
    <w:rsid w:val="00E25CE0"/>
    <w:rsid w:val="00E340AF"/>
    <w:rsid w:val="00E4022B"/>
    <w:rsid w:val="00E406E1"/>
    <w:rsid w:val="00E44D7B"/>
    <w:rsid w:val="00E46639"/>
    <w:rsid w:val="00E5578C"/>
    <w:rsid w:val="00E56F23"/>
    <w:rsid w:val="00E64BAD"/>
    <w:rsid w:val="00E65CBF"/>
    <w:rsid w:val="00E67891"/>
    <w:rsid w:val="00E71E55"/>
    <w:rsid w:val="00E7691D"/>
    <w:rsid w:val="00E7696A"/>
    <w:rsid w:val="00E7733B"/>
    <w:rsid w:val="00E801C3"/>
    <w:rsid w:val="00E82564"/>
    <w:rsid w:val="00E832C8"/>
    <w:rsid w:val="00E860C8"/>
    <w:rsid w:val="00E924AE"/>
    <w:rsid w:val="00E93B8A"/>
    <w:rsid w:val="00E94540"/>
    <w:rsid w:val="00EA1EF0"/>
    <w:rsid w:val="00EA5532"/>
    <w:rsid w:val="00EB5D0B"/>
    <w:rsid w:val="00ED1EF9"/>
    <w:rsid w:val="00ED36DC"/>
    <w:rsid w:val="00ED694C"/>
    <w:rsid w:val="00EE0593"/>
    <w:rsid w:val="00EE2FB6"/>
    <w:rsid w:val="00EE4D14"/>
    <w:rsid w:val="00EE6F61"/>
    <w:rsid w:val="00EF41B6"/>
    <w:rsid w:val="00EF5406"/>
    <w:rsid w:val="00F0197D"/>
    <w:rsid w:val="00F0372D"/>
    <w:rsid w:val="00F10C62"/>
    <w:rsid w:val="00F205EE"/>
    <w:rsid w:val="00F27F19"/>
    <w:rsid w:val="00F3422E"/>
    <w:rsid w:val="00F35A4B"/>
    <w:rsid w:val="00F36769"/>
    <w:rsid w:val="00F42804"/>
    <w:rsid w:val="00F4631C"/>
    <w:rsid w:val="00F47660"/>
    <w:rsid w:val="00F50710"/>
    <w:rsid w:val="00F52C7D"/>
    <w:rsid w:val="00F5621C"/>
    <w:rsid w:val="00F62477"/>
    <w:rsid w:val="00F62889"/>
    <w:rsid w:val="00F62AC0"/>
    <w:rsid w:val="00F66212"/>
    <w:rsid w:val="00F6726A"/>
    <w:rsid w:val="00F67B0E"/>
    <w:rsid w:val="00F747DF"/>
    <w:rsid w:val="00F861BF"/>
    <w:rsid w:val="00F920FA"/>
    <w:rsid w:val="00F950D7"/>
    <w:rsid w:val="00FA213F"/>
    <w:rsid w:val="00FA49BD"/>
    <w:rsid w:val="00FA78B4"/>
    <w:rsid w:val="00FB25A7"/>
    <w:rsid w:val="00FB7F96"/>
    <w:rsid w:val="00FC2C30"/>
    <w:rsid w:val="00FD021D"/>
    <w:rsid w:val="00FE1046"/>
    <w:rsid w:val="00FF7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082F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85C"/>
  </w:style>
  <w:style w:type="paragraph" w:styleId="Heading1">
    <w:name w:val="heading 1"/>
    <w:basedOn w:val="Normal"/>
    <w:next w:val="Normal"/>
    <w:link w:val="Heading1Char"/>
    <w:qFormat/>
    <w:rsid w:val="009E0C13"/>
    <w:pPr>
      <w:keepNext/>
      <w:outlineLvl w:val="0"/>
    </w:pPr>
    <w:rPr>
      <w:rFonts w:ascii="Times New Roman" w:eastAsia="Times New Roman" w:hAnsi="Times New Roman" w:cs="Times New Roman"/>
      <w:b/>
      <w:bCs/>
    </w:rPr>
  </w:style>
  <w:style w:type="paragraph" w:styleId="Heading2">
    <w:name w:val="heading 2"/>
    <w:basedOn w:val="Normal"/>
    <w:next w:val="Normal"/>
    <w:link w:val="Heading2Char"/>
    <w:qFormat/>
    <w:rsid w:val="009E0C13"/>
    <w:pPr>
      <w:keepNext/>
      <w:jc w:val="center"/>
      <w:outlineLvl w:val="1"/>
    </w:pPr>
    <w:rPr>
      <w:rFonts w:ascii="Times New Roman" w:eastAsia="Times New Roman" w:hAnsi="Times New Roman" w:cs="Times New Roman"/>
      <w:b/>
      <w:bCs/>
    </w:rPr>
  </w:style>
  <w:style w:type="paragraph" w:styleId="Heading3">
    <w:name w:val="heading 3"/>
    <w:basedOn w:val="Normal"/>
    <w:next w:val="Normal"/>
    <w:link w:val="Heading3Char"/>
    <w:qFormat/>
    <w:rsid w:val="009E0C13"/>
    <w:pPr>
      <w:keepNext/>
      <w:jc w:val="center"/>
      <w:outlineLvl w:val="2"/>
    </w:pPr>
    <w:rPr>
      <w:rFonts w:ascii="Times New Roman" w:eastAsia="Times New Roman" w:hAnsi="Times New Roman" w:cs="Times New Roman"/>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185C"/>
    <w:pPr>
      <w:tabs>
        <w:tab w:val="center" w:pos="4320"/>
        <w:tab w:val="right" w:pos="8640"/>
      </w:tabs>
    </w:pPr>
  </w:style>
  <w:style w:type="character" w:customStyle="1" w:styleId="HeaderChar">
    <w:name w:val="Header Char"/>
    <w:basedOn w:val="DefaultParagraphFont"/>
    <w:link w:val="Header"/>
    <w:uiPriority w:val="99"/>
    <w:rsid w:val="0072185C"/>
  </w:style>
  <w:style w:type="paragraph" w:styleId="Footer">
    <w:name w:val="footer"/>
    <w:basedOn w:val="Normal"/>
    <w:link w:val="FooterChar"/>
    <w:uiPriority w:val="99"/>
    <w:unhideWhenUsed/>
    <w:rsid w:val="0072185C"/>
    <w:pPr>
      <w:tabs>
        <w:tab w:val="center" w:pos="4320"/>
        <w:tab w:val="right" w:pos="8640"/>
      </w:tabs>
    </w:pPr>
  </w:style>
  <w:style w:type="character" w:customStyle="1" w:styleId="FooterChar">
    <w:name w:val="Footer Char"/>
    <w:basedOn w:val="DefaultParagraphFont"/>
    <w:link w:val="Footer"/>
    <w:uiPriority w:val="99"/>
    <w:rsid w:val="0072185C"/>
  </w:style>
  <w:style w:type="character" w:styleId="PageNumber">
    <w:name w:val="page number"/>
    <w:basedOn w:val="DefaultParagraphFont"/>
    <w:uiPriority w:val="99"/>
    <w:semiHidden/>
    <w:unhideWhenUsed/>
    <w:rsid w:val="0072185C"/>
  </w:style>
  <w:style w:type="paragraph" w:styleId="TOC1">
    <w:name w:val="toc 1"/>
    <w:basedOn w:val="Normal"/>
    <w:next w:val="Normal"/>
    <w:autoRedefine/>
    <w:uiPriority w:val="39"/>
    <w:unhideWhenUsed/>
    <w:rsid w:val="0072185C"/>
  </w:style>
  <w:style w:type="paragraph" w:styleId="TOC2">
    <w:name w:val="toc 2"/>
    <w:basedOn w:val="Normal"/>
    <w:next w:val="Normal"/>
    <w:autoRedefine/>
    <w:uiPriority w:val="39"/>
    <w:unhideWhenUsed/>
    <w:rsid w:val="0072185C"/>
    <w:pPr>
      <w:ind w:left="240"/>
    </w:pPr>
  </w:style>
  <w:style w:type="paragraph" w:styleId="TOC3">
    <w:name w:val="toc 3"/>
    <w:basedOn w:val="Normal"/>
    <w:next w:val="Normal"/>
    <w:autoRedefine/>
    <w:uiPriority w:val="39"/>
    <w:unhideWhenUsed/>
    <w:rsid w:val="0072185C"/>
    <w:pPr>
      <w:ind w:left="480"/>
    </w:pPr>
  </w:style>
  <w:style w:type="paragraph" w:styleId="TOC4">
    <w:name w:val="toc 4"/>
    <w:basedOn w:val="Normal"/>
    <w:next w:val="Normal"/>
    <w:autoRedefine/>
    <w:uiPriority w:val="39"/>
    <w:unhideWhenUsed/>
    <w:rsid w:val="0072185C"/>
    <w:pPr>
      <w:ind w:left="720"/>
    </w:pPr>
  </w:style>
  <w:style w:type="paragraph" w:styleId="TOC5">
    <w:name w:val="toc 5"/>
    <w:basedOn w:val="Normal"/>
    <w:next w:val="Normal"/>
    <w:autoRedefine/>
    <w:uiPriority w:val="39"/>
    <w:unhideWhenUsed/>
    <w:rsid w:val="0072185C"/>
    <w:pPr>
      <w:ind w:left="960"/>
    </w:pPr>
  </w:style>
  <w:style w:type="paragraph" w:styleId="TOC6">
    <w:name w:val="toc 6"/>
    <w:basedOn w:val="Normal"/>
    <w:next w:val="Normal"/>
    <w:autoRedefine/>
    <w:uiPriority w:val="39"/>
    <w:unhideWhenUsed/>
    <w:rsid w:val="0072185C"/>
    <w:pPr>
      <w:ind w:left="1200"/>
    </w:pPr>
  </w:style>
  <w:style w:type="paragraph" w:styleId="TOC7">
    <w:name w:val="toc 7"/>
    <w:basedOn w:val="Normal"/>
    <w:next w:val="Normal"/>
    <w:autoRedefine/>
    <w:uiPriority w:val="39"/>
    <w:unhideWhenUsed/>
    <w:rsid w:val="0072185C"/>
    <w:pPr>
      <w:ind w:left="1440"/>
    </w:pPr>
  </w:style>
  <w:style w:type="paragraph" w:styleId="TOC8">
    <w:name w:val="toc 8"/>
    <w:basedOn w:val="Normal"/>
    <w:next w:val="Normal"/>
    <w:autoRedefine/>
    <w:uiPriority w:val="39"/>
    <w:unhideWhenUsed/>
    <w:rsid w:val="0072185C"/>
    <w:pPr>
      <w:ind w:left="1680"/>
    </w:pPr>
  </w:style>
  <w:style w:type="paragraph" w:styleId="TOC9">
    <w:name w:val="toc 9"/>
    <w:basedOn w:val="Normal"/>
    <w:next w:val="Normal"/>
    <w:autoRedefine/>
    <w:uiPriority w:val="39"/>
    <w:unhideWhenUsed/>
    <w:rsid w:val="0072185C"/>
    <w:pPr>
      <w:ind w:left="1920"/>
    </w:pPr>
  </w:style>
  <w:style w:type="paragraph" w:styleId="ListParagraph">
    <w:name w:val="List Paragraph"/>
    <w:basedOn w:val="Normal"/>
    <w:uiPriority w:val="34"/>
    <w:qFormat/>
    <w:rsid w:val="0072185C"/>
    <w:pPr>
      <w:spacing w:after="200" w:line="276" w:lineRule="auto"/>
      <w:ind w:left="720"/>
      <w:contextualSpacing/>
    </w:pPr>
    <w:rPr>
      <w:rFonts w:eastAsiaTheme="minorHAnsi"/>
      <w:sz w:val="22"/>
      <w:szCs w:val="22"/>
    </w:rPr>
  </w:style>
  <w:style w:type="paragraph" w:styleId="NormalWeb">
    <w:name w:val="Normal (Web)"/>
    <w:basedOn w:val="Normal"/>
    <w:uiPriority w:val="99"/>
    <w:unhideWhenUsed/>
    <w:rsid w:val="0072185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2185C"/>
    <w:rPr>
      <w:b/>
      <w:bCs/>
    </w:rPr>
  </w:style>
  <w:style w:type="paragraph" w:styleId="BalloonText">
    <w:name w:val="Balloon Text"/>
    <w:basedOn w:val="Normal"/>
    <w:link w:val="BalloonTextChar"/>
    <w:uiPriority w:val="99"/>
    <w:semiHidden/>
    <w:unhideWhenUsed/>
    <w:rsid w:val="00BC2F7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2F76"/>
    <w:rPr>
      <w:rFonts w:ascii="Lucida Grande" w:hAnsi="Lucida Grande" w:cs="Lucida Grande"/>
      <w:sz w:val="18"/>
      <w:szCs w:val="18"/>
    </w:rPr>
  </w:style>
  <w:style w:type="character" w:styleId="Hyperlink">
    <w:name w:val="Hyperlink"/>
    <w:basedOn w:val="DefaultParagraphFont"/>
    <w:uiPriority w:val="99"/>
    <w:unhideWhenUsed/>
    <w:rsid w:val="006243A6"/>
    <w:rPr>
      <w:color w:val="0000FF" w:themeColor="hyperlink"/>
      <w:u w:val="single"/>
    </w:rPr>
  </w:style>
  <w:style w:type="character" w:customStyle="1" w:styleId="Heading1Char">
    <w:name w:val="Heading 1 Char"/>
    <w:basedOn w:val="DefaultParagraphFont"/>
    <w:link w:val="Heading1"/>
    <w:rsid w:val="009E0C13"/>
    <w:rPr>
      <w:rFonts w:ascii="Times New Roman" w:eastAsia="Times New Roman" w:hAnsi="Times New Roman" w:cs="Times New Roman"/>
      <w:b/>
      <w:bCs/>
    </w:rPr>
  </w:style>
  <w:style w:type="character" w:customStyle="1" w:styleId="Heading2Char">
    <w:name w:val="Heading 2 Char"/>
    <w:basedOn w:val="DefaultParagraphFont"/>
    <w:link w:val="Heading2"/>
    <w:rsid w:val="009E0C13"/>
    <w:rPr>
      <w:rFonts w:ascii="Times New Roman" w:eastAsia="Times New Roman" w:hAnsi="Times New Roman" w:cs="Times New Roman"/>
      <w:b/>
      <w:bCs/>
    </w:rPr>
  </w:style>
  <w:style w:type="character" w:customStyle="1" w:styleId="Heading3Char">
    <w:name w:val="Heading 3 Char"/>
    <w:basedOn w:val="DefaultParagraphFont"/>
    <w:link w:val="Heading3"/>
    <w:rsid w:val="009E0C13"/>
    <w:rPr>
      <w:rFonts w:ascii="Times New Roman" w:eastAsia="Times New Roman" w:hAnsi="Times New Roman" w:cs="Times New Roman"/>
      <w:b/>
      <w:bCs/>
      <w:sz w:val="28"/>
    </w:rPr>
  </w:style>
  <w:style w:type="table" w:styleId="TableGrid">
    <w:name w:val="Table Grid"/>
    <w:basedOn w:val="TableNormal"/>
    <w:uiPriority w:val="39"/>
    <w:rsid w:val="00A61EAA"/>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1EAA"/>
    <w:rPr>
      <w:color w:val="808080"/>
    </w:rPr>
  </w:style>
  <w:style w:type="character" w:styleId="CommentReference">
    <w:name w:val="annotation reference"/>
    <w:basedOn w:val="DefaultParagraphFont"/>
    <w:uiPriority w:val="99"/>
    <w:semiHidden/>
    <w:unhideWhenUsed/>
    <w:rsid w:val="0037478D"/>
    <w:rPr>
      <w:sz w:val="16"/>
      <w:szCs w:val="16"/>
    </w:rPr>
  </w:style>
  <w:style w:type="paragraph" w:styleId="CommentText">
    <w:name w:val="annotation text"/>
    <w:basedOn w:val="Normal"/>
    <w:link w:val="CommentTextChar"/>
    <w:uiPriority w:val="99"/>
    <w:semiHidden/>
    <w:unhideWhenUsed/>
    <w:rsid w:val="0037478D"/>
    <w:rPr>
      <w:sz w:val="20"/>
      <w:szCs w:val="20"/>
    </w:rPr>
  </w:style>
  <w:style w:type="character" w:customStyle="1" w:styleId="CommentTextChar">
    <w:name w:val="Comment Text Char"/>
    <w:basedOn w:val="DefaultParagraphFont"/>
    <w:link w:val="CommentText"/>
    <w:uiPriority w:val="99"/>
    <w:semiHidden/>
    <w:rsid w:val="0037478D"/>
    <w:rPr>
      <w:sz w:val="20"/>
      <w:szCs w:val="20"/>
    </w:rPr>
  </w:style>
  <w:style w:type="paragraph" w:styleId="CommentSubject">
    <w:name w:val="annotation subject"/>
    <w:basedOn w:val="CommentText"/>
    <w:next w:val="CommentText"/>
    <w:link w:val="CommentSubjectChar"/>
    <w:uiPriority w:val="99"/>
    <w:semiHidden/>
    <w:unhideWhenUsed/>
    <w:rsid w:val="0037478D"/>
    <w:rPr>
      <w:b/>
      <w:bCs/>
    </w:rPr>
  </w:style>
  <w:style w:type="character" w:customStyle="1" w:styleId="CommentSubjectChar">
    <w:name w:val="Comment Subject Char"/>
    <w:basedOn w:val="CommentTextChar"/>
    <w:link w:val="CommentSubject"/>
    <w:uiPriority w:val="99"/>
    <w:semiHidden/>
    <w:rsid w:val="0037478D"/>
    <w:rPr>
      <w:b/>
      <w:bCs/>
      <w:sz w:val="20"/>
      <w:szCs w:val="20"/>
    </w:rPr>
  </w:style>
  <w:style w:type="paragraph" w:customStyle="1" w:styleId="paragraph">
    <w:name w:val="paragraph"/>
    <w:basedOn w:val="Normal"/>
    <w:rsid w:val="002428E6"/>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2428E6"/>
  </w:style>
  <w:style w:type="character" w:customStyle="1" w:styleId="eop">
    <w:name w:val="eop"/>
    <w:basedOn w:val="DefaultParagraphFont"/>
    <w:rsid w:val="002428E6"/>
  </w:style>
  <w:style w:type="character" w:styleId="FollowedHyperlink">
    <w:name w:val="FollowedHyperlink"/>
    <w:basedOn w:val="DefaultParagraphFont"/>
    <w:uiPriority w:val="99"/>
    <w:semiHidden/>
    <w:unhideWhenUsed/>
    <w:rsid w:val="002D0CCD"/>
    <w:rPr>
      <w:color w:val="800080" w:themeColor="followedHyperlink"/>
      <w:u w:val="single"/>
    </w:rPr>
  </w:style>
  <w:style w:type="character" w:styleId="UnresolvedMention">
    <w:name w:val="Unresolved Mention"/>
    <w:basedOn w:val="DefaultParagraphFont"/>
    <w:uiPriority w:val="99"/>
    <w:semiHidden/>
    <w:unhideWhenUsed/>
    <w:rsid w:val="002D0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9957">
      <w:bodyDiv w:val="1"/>
      <w:marLeft w:val="0"/>
      <w:marRight w:val="0"/>
      <w:marTop w:val="0"/>
      <w:marBottom w:val="0"/>
      <w:divBdr>
        <w:top w:val="none" w:sz="0" w:space="0" w:color="auto"/>
        <w:left w:val="none" w:sz="0" w:space="0" w:color="auto"/>
        <w:bottom w:val="none" w:sz="0" w:space="0" w:color="auto"/>
        <w:right w:val="none" w:sz="0" w:space="0" w:color="auto"/>
      </w:divBdr>
      <w:divsChild>
        <w:div w:id="747270671">
          <w:marLeft w:val="0"/>
          <w:marRight w:val="0"/>
          <w:marTop w:val="0"/>
          <w:marBottom w:val="0"/>
          <w:divBdr>
            <w:top w:val="none" w:sz="0" w:space="0" w:color="auto"/>
            <w:left w:val="none" w:sz="0" w:space="0" w:color="auto"/>
            <w:bottom w:val="none" w:sz="0" w:space="0" w:color="auto"/>
            <w:right w:val="none" w:sz="0" w:space="0" w:color="auto"/>
          </w:divBdr>
        </w:div>
        <w:div w:id="1618024939">
          <w:marLeft w:val="0"/>
          <w:marRight w:val="0"/>
          <w:marTop w:val="0"/>
          <w:marBottom w:val="0"/>
          <w:divBdr>
            <w:top w:val="none" w:sz="0" w:space="0" w:color="auto"/>
            <w:left w:val="none" w:sz="0" w:space="0" w:color="auto"/>
            <w:bottom w:val="none" w:sz="0" w:space="0" w:color="auto"/>
            <w:right w:val="none" w:sz="0" w:space="0" w:color="auto"/>
          </w:divBdr>
        </w:div>
        <w:div w:id="1521043428">
          <w:marLeft w:val="0"/>
          <w:marRight w:val="0"/>
          <w:marTop w:val="0"/>
          <w:marBottom w:val="0"/>
          <w:divBdr>
            <w:top w:val="none" w:sz="0" w:space="0" w:color="auto"/>
            <w:left w:val="none" w:sz="0" w:space="0" w:color="auto"/>
            <w:bottom w:val="none" w:sz="0" w:space="0" w:color="auto"/>
            <w:right w:val="none" w:sz="0" w:space="0" w:color="auto"/>
          </w:divBdr>
        </w:div>
      </w:divsChild>
    </w:div>
    <w:div w:id="530070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nline.vitalsource.com/books/9780443108686" TargetMode="External"/><Relationship Id="rId18" Type="http://schemas.openxmlformats.org/officeDocument/2006/relationships/hyperlink" Target="https://tinyurl.com/2urscbrx"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tinyurl.com/ez7s8ccu" TargetMode="External"/><Relationship Id="rId2" Type="http://schemas.openxmlformats.org/officeDocument/2006/relationships/customXml" Target="../customXml/item2.xml"/><Relationship Id="rId16" Type="http://schemas.openxmlformats.org/officeDocument/2006/relationships/hyperlink" Target="https://www.cancer.gov/about-cancer/treatment/types/targeted-therapi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mayoclinic.org/diseases-conditions/pulmonary-hypertension/symptoms-causes/syc-20350697?utm_source=chatgpt.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nline.vitalsource.com/books/9780323932974"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DA09085ADD494D92A51714D1130360"/>
        <w:category>
          <w:name w:val="General"/>
          <w:gallery w:val="placeholder"/>
        </w:category>
        <w:types>
          <w:type w:val="bbPlcHdr"/>
        </w:types>
        <w:behaviors>
          <w:behavior w:val="content"/>
        </w:behaviors>
        <w:guid w:val="{42380A31-0FF3-3B4F-A499-050820299333}"/>
      </w:docPartPr>
      <w:docPartBody>
        <w:p w:rsidR="00E618FE" w:rsidRDefault="0039015D" w:rsidP="0039015D">
          <w:pPr>
            <w:pStyle w:val="CEDA09085ADD494D92A51714D1130360"/>
          </w:pPr>
          <w:r w:rsidRPr="004F3BB2">
            <w:rPr>
              <w:rStyle w:val="PlaceholderText"/>
            </w:rPr>
            <w:t>Click or tap here to enter text.</w:t>
          </w:r>
        </w:p>
      </w:docPartBody>
    </w:docPart>
    <w:docPart>
      <w:docPartPr>
        <w:name w:val="13C62CCC7D41BB489C4BAAB9D7C2E461"/>
        <w:category>
          <w:name w:val="General"/>
          <w:gallery w:val="placeholder"/>
        </w:category>
        <w:types>
          <w:type w:val="bbPlcHdr"/>
        </w:types>
        <w:behaviors>
          <w:behavior w:val="content"/>
        </w:behaviors>
        <w:guid w:val="{522B28BF-ABC3-1B43-9DC2-9A83DB3D8E4C}"/>
      </w:docPartPr>
      <w:docPartBody>
        <w:p w:rsidR="00E618FE" w:rsidRDefault="0039015D" w:rsidP="0039015D">
          <w:pPr>
            <w:pStyle w:val="13C62CCC7D41BB489C4BAAB9D7C2E461"/>
          </w:pPr>
          <w:r w:rsidRPr="004F3BB2">
            <w:rPr>
              <w:rStyle w:val="PlaceholderText"/>
            </w:rPr>
            <w:t>Click or tap here to enter text.</w:t>
          </w:r>
        </w:p>
      </w:docPartBody>
    </w:docPart>
    <w:docPart>
      <w:docPartPr>
        <w:name w:val="9155D2FCCBC1B940865283E32AF00F36"/>
        <w:category>
          <w:name w:val="General"/>
          <w:gallery w:val="placeholder"/>
        </w:category>
        <w:types>
          <w:type w:val="bbPlcHdr"/>
        </w:types>
        <w:behaviors>
          <w:behavior w:val="content"/>
        </w:behaviors>
        <w:guid w:val="{1A03CB07-E538-FA45-9397-83AF7CBA228F}"/>
      </w:docPartPr>
      <w:docPartBody>
        <w:p w:rsidR="00E618FE" w:rsidRDefault="0039015D" w:rsidP="0039015D">
          <w:pPr>
            <w:pStyle w:val="9155D2FCCBC1B940865283E32AF00F36"/>
          </w:pPr>
          <w:r w:rsidRPr="004F3BB2">
            <w:rPr>
              <w:rStyle w:val="PlaceholderText"/>
            </w:rPr>
            <w:t>Click or tap here to enter text.</w:t>
          </w:r>
        </w:p>
      </w:docPartBody>
    </w:docPart>
    <w:docPart>
      <w:docPartPr>
        <w:name w:val="26CE16F88372D346902A8295B3469ED4"/>
        <w:category>
          <w:name w:val="General"/>
          <w:gallery w:val="placeholder"/>
        </w:category>
        <w:types>
          <w:type w:val="bbPlcHdr"/>
        </w:types>
        <w:behaviors>
          <w:behavior w:val="content"/>
        </w:behaviors>
        <w:guid w:val="{28A56466-D990-5C40-A50D-6E429A09F943}"/>
      </w:docPartPr>
      <w:docPartBody>
        <w:p w:rsidR="00E618FE" w:rsidRDefault="0039015D" w:rsidP="0039015D">
          <w:pPr>
            <w:pStyle w:val="26CE16F88372D346902A8295B3469ED4"/>
          </w:pPr>
          <w:r w:rsidRPr="004F3BB2">
            <w:rPr>
              <w:rStyle w:val="PlaceholderText"/>
            </w:rPr>
            <w:t>Click or tap here to enter text.</w:t>
          </w:r>
        </w:p>
      </w:docPartBody>
    </w:docPart>
    <w:docPart>
      <w:docPartPr>
        <w:name w:val="9CFD3AB0F4EFAE4AA0B60F38BAFC0CEE"/>
        <w:category>
          <w:name w:val="General"/>
          <w:gallery w:val="placeholder"/>
        </w:category>
        <w:types>
          <w:type w:val="bbPlcHdr"/>
        </w:types>
        <w:behaviors>
          <w:behavior w:val="content"/>
        </w:behaviors>
        <w:guid w:val="{0515B28E-6A91-D744-B88F-2577A145F00D}"/>
      </w:docPartPr>
      <w:docPartBody>
        <w:p w:rsidR="00E618FE" w:rsidRDefault="0039015D" w:rsidP="0039015D">
          <w:pPr>
            <w:pStyle w:val="9CFD3AB0F4EFAE4AA0B60F38BAFC0CEE"/>
          </w:pPr>
          <w:r w:rsidRPr="004F3BB2">
            <w:rPr>
              <w:rStyle w:val="PlaceholderText"/>
            </w:rPr>
            <w:t>Click or tap here to enter text.</w:t>
          </w:r>
        </w:p>
      </w:docPartBody>
    </w:docPart>
    <w:docPart>
      <w:docPartPr>
        <w:name w:val="B8DC8E9C7AAE3A41B2A11FEE9E3F1048"/>
        <w:category>
          <w:name w:val="General"/>
          <w:gallery w:val="placeholder"/>
        </w:category>
        <w:types>
          <w:type w:val="bbPlcHdr"/>
        </w:types>
        <w:behaviors>
          <w:behavior w:val="content"/>
        </w:behaviors>
        <w:guid w:val="{6C918666-616B-3E4A-966F-CCBF3C93AA4D}"/>
      </w:docPartPr>
      <w:docPartBody>
        <w:p w:rsidR="00E618FE" w:rsidRDefault="0039015D" w:rsidP="0039015D">
          <w:pPr>
            <w:pStyle w:val="B8DC8E9C7AAE3A41B2A11FEE9E3F1048"/>
          </w:pPr>
          <w:r w:rsidRPr="004F3BB2">
            <w:rPr>
              <w:rStyle w:val="PlaceholderText"/>
            </w:rPr>
            <w:t>Click or tap here to enter text.</w:t>
          </w:r>
        </w:p>
      </w:docPartBody>
    </w:docPart>
    <w:docPart>
      <w:docPartPr>
        <w:name w:val="DDE035A7D26E974B875B6E005B96E552"/>
        <w:category>
          <w:name w:val="General"/>
          <w:gallery w:val="placeholder"/>
        </w:category>
        <w:types>
          <w:type w:val="bbPlcHdr"/>
        </w:types>
        <w:behaviors>
          <w:behavior w:val="content"/>
        </w:behaviors>
        <w:guid w:val="{3FD40619-C9BA-C745-B85A-48AF82792DB3}"/>
      </w:docPartPr>
      <w:docPartBody>
        <w:p w:rsidR="00E618FE" w:rsidRDefault="0039015D" w:rsidP="0039015D">
          <w:pPr>
            <w:pStyle w:val="DDE035A7D26E974B875B6E005B96E552"/>
          </w:pPr>
          <w:r w:rsidRPr="004F3BB2">
            <w:rPr>
              <w:rStyle w:val="PlaceholderText"/>
            </w:rPr>
            <w:t>Click or tap here to enter text.</w:t>
          </w:r>
        </w:p>
      </w:docPartBody>
    </w:docPart>
    <w:docPart>
      <w:docPartPr>
        <w:name w:val="59A87C48E42C2A499CD95C1BCF3C35DD"/>
        <w:category>
          <w:name w:val="General"/>
          <w:gallery w:val="placeholder"/>
        </w:category>
        <w:types>
          <w:type w:val="bbPlcHdr"/>
        </w:types>
        <w:behaviors>
          <w:behavior w:val="content"/>
        </w:behaviors>
        <w:guid w:val="{3EBABD0A-A056-AD47-A691-ED72BA6A9F19}"/>
      </w:docPartPr>
      <w:docPartBody>
        <w:p w:rsidR="00E618FE" w:rsidRDefault="0039015D" w:rsidP="0039015D">
          <w:pPr>
            <w:pStyle w:val="59A87C48E42C2A499CD95C1BCF3C35DD"/>
          </w:pPr>
          <w:r w:rsidRPr="004F3BB2">
            <w:rPr>
              <w:rStyle w:val="PlaceholderText"/>
            </w:rPr>
            <w:t>Click or tap here to enter text.</w:t>
          </w:r>
        </w:p>
      </w:docPartBody>
    </w:docPart>
    <w:docPart>
      <w:docPartPr>
        <w:name w:val="171E6A3BCB50AC4D9D4324A73362864E"/>
        <w:category>
          <w:name w:val="General"/>
          <w:gallery w:val="placeholder"/>
        </w:category>
        <w:types>
          <w:type w:val="bbPlcHdr"/>
        </w:types>
        <w:behaviors>
          <w:behavior w:val="content"/>
        </w:behaviors>
        <w:guid w:val="{B91C4C87-1BEE-0945-8E90-1231F14395D2}"/>
      </w:docPartPr>
      <w:docPartBody>
        <w:p w:rsidR="00E618FE" w:rsidRDefault="0039015D" w:rsidP="0039015D">
          <w:pPr>
            <w:pStyle w:val="171E6A3BCB50AC4D9D4324A73362864E"/>
          </w:pPr>
          <w:r w:rsidRPr="004F3BB2">
            <w:rPr>
              <w:rStyle w:val="PlaceholderText"/>
            </w:rPr>
            <w:t>Click or tap here to enter text.</w:t>
          </w:r>
        </w:p>
      </w:docPartBody>
    </w:docPart>
    <w:docPart>
      <w:docPartPr>
        <w:name w:val="8979AA569BBDFB40A24DBB665870628A"/>
        <w:category>
          <w:name w:val="General"/>
          <w:gallery w:val="placeholder"/>
        </w:category>
        <w:types>
          <w:type w:val="bbPlcHdr"/>
        </w:types>
        <w:behaviors>
          <w:behavior w:val="content"/>
        </w:behaviors>
        <w:guid w:val="{BC589238-AA4E-724C-98FB-DE9B985AD329}"/>
      </w:docPartPr>
      <w:docPartBody>
        <w:p w:rsidR="00E618FE" w:rsidRDefault="0039015D" w:rsidP="0039015D">
          <w:pPr>
            <w:pStyle w:val="8979AA569BBDFB40A24DBB665870628A"/>
          </w:pPr>
          <w:r w:rsidRPr="004F3BB2">
            <w:rPr>
              <w:rStyle w:val="PlaceholderText"/>
            </w:rPr>
            <w:t>Click or tap here to enter text.</w:t>
          </w:r>
        </w:p>
      </w:docPartBody>
    </w:docPart>
    <w:docPart>
      <w:docPartPr>
        <w:name w:val="03EBC52E94E9924D9B84179E24E79FB7"/>
        <w:category>
          <w:name w:val="General"/>
          <w:gallery w:val="placeholder"/>
        </w:category>
        <w:types>
          <w:type w:val="bbPlcHdr"/>
        </w:types>
        <w:behaviors>
          <w:behavior w:val="content"/>
        </w:behaviors>
        <w:guid w:val="{7C3667C1-1EA4-1047-996E-FB3FB43146A6}"/>
      </w:docPartPr>
      <w:docPartBody>
        <w:p w:rsidR="00E618FE" w:rsidRDefault="0039015D" w:rsidP="0039015D">
          <w:pPr>
            <w:pStyle w:val="03EBC52E94E9924D9B84179E24E79FB7"/>
          </w:pPr>
          <w:r w:rsidRPr="004F3BB2">
            <w:rPr>
              <w:rStyle w:val="PlaceholderText"/>
            </w:rPr>
            <w:t>Click or tap here to enter text.</w:t>
          </w:r>
        </w:p>
      </w:docPartBody>
    </w:docPart>
    <w:docPart>
      <w:docPartPr>
        <w:name w:val="0B8EBE2E7A7B6A478CE592CD0A24A5EA"/>
        <w:category>
          <w:name w:val="General"/>
          <w:gallery w:val="placeholder"/>
        </w:category>
        <w:types>
          <w:type w:val="bbPlcHdr"/>
        </w:types>
        <w:behaviors>
          <w:behavior w:val="content"/>
        </w:behaviors>
        <w:guid w:val="{C6AE7D12-AE6D-0149-91AB-741920C9C10B}"/>
      </w:docPartPr>
      <w:docPartBody>
        <w:p w:rsidR="00E618FE" w:rsidRDefault="0039015D" w:rsidP="0039015D">
          <w:pPr>
            <w:pStyle w:val="0B8EBE2E7A7B6A478CE592CD0A24A5EA"/>
          </w:pPr>
          <w:r w:rsidRPr="004F3BB2">
            <w:rPr>
              <w:rStyle w:val="PlaceholderText"/>
            </w:rPr>
            <w:t>Click or tap here to enter text.</w:t>
          </w:r>
        </w:p>
      </w:docPartBody>
    </w:docPart>
    <w:docPart>
      <w:docPartPr>
        <w:name w:val="8F8524AB2D39794197A07E7285C0B0C6"/>
        <w:category>
          <w:name w:val="General"/>
          <w:gallery w:val="placeholder"/>
        </w:category>
        <w:types>
          <w:type w:val="bbPlcHdr"/>
        </w:types>
        <w:behaviors>
          <w:behavior w:val="content"/>
        </w:behaviors>
        <w:guid w:val="{43FED048-E9EF-8842-9D8C-81564C48BEFB}"/>
      </w:docPartPr>
      <w:docPartBody>
        <w:p w:rsidR="00E618FE" w:rsidRDefault="0039015D" w:rsidP="0039015D">
          <w:pPr>
            <w:pStyle w:val="8F8524AB2D39794197A07E7285C0B0C6"/>
          </w:pPr>
          <w:r w:rsidRPr="004F3BB2">
            <w:rPr>
              <w:rStyle w:val="PlaceholderText"/>
            </w:rPr>
            <w:t>Click or tap here to enter text.</w:t>
          </w:r>
        </w:p>
      </w:docPartBody>
    </w:docPart>
    <w:docPart>
      <w:docPartPr>
        <w:name w:val="3AC59A78BF78A944BC73912BAEEBC2E1"/>
        <w:category>
          <w:name w:val="General"/>
          <w:gallery w:val="placeholder"/>
        </w:category>
        <w:types>
          <w:type w:val="bbPlcHdr"/>
        </w:types>
        <w:behaviors>
          <w:behavior w:val="content"/>
        </w:behaviors>
        <w:guid w:val="{2B273458-2EB5-E240-BD44-6B19A3519140}"/>
      </w:docPartPr>
      <w:docPartBody>
        <w:p w:rsidR="00E618FE" w:rsidRDefault="0039015D" w:rsidP="0039015D">
          <w:pPr>
            <w:pStyle w:val="3AC59A78BF78A944BC73912BAEEBC2E1"/>
          </w:pPr>
          <w:r w:rsidRPr="004F3BB2">
            <w:rPr>
              <w:rStyle w:val="PlaceholderText"/>
            </w:rPr>
            <w:t>Click or tap here to enter text.</w:t>
          </w:r>
        </w:p>
      </w:docPartBody>
    </w:docPart>
    <w:docPart>
      <w:docPartPr>
        <w:name w:val="0EBD3ECCAF2D524A8E4CE4D433EAC66A"/>
        <w:category>
          <w:name w:val="General"/>
          <w:gallery w:val="placeholder"/>
        </w:category>
        <w:types>
          <w:type w:val="bbPlcHdr"/>
        </w:types>
        <w:behaviors>
          <w:behavior w:val="content"/>
        </w:behaviors>
        <w:guid w:val="{1471E43F-B30D-4043-BA54-A0B6197F8124}"/>
      </w:docPartPr>
      <w:docPartBody>
        <w:p w:rsidR="00E618FE" w:rsidRDefault="0039015D" w:rsidP="0039015D">
          <w:pPr>
            <w:pStyle w:val="0EBD3ECCAF2D524A8E4CE4D433EAC66A"/>
          </w:pPr>
          <w:r w:rsidRPr="004F3BB2">
            <w:rPr>
              <w:rStyle w:val="PlaceholderText"/>
            </w:rPr>
            <w:t>Click or tap here to enter text.</w:t>
          </w:r>
        </w:p>
      </w:docPartBody>
    </w:docPart>
    <w:docPart>
      <w:docPartPr>
        <w:name w:val="4E8846C9144BDE419A7E440E0F60A2C5"/>
        <w:category>
          <w:name w:val="General"/>
          <w:gallery w:val="placeholder"/>
        </w:category>
        <w:types>
          <w:type w:val="bbPlcHdr"/>
        </w:types>
        <w:behaviors>
          <w:behavior w:val="content"/>
        </w:behaviors>
        <w:guid w:val="{2629F365-5B89-5843-A7E1-E8E1857E4515}"/>
      </w:docPartPr>
      <w:docPartBody>
        <w:p w:rsidR="00E618FE" w:rsidRDefault="0039015D" w:rsidP="0039015D">
          <w:pPr>
            <w:pStyle w:val="4E8846C9144BDE419A7E440E0F60A2C5"/>
          </w:pPr>
          <w:r w:rsidRPr="004F3BB2">
            <w:rPr>
              <w:rStyle w:val="PlaceholderText"/>
            </w:rPr>
            <w:t>Click or tap here to enter text.</w:t>
          </w:r>
        </w:p>
      </w:docPartBody>
    </w:docPart>
    <w:docPart>
      <w:docPartPr>
        <w:name w:val="C9380DF292AD94468B6B76461A21CBDE"/>
        <w:category>
          <w:name w:val="General"/>
          <w:gallery w:val="placeholder"/>
        </w:category>
        <w:types>
          <w:type w:val="bbPlcHdr"/>
        </w:types>
        <w:behaviors>
          <w:behavior w:val="content"/>
        </w:behaviors>
        <w:guid w:val="{C69C481B-0D98-F04D-B65A-632E6C78935C}"/>
      </w:docPartPr>
      <w:docPartBody>
        <w:p w:rsidR="00E618FE" w:rsidRDefault="0039015D" w:rsidP="0039015D">
          <w:pPr>
            <w:pStyle w:val="C9380DF292AD94468B6B76461A21CBDE"/>
          </w:pPr>
          <w:r w:rsidRPr="004F3BB2">
            <w:rPr>
              <w:rStyle w:val="PlaceholderText"/>
            </w:rPr>
            <w:t>Click or tap here to enter text.</w:t>
          </w:r>
        </w:p>
      </w:docPartBody>
    </w:docPart>
    <w:docPart>
      <w:docPartPr>
        <w:name w:val="E91E18905DE34F4B9639DE720A21BD9E"/>
        <w:category>
          <w:name w:val="General"/>
          <w:gallery w:val="placeholder"/>
        </w:category>
        <w:types>
          <w:type w:val="bbPlcHdr"/>
        </w:types>
        <w:behaviors>
          <w:behavior w:val="content"/>
        </w:behaviors>
        <w:guid w:val="{EAD80F77-5988-D347-A1FA-79F1EB314C17}"/>
      </w:docPartPr>
      <w:docPartBody>
        <w:p w:rsidR="00E618FE" w:rsidRDefault="0039015D" w:rsidP="0039015D">
          <w:pPr>
            <w:pStyle w:val="E91E18905DE34F4B9639DE720A21BD9E"/>
          </w:pPr>
          <w:r w:rsidRPr="004F3BB2">
            <w:rPr>
              <w:rStyle w:val="PlaceholderText"/>
            </w:rPr>
            <w:t>Click or tap here to enter text.</w:t>
          </w:r>
        </w:p>
      </w:docPartBody>
    </w:docPart>
    <w:docPart>
      <w:docPartPr>
        <w:name w:val="62D25D5DD9D8ED4EA2767522E148A068"/>
        <w:category>
          <w:name w:val="General"/>
          <w:gallery w:val="placeholder"/>
        </w:category>
        <w:types>
          <w:type w:val="bbPlcHdr"/>
        </w:types>
        <w:behaviors>
          <w:behavior w:val="content"/>
        </w:behaviors>
        <w:guid w:val="{2DC8F2F6-BD3E-B94E-9E23-77E542E604FF}"/>
      </w:docPartPr>
      <w:docPartBody>
        <w:p w:rsidR="00E618FE" w:rsidRDefault="0039015D" w:rsidP="0039015D">
          <w:pPr>
            <w:pStyle w:val="62D25D5DD9D8ED4EA2767522E148A068"/>
          </w:pPr>
          <w:r w:rsidRPr="004F3BB2">
            <w:rPr>
              <w:rStyle w:val="PlaceholderText"/>
            </w:rPr>
            <w:t>Click or tap here to enter text.</w:t>
          </w:r>
        </w:p>
      </w:docPartBody>
    </w:docPart>
    <w:docPart>
      <w:docPartPr>
        <w:name w:val="1813A32F1C682F4B8870F37ED3A98D55"/>
        <w:category>
          <w:name w:val="General"/>
          <w:gallery w:val="placeholder"/>
        </w:category>
        <w:types>
          <w:type w:val="bbPlcHdr"/>
        </w:types>
        <w:behaviors>
          <w:behavior w:val="content"/>
        </w:behaviors>
        <w:guid w:val="{9F62546A-D8EB-1E4E-9CE6-AC1B16D04841}"/>
      </w:docPartPr>
      <w:docPartBody>
        <w:p w:rsidR="00E618FE" w:rsidRDefault="0039015D" w:rsidP="0039015D">
          <w:pPr>
            <w:pStyle w:val="1813A32F1C682F4B8870F37ED3A98D55"/>
          </w:pPr>
          <w:r w:rsidRPr="004F3BB2">
            <w:rPr>
              <w:rStyle w:val="PlaceholderText"/>
            </w:rPr>
            <w:t>Click or tap here to enter text.</w:t>
          </w:r>
        </w:p>
      </w:docPartBody>
    </w:docPart>
    <w:docPart>
      <w:docPartPr>
        <w:name w:val="F8AF60BFC7E8384DA10958C057B467A1"/>
        <w:category>
          <w:name w:val="General"/>
          <w:gallery w:val="placeholder"/>
        </w:category>
        <w:types>
          <w:type w:val="bbPlcHdr"/>
        </w:types>
        <w:behaviors>
          <w:behavior w:val="content"/>
        </w:behaviors>
        <w:guid w:val="{650B8F42-AAB6-DE40-A389-E0543EA95B47}"/>
      </w:docPartPr>
      <w:docPartBody>
        <w:p w:rsidR="00E618FE" w:rsidRDefault="0039015D" w:rsidP="0039015D">
          <w:pPr>
            <w:pStyle w:val="F8AF60BFC7E8384DA10958C057B467A1"/>
          </w:pPr>
          <w:r w:rsidRPr="004F3BB2">
            <w:rPr>
              <w:rStyle w:val="PlaceholderText"/>
            </w:rPr>
            <w:t>Click or tap here to enter text.</w:t>
          </w:r>
        </w:p>
      </w:docPartBody>
    </w:docPart>
    <w:docPart>
      <w:docPartPr>
        <w:name w:val="D4464BF58E50F142859576298EDA25F1"/>
        <w:category>
          <w:name w:val="General"/>
          <w:gallery w:val="placeholder"/>
        </w:category>
        <w:types>
          <w:type w:val="bbPlcHdr"/>
        </w:types>
        <w:behaviors>
          <w:behavior w:val="content"/>
        </w:behaviors>
        <w:guid w:val="{91EB2471-A3CE-8740-B6CA-3D91913C04FF}"/>
      </w:docPartPr>
      <w:docPartBody>
        <w:p w:rsidR="00E618FE" w:rsidRDefault="0039015D" w:rsidP="0039015D">
          <w:pPr>
            <w:pStyle w:val="D4464BF58E50F142859576298EDA25F1"/>
          </w:pPr>
          <w:r w:rsidRPr="004F3BB2">
            <w:rPr>
              <w:rStyle w:val="PlaceholderText"/>
            </w:rPr>
            <w:t>Click or tap here to enter text.</w:t>
          </w:r>
        </w:p>
      </w:docPartBody>
    </w:docPart>
    <w:docPart>
      <w:docPartPr>
        <w:name w:val="CB12FA09421E1F4B88AAECE752B26E9A"/>
        <w:category>
          <w:name w:val="General"/>
          <w:gallery w:val="placeholder"/>
        </w:category>
        <w:types>
          <w:type w:val="bbPlcHdr"/>
        </w:types>
        <w:behaviors>
          <w:behavior w:val="content"/>
        </w:behaviors>
        <w:guid w:val="{04290537-94C3-BC4C-BA5B-4FAC80654BB2}"/>
      </w:docPartPr>
      <w:docPartBody>
        <w:p w:rsidR="00E618FE" w:rsidRDefault="0039015D" w:rsidP="0039015D">
          <w:pPr>
            <w:pStyle w:val="CB12FA09421E1F4B88AAECE752B26E9A"/>
          </w:pPr>
          <w:r w:rsidRPr="004F3BB2">
            <w:rPr>
              <w:rStyle w:val="PlaceholderText"/>
            </w:rPr>
            <w:t>Click or tap here to enter text.</w:t>
          </w:r>
        </w:p>
      </w:docPartBody>
    </w:docPart>
    <w:docPart>
      <w:docPartPr>
        <w:name w:val="F87B01B084ED5E42B307E303492CFAEA"/>
        <w:category>
          <w:name w:val="General"/>
          <w:gallery w:val="placeholder"/>
        </w:category>
        <w:types>
          <w:type w:val="bbPlcHdr"/>
        </w:types>
        <w:behaviors>
          <w:behavior w:val="content"/>
        </w:behaviors>
        <w:guid w:val="{4CCCFBDB-E231-B44D-B02B-7F2C4C20FA4F}"/>
      </w:docPartPr>
      <w:docPartBody>
        <w:p w:rsidR="00E618FE" w:rsidRDefault="0039015D" w:rsidP="0039015D">
          <w:pPr>
            <w:pStyle w:val="F87B01B084ED5E42B307E303492CFAEA"/>
          </w:pPr>
          <w:r w:rsidRPr="004F3BB2">
            <w:rPr>
              <w:rStyle w:val="PlaceholderText"/>
            </w:rPr>
            <w:t>Click or tap here to enter text.</w:t>
          </w:r>
        </w:p>
      </w:docPartBody>
    </w:docPart>
    <w:docPart>
      <w:docPartPr>
        <w:name w:val="6D1569EE2217D44AB4856F097173AD59"/>
        <w:category>
          <w:name w:val="General"/>
          <w:gallery w:val="placeholder"/>
        </w:category>
        <w:types>
          <w:type w:val="bbPlcHdr"/>
        </w:types>
        <w:behaviors>
          <w:behavior w:val="content"/>
        </w:behaviors>
        <w:guid w:val="{8743169F-B141-F54C-B7CA-8B266D42006D}"/>
      </w:docPartPr>
      <w:docPartBody>
        <w:p w:rsidR="00E618FE" w:rsidRDefault="0039015D" w:rsidP="0039015D">
          <w:pPr>
            <w:pStyle w:val="6D1569EE2217D44AB4856F097173AD59"/>
          </w:pPr>
          <w:r w:rsidRPr="004F3BB2">
            <w:rPr>
              <w:rStyle w:val="PlaceholderText"/>
            </w:rPr>
            <w:t>Click or tap here to enter text.</w:t>
          </w:r>
        </w:p>
      </w:docPartBody>
    </w:docPart>
    <w:docPart>
      <w:docPartPr>
        <w:name w:val="C36B7E09FC9FE84E8323AD838C83432D"/>
        <w:category>
          <w:name w:val="General"/>
          <w:gallery w:val="placeholder"/>
        </w:category>
        <w:types>
          <w:type w:val="bbPlcHdr"/>
        </w:types>
        <w:behaviors>
          <w:behavior w:val="content"/>
        </w:behaviors>
        <w:guid w:val="{3FA9E561-BE94-2241-9B93-7319D056D290}"/>
      </w:docPartPr>
      <w:docPartBody>
        <w:p w:rsidR="00E618FE" w:rsidRDefault="0039015D" w:rsidP="0039015D">
          <w:pPr>
            <w:pStyle w:val="C36B7E09FC9FE84E8323AD838C83432D"/>
          </w:pPr>
          <w:r w:rsidRPr="004F3BB2">
            <w:rPr>
              <w:rStyle w:val="PlaceholderText"/>
            </w:rPr>
            <w:t>Click or tap here to enter text.</w:t>
          </w:r>
        </w:p>
      </w:docPartBody>
    </w:docPart>
    <w:docPart>
      <w:docPartPr>
        <w:name w:val="3721A498A398D344A85E300C5D3A3C05"/>
        <w:category>
          <w:name w:val="General"/>
          <w:gallery w:val="placeholder"/>
        </w:category>
        <w:types>
          <w:type w:val="bbPlcHdr"/>
        </w:types>
        <w:behaviors>
          <w:behavior w:val="content"/>
        </w:behaviors>
        <w:guid w:val="{3C11DCB8-AD55-1446-9161-52F2064882D6}"/>
      </w:docPartPr>
      <w:docPartBody>
        <w:p w:rsidR="00E618FE" w:rsidRDefault="0039015D" w:rsidP="0039015D">
          <w:pPr>
            <w:pStyle w:val="3721A498A398D344A85E300C5D3A3C05"/>
          </w:pPr>
          <w:r w:rsidRPr="004F3BB2">
            <w:rPr>
              <w:rStyle w:val="PlaceholderText"/>
            </w:rPr>
            <w:t>Click or tap here to enter text.</w:t>
          </w:r>
        </w:p>
      </w:docPartBody>
    </w:docPart>
    <w:docPart>
      <w:docPartPr>
        <w:name w:val="EA3EC2EB9B48AA49BB0354AD48C27C51"/>
        <w:category>
          <w:name w:val="General"/>
          <w:gallery w:val="placeholder"/>
        </w:category>
        <w:types>
          <w:type w:val="bbPlcHdr"/>
        </w:types>
        <w:behaviors>
          <w:behavior w:val="content"/>
        </w:behaviors>
        <w:guid w:val="{44817BE2-9599-8841-A9F7-C6F6C85D4639}"/>
      </w:docPartPr>
      <w:docPartBody>
        <w:p w:rsidR="00E618FE" w:rsidRDefault="0039015D" w:rsidP="0039015D">
          <w:pPr>
            <w:pStyle w:val="EA3EC2EB9B48AA49BB0354AD48C27C51"/>
          </w:pPr>
          <w:r w:rsidRPr="004F3BB2">
            <w:rPr>
              <w:rStyle w:val="PlaceholderText"/>
            </w:rPr>
            <w:t>Click or tap here to enter text.</w:t>
          </w:r>
        </w:p>
      </w:docPartBody>
    </w:docPart>
    <w:docPart>
      <w:docPartPr>
        <w:name w:val="460EF0018AA94D78B38D56ED55F52FA9"/>
        <w:category>
          <w:name w:val="General"/>
          <w:gallery w:val="placeholder"/>
        </w:category>
        <w:types>
          <w:type w:val="bbPlcHdr"/>
        </w:types>
        <w:behaviors>
          <w:behavior w:val="content"/>
        </w:behaviors>
        <w:guid w:val="{9B372442-885B-41AD-80E1-D1E58CEEF65F}"/>
      </w:docPartPr>
      <w:docPartBody>
        <w:p w:rsidR="001C66A9" w:rsidRDefault="00A858C6" w:rsidP="00A858C6">
          <w:pPr>
            <w:pStyle w:val="460EF0018AA94D78B38D56ED55F52FA9"/>
          </w:pPr>
          <w:r w:rsidRPr="004F3BB2">
            <w:rPr>
              <w:rStyle w:val="PlaceholderText"/>
            </w:rPr>
            <w:t>Click or tap here to enter text.</w:t>
          </w:r>
        </w:p>
      </w:docPartBody>
    </w:docPart>
    <w:docPart>
      <w:docPartPr>
        <w:name w:val="AB4D563CDF3947618F35B6A02CC714B6"/>
        <w:category>
          <w:name w:val="General"/>
          <w:gallery w:val="placeholder"/>
        </w:category>
        <w:types>
          <w:type w:val="bbPlcHdr"/>
        </w:types>
        <w:behaviors>
          <w:behavior w:val="content"/>
        </w:behaviors>
        <w:guid w:val="{B85EBA0A-03F7-44A9-AD94-986248FE92F3}"/>
      </w:docPartPr>
      <w:docPartBody>
        <w:p w:rsidR="001C66A9" w:rsidRDefault="00A858C6" w:rsidP="00A858C6">
          <w:pPr>
            <w:pStyle w:val="AB4D563CDF3947618F35B6A02CC714B6"/>
          </w:pPr>
          <w:r w:rsidRPr="004F3BB2">
            <w:rPr>
              <w:rStyle w:val="PlaceholderText"/>
            </w:rPr>
            <w:t>Click or tap here to enter text.</w:t>
          </w:r>
        </w:p>
      </w:docPartBody>
    </w:docPart>
    <w:docPart>
      <w:docPartPr>
        <w:name w:val="76C63D9237044AA98306FAE07F1F38B1"/>
        <w:category>
          <w:name w:val="General"/>
          <w:gallery w:val="placeholder"/>
        </w:category>
        <w:types>
          <w:type w:val="bbPlcHdr"/>
        </w:types>
        <w:behaviors>
          <w:behavior w:val="content"/>
        </w:behaviors>
        <w:guid w:val="{454CBCB5-C876-497D-B335-383B4D0E13D4}"/>
      </w:docPartPr>
      <w:docPartBody>
        <w:p w:rsidR="001C66A9" w:rsidRDefault="00A858C6" w:rsidP="00A858C6">
          <w:pPr>
            <w:pStyle w:val="76C63D9237044AA98306FAE07F1F38B1"/>
          </w:pPr>
          <w:r w:rsidRPr="004F3BB2">
            <w:rPr>
              <w:rStyle w:val="PlaceholderText"/>
            </w:rPr>
            <w:t>Click or tap here to enter text.</w:t>
          </w:r>
        </w:p>
      </w:docPartBody>
    </w:docPart>
    <w:docPart>
      <w:docPartPr>
        <w:name w:val="C97867069CA947D1B9B23FD858FB1ADA"/>
        <w:category>
          <w:name w:val="General"/>
          <w:gallery w:val="placeholder"/>
        </w:category>
        <w:types>
          <w:type w:val="bbPlcHdr"/>
        </w:types>
        <w:behaviors>
          <w:behavior w:val="content"/>
        </w:behaviors>
        <w:guid w:val="{B5BB76B5-8CE9-43D9-8154-8F704ECD4A64}"/>
      </w:docPartPr>
      <w:docPartBody>
        <w:p w:rsidR="001C66A9" w:rsidRDefault="00A858C6" w:rsidP="00A858C6">
          <w:pPr>
            <w:pStyle w:val="C97867069CA947D1B9B23FD858FB1ADA"/>
          </w:pPr>
          <w:r w:rsidRPr="004F3BB2">
            <w:rPr>
              <w:rStyle w:val="PlaceholderText"/>
            </w:rPr>
            <w:t>Click or tap here to enter text.</w:t>
          </w:r>
        </w:p>
      </w:docPartBody>
    </w:docPart>
    <w:docPart>
      <w:docPartPr>
        <w:name w:val="E4177CA049464F2F96439D8666C3EE35"/>
        <w:category>
          <w:name w:val="General"/>
          <w:gallery w:val="placeholder"/>
        </w:category>
        <w:types>
          <w:type w:val="bbPlcHdr"/>
        </w:types>
        <w:behaviors>
          <w:behavior w:val="content"/>
        </w:behaviors>
        <w:guid w:val="{9686880C-F979-44A8-8625-50D0E4DA4430}"/>
      </w:docPartPr>
      <w:docPartBody>
        <w:p w:rsidR="001C66A9" w:rsidRDefault="00A858C6" w:rsidP="00A858C6">
          <w:pPr>
            <w:pStyle w:val="E4177CA049464F2F96439D8666C3EE35"/>
          </w:pPr>
          <w:r w:rsidRPr="004F3BB2">
            <w:rPr>
              <w:rStyle w:val="PlaceholderText"/>
            </w:rPr>
            <w:t>Click or tap here to enter text.</w:t>
          </w:r>
        </w:p>
      </w:docPartBody>
    </w:docPart>
    <w:docPart>
      <w:docPartPr>
        <w:name w:val="3E95FFF872514752B1F238BCC8342EBF"/>
        <w:category>
          <w:name w:val="General"/>
          <w:gallery w:val="placeholder"/>
        </w:category>
        <w:types>
          <w:type w:val="bbPlcHdr"/>
        </w:types>
        <w:behaviors>
          <w:behavior w:val="content"/>
        </w:behaviors>
        <w:guid w:val="{882F8566-C181-4CAB-8226-473486B530E2}"/>
      </w:docPartPr>
      <w:docPartBody>
        <w:p w:rsidR="001C66A9" w:rsidRDefault="00A858C6" w:rsidP="00A858C6">
          <w:pPr>
            <w:pStyle w:val="3E95FFF872514752B1F238BCC8342EBF"/>
          </w:pPr>
          <w:r w:rsidRPr="004F3BB2">
            <w:rPr>
              <w:rStyle w:val="PlaceholderText"/>
            </w:rPr>
            <w:t>Click or tap here to enter text.</w:t>
          </w:r>
        </w:p>
      </w:docPartBody>
    </w:docPart>
    <w:docPart>
      <w:docPartPr>
        <w:name w:val="385CEB97643149F9996DF95652C37FFF"/>
        <w:category>
          <w:name w:val="General"/>
          <w:gallery w:val="placeholder"/>
        </w:category>
        <w:types>
          <w:type w:val="bbPlcHdr"/>
        </w:types>
        <w:behaviors>
          <w:behavior w:val="content"/>
        </w:behaviors>
        <w:guid w:val="{AE3D05F0-2BA1-483B-87C4-79B94F122371}"/>
      </w:docPartPr>
      <w:docPartBody>
        <w:p w:rsidR="001C66A9" w:rsidRDefault="00A858C6" w:rsidP="00A858C6">
          <w:pPr>
            <w:pStyle w:val="385CEB97643149F9996DF95652C37FFF"/>
          </w:pPr>
          <w:r w:rsidRPr="004F3BB2">
            <w:rPr>
              <w:rStyle w:val="PlaceholderText"/>
            </w:rPr>
            <w:t>Click or tap here to enter text.</w:t>
          </w:r>
        </w:p>
      </w:docPartBody>
    </w:docPart>
    <w:docPart>
      <w:docPartPr>
        <w:name w:val="586345610AA944AD975E32A9432CBE49"/>
        <w:category>
          <w:name w:val="General"/>
          <w:gallery w:val="placeholder"/>
        </w:category>
        <w:types>
          <w:type w:val="bbPlcHdr"/>
        </w:types>
        <w:behaviors>
          <w:behavior w:val="content"/>
        </w:behaviors>
        <w:guid w:val="{7943EEC2-F8C2-4D28-BC70-7D8BC6BAD5DE}"/>
      </w:docPartPr>
      <w:docPartBody>
        <w:p w:rsidR="001C66A9" w:rsidRDefault="00A858C6" w:rsidP="00A858C6">
          <w:pPr>
            <w:pStyle w:val="586345610AA944AD975E32A9432CBE49"/>
          </w:pPr>
          <w:r w:rsidRPr="004F3BB2">
            <w:rPr>
              <w:rStyle w:val="PlaceholderText"/>
            </w:rPr>
            <w:t>Click or tap here to enter text.</w:t>
          </w:r>
        </w:p>
      </w:docPartBody>
    </w:docPart>
    <w:docPart>
      <w:docPartPr>
        <w:name w:val="7C513AF1202448F19A61E5EAF04C0984"/>
        <w:category>
          <w:name w:val="General"/>
          <w:gallery w:val="placeholder"/>
        </w:category>
        <w:types>
          <w:type w:val="bbPlcHdr"/>
        </w:types>
        <w:behaviors>
          <w:behavior w:val="content"/>
        </w:behaviors>
        <w:guid w:val="{F984D4A0-3460-4921-8EFF-855F6CB4919F}"/>
      </w:docPartPr>
      <w:docPartBody>
        <w:p w:rsidR="001C66A9" w:rsidRDefault="00A858C6" w:rsidP="00A858C6">
          <w:pPr>
            <w:pStyle w:val="7C513AF1202448F19A61E5EAF04C0984"/>
          </w:pPr>
          <w:r w:rsidRPr="004F3BB2">
            <w:rPr>
              <w:rStyle w:val="PlaceholderText"/>
            </w:rPr>
            <w:t>Click or tap here to enter text.</w:t>
          </w:r>
        </w:p>
      </w:docPartBody>
    </w:docPart>
    <w:docPart>
      <w:docPartPr>
        <w:name w:val="7D5EA55493B54CE19D6F1D3479C2538E"/>
        <w:category>
          <w:name w:val="General"/>
          <w:gallery w:val="placeholder"/>
        </w:category>
        <w:types>
          <w:type w:val="bbPlcHdr"/>
        </w:types>
        <w:behaviors>
          <w:behavior w:val="content"/>
        </w:behaviors>
        <w:guid w:val="{FF1FBD56-9B78-42B0-AFDD-B5712C617569}"/>
      </w:docPartPr>
      <w:docPartBody>
        <w:p w:rsidR="00D15D9E" w:rsidRDefault="001C66A9" w:rsidP="001C66A9">
          <w:pPr>
            <w:pStyle w:val="7D5EA55493B54CE19D6F1D3479C2538E"/>
          </w:pPr>
          <w:r w:rsidRPr="004F3BB2">
            <w:rPr>
              <w:rStyle w:val="PlaceholderText"/>
            </w:rPr>
            <w:t>Click or tap here to enter text.</w:t>
          </w:r>
        </w:p>
      </w:docPartBody>
    </w:docPart>
    <w:docPart>
      <w:docPartPr>
        <w:name w:val="D4152FCC05F74942BD4A80EFA3727CDB"/>
        <w:category>
          <w:name w:val="General"/>
          <w:gallery w:val="placeholder"/>
        </w:category>
        <w:types>
          <w:type w:val="bbPlcHdr"/>
        </w:types>
        <w:behaviors>
          <w:behavior w:val="content"/>
        </w:behaviors>
        <w:guid w:val="{1310F1BD-968A-47DF-888B-F29136503272}"/>
      </w:docPartPr>
      <w:docPartBody>
        <w:p w:rsidR="00D15D9E" w:rsidRDefault="001C66A9" w:rsidP="001C66A9">
          <w:pPr>
            <w:pStyle w:val="D4152FCC05F74942BD4A80EFA3727CDB"/>
          </w:pPr>
          <w:r w:rsidRPr="004F3BB2">
            <w:rPr>
              <w:rStyle w:val="PlaceholderText"/>
            </w:rPr>
            <w:t>Click or tap here to enter text.</w:t>
          </w:r>
        </w:p>
      </w:docPartBody>
    </w:docPart>
    <w:docPart>
      <w:docPartPr>
        <w:name w:val="7143CF2DF02147D6BB3AB2459BB0566E"/>
        <w:category>
          <w:name w:val="General"/>
          <w:gallery w:val="placeholder"/>
        </w:category>
        <w:types>
          <w:type w:val="bbPlcHdr"/>
        </w:types>
        <w:behaviors>
          <w:behavior w:val="content"/>
        </w:behaviors>
        <w:guid w:val="{E027263A-3678-433C-9482-2228489E86D8}"/>
      </w:docPartPr>
      <w:docPartBody>
        <w:p w:rsidR="00D15D9E" w:rsidRDefault="001C66A9" w:rsidP="001C66A9">
          <w:pPr>
            <w:pStyle w:val="7143CF2DF02147D6BB3AB2459BB0566E"/>
          </w:pPr>
          <w:r w:rsidRPr="004F3BB2">
            <w:rPr>
              <w:rStyle w:val="PlaceholderText"/>
            </w:rPr>
            <w:t>Click or tap here to enter text.</w:t>
          </w:r>
        </w:p>
      </w:docPartBody>
    </w:docPart>
    <w:docPart>
      <w:docPartPr>
        <w:name w:val="3B8AA6DA90FF4F4BA031C68FB48A08B4"/>
        <w:category>
          <w:name w:val="General"/>
          <w:gallery w:val="placeholder"/>
        </w:category>
        <w:types>
          <w:type w:val="bbPlcHdr"/>
        </w:types>
        <w:behaviors>
          <w:behavior w:val="content"/>
        </w:behaviors>
        <w:guid w:val="{9A1048D0-CC49-4E03-93E5-603C27778C58}"/>
      </w:docPartPr>
      <w:docPartBody>
        <w:p w:rsidR="003E6082" w:rsidRDefault="00FC2380" w:rsidP="00FC2380">
          <w:pPr>
            <w:pStyle w:val="3B8AA6DA90FF4F4BA031C68FB48A08B4"/>
          </w:pPr>
          <w:r w:rsidRPr="004F3BB2">
            <w:rPr>
              <w:rStyle w:val="PlaceholderText"/>
            </w:rPr>
            <w:t>Click or tap here to enter text.</w:t>
          </w:r>
        </w:p>
      </w:docPartBody>
    </w:docPart>
    <w:docPart>
      <w:docPartPr>
        <w:name w:val="44276E8EDEA44808A42FE6A0311F902B"/>
        <w:category>
          <w:name w:val="General"/>
          <w:gallery w:val="placeholder"/>
        </w:category>
        <w:types>
          <w:type w:val="bbPlcHdr"/>
        </w:types>
        <w:behaviors>
          <w:behavior w:val="content"/>
        </w:behaviors>
        <w:guid w:val="{8A824E87-9BA8-4790-A5C8-08DFAADC6D86}"/>
      </w:docPartPr>
      <w:docPartBody>
        <w:p w:rsidR="003E6082" w:rsidRDefault="00FC2380" w:rsidP="00FC2380">
          <w:pPr>
            <w:pStyle w:val="44276E8EDEA44808A42FE6A0311F902B"/>
          </w:pPr>
          <w:r w:rsidRPr="004F3B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swiss"/>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5C8A"/>
    <w:rsid w:val="0004290C"/>
    <w:rsid w:val="00067C6A"/>
    <w:rsid w:val="000A0145"/>
    <w:rsid w:val="000F761D"/>
    <w:rsid w:val="001C66A9"/>
    <w:rsid w:val="001D0CC8"/>
    <w:rsid w:val="001D4E27"/>
    <w:rsid w:val="00270CB6"/>
    <w:rsid w:val="002A2CFC"/>
    <w:rsid w:val="002B41CF"/>
    <w:rsid w:val="00302AA7"/>
    <w:rsid w:val="0031249D"/>
    <w:rsid w:val="003630D9"/>
    <w:rsid w:val="0039015D"/>
    <w:rsid w:val="003E2482"/>
    <w:rsid w:val="003E6082"/>
    <w:rsid w:val="00406774"/>
    <w:rsid w:val="004128E7"/>
    <w:rsid w:val="00481BEA"/>
    <w:rsid w:val="00483902"/>
    <w:rsid w:val="004B3A0E"/>
    <w:rsid w:val="00587C31"/>
    <w:rsid w:val="005A0F2F"/>
    <w:rsid w:val="00642428"/>
    <w:rsid w:val="006F2976"/>
    <w:rsid w:val="0080055A"/>
    <w:rsid w:val="008929F3"/>
    <w:rsid w:val="008E5568"/>
    <w:rsid w:val="008F2446"/>
    <w:rsid w:val="0092134B"/>
    <w:rsid w:val="00965C8A"/>
    <w:rsid w:val="009A7400"/>
    <w:rsid w:val="009B0AE4"/>
    <w:rsid w:val="00A1491F"/>
    <w:rsid w:val="00A240F3"/>
    <w:rsid w:val="00A858C6"/>
    <w:rsid w:val="00B21294"/>
    <w:rsid w:val="00B63F20"/>
    <w:rsid w:val="00B82ABD"/>
    <w:rsid w:val="00B92981"/>
    <w:rsid w:val="00BB74D9"/>
    <w:rsid w:val="00BC77A5"/>
    <w:rsid w:val="00BF66B2"/>
    <w:rsid w:val="00C22E6D"/>
    <w:rsid w:val="00C5264A"/>
    <w:rsid w:val="00CC7DC1"/>
    <w:rsid w:val="00CE3979"/>
    <w:rsid w:val="00CF2DCE"/>
    <w:rsid w:val="00D15D9E"/>
    <w:rsid w:val="00DB718B"/>
    <w:rsid w:val="00DC3090"/>
    <w:rsid w:val="00DD4397"/>
    <w:rsid w:val="00E11AB3"/>
    <w:rsid w:val="00E16187"/>
    <w:rsid w:val="00E618FE"/>
    <w:rsid w:val="00FC23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A055AFBD7BD24D804CB0D35DF9D6A7">
    <w:name w:val="05A055AFBD7BD24D804CB0D35DF9D6A7"/>
    <w:rsid w:val="00965C8A"/>
  </w:style>
  <w:style w:type="paragraph" w:customStyle="1" w:styleId="F814D7747D2B14468AC0FFE1992C37E8">
    <w:name w:val="F814D7747D2B14468AC0FFE1992C37E8"/>
    <w:rsid w:val="00965C8A"/>
  </w:style>
  <w:style w:type="paragraph" w:customStyle="1" w:styleId="33D9732BBABE6C4385B367AFB4A8913E">
    <w:name w:val="33D9732BBABE6C4385B367AFB4A8913E"/>
    <w:rsid w:val="00965C8A"/>
  </w:style>
  <w:style w:type="paragraph" w:customStyle="1" w:styleId="42CA96CF85A58543A4FD854CF39989D4">
    <w:name w:val="42CA96CF85A58543A4FD854CF39989D4"/>
    <w:rsid w:val="00965C8A"/>
  </w:style>
  <w:style w:type="paragraph" w:customStyle="1" w:styleId="D0884AE72E59EE4FA00F906F6F6F321D">
    <w:name w:val="D0884AE72E59EE4FA00F906F6F6F321D"/>
    <w:rsid w:val="00965C8A"/>
  </w:style>
  <w:style w:type="paragraph" w:customStyle="1" w:styleId="CD656CDF146E64478545C7B5F3D8F05D">
    <w:name w:val="CD656CDF146E64478545C7B5F3D8F05D"/>
    <w:rsid w:val="00965C8A"/>
  </w:style>
  <w:style w:type="character" w:styleId="PlaceholderText">
    <w:name w:val="Placeholder Text"/>
    <w:basedOn w:val="DefaultParagraphFont"/>
    <w:uiPriority w:val="99"/>
    <w:semiHidden/>
    <w:rsid w:val="00FC2380"/>
    <w:rPr>
      <w:color w:val="808080"/>
    </w:rPr>
  </w:style>
  <w:style w:type="paragraph" w:customStyle="1" w:styleId="CEDA09085ADD494D92A51714D1130360">
    <w:name w:val="CEDA09085ADD494D92A51714D1130360"/>
    <w:rsid w:val="0039015D"/>
    <w:rPr>
      <w:lang w:eastAsia="en-US"/>
    </w:rPr>
  </w:style>
  <w:style w:type="paragraph" w:customStyle="1" w:styleId="13C62CCC7D41BB489C4BAAB9D7C2E461">
    <w:name w:val="13C62CCC7D41BB489C4BAAB9D7C2E461"/>
    <w:rsid w:val="0039015D"/>
    <w:rPr>
      <w:lang w:eastAsia="en-US"/>
    </w:rPr>
  </w:style>
  <w:style w:type="paragraph" w:customStyle="1" w:styleId="9155D2FCCBC1B940865283E32AF00F36">
    <w:name w:val="9155D2FCCBC1B940865283E32AF00F36"/>
    <w:rsid w:val="0039015D"/>
    <w:rPr>
      <w:lang w:eastAsia="en-US"/>
    </w:rPr>
  </w:style>
  <w:style w:type="paragraph" w:customStyle="1" w:styleId="26CE16F88372D346902A8295B3469ED4">
    <w:name w:val="26CE16F88372D346902A8295B3469ED4"/>
    <w:rsid w:val="0039015D"/>
    <w:rPr>
      <w:lang w:eastAsia="en-US"/>
    </w:rPr>
  </w:style>
  <w:style w:type="paragraph" w:customStyle="1" w:styleId="9CFD3AB0F4EFAE4AA0B60F38BAFC0CEE">
    <w:name w:val="9CFD3AB0F4EFAE4AA0B60F38BAFC0CEE"/>
    <w:rsid w:val="0039015D"/>
    <w:rPr>
      <w:lang w:eastAsia="en-US"/>
    </w:rPr>
  </w:style>
  <w:style w:type="paragraph" w:customStyle="1" w:styleId="B8DC8E9C7AAE3A41B2A11FEE9E3F1048">
    <w:name w:val="B8DC8E9C7AAE3A41B2A11FEE9E3F1048"/>
    <w:rsid w:val="0039015D"/>
    <w:rPr>
      <w:lang w:eastAsia="en-US"/>
    </w:rPr>
  </w:style>
  <w:style w:type="paragraph" w:customStyle="1" w:styleId="DDE035A7D26E974B875B6E005B96E552">
    <w:name w:val="DDE035A7D26E974B875B6E005B96E552"/>
    <w:rsid w:val="0039015D"/>
    <w:rPr>
      <w:lang w:eastAsia="en-US"/>
    </w:rPr>
  </w:style>
  <w:style w:type="paragraph" w:customStyle="1" w:styleId="59A87C48E42C2A499CD95C1BCF3C35DD">
    <w:name w:val="59A87C48E42C2A499CD95C1BCF3C35DD"/>
    <w:rsid w:val="0039015D"/>
    <w:rPr>
      <w:lang w:eastAsia="en-US"/>
    </w:rPr>
  </w:style>
  <w:style w:type="paragraph" w:customStyle="1" w:styleId="171E6A3BCB50AC4D9D4324A73362864E">
    <w:name w:val="171E6A3BCB50AC4D9D4324A73362864E"/>
    <w:rsid w:val="0039015D"/>
    <w:rPr>
      <w:lang w:eastAsia="en-US"/>
    </w:rPr>
  </w:style>
  <w:style w:type="paragraph" w:customStyle="1" w:styleId="8979AA569BBDFB40A24DBB665870628A">
    <w:name w:val="8979AA569BBDFB40A24DBB665870628A"/>
    <w:rsid w:val="0039015D"/>
    <w:rPr>
      <w:lang w:eastAsia="en-US"/>
    </w:rPr>
  </w:style>
  <w:style w:type="paragraph" w:customStyle="1" w:styleId="03EBC52E94E9924D9B84179E24E79FB7">
    <w:name w:val="03EBC52E94E9924D9B84179E24E79FB7"/>
    <w:rsid w:val="0039015D"/>
    <w:rPr>
      <w:lang w:eastAsia="en-US"/>
    </w:rPr>
  </w:style>
  <w:style w:type="paragraph" w:customStyle="1" w:styleId="0B8EBE2E7A7B6A478CE592CD0A24A5EA">
    <w:name w:val="0B8EBE2E7A7B6A478CE592CD0A24A5EA"/>
    <w:rsid w:val="0039015D"/>
    <w:rPr>
      <w:lang w:eastAsia="en-US"/>
    </w:rPr>
  </w:style>
  <w:style w:type="paragraph" w:customStyle="1" w:styleId="8F8524AB2D39794197A07E7285C0B0C6">
    <w:name w:val="8F8524AB2D39794197A07E7285C0B0C6"/>
    <w:rsid w:val="0039015D"/>
    <w:rPr>
      <w:lang w:eastAsia="en-US"/>
    </w:rPr>
  </w:style>
  <w:style w:type="paragraph" w:customStyle="1" w:styleId="3AC59A78BF78A944BC73912BAEEBC2E1">
    <w:name w:val="3AC59A78BF78A944BC73912BAEEBC2E1"/>
    <w:rsid w:val="0039015D"/>
    <w:rPr>
      <w:lang w:eastAsia="en-US"/>
    </w:rPr>
  </w:style>
  <w:style w:type="paragraph" w:customStyle="1" w:styleId="0EBD3ECCAF2D524A8E4CE4D433EAC66A">
    <w:name w:val="0EBD3ECCAF2D524A8E4CE4D433EAC66A"/>
    <w:rsid w:val="0039015D"/>
    <w:rPr>
      <w:lang w:eastAsia="en-US"/>
    </w:rPr>
  </w:style>
  <w:style w:type="paragraph" w:customStyle="1" w:styleId="4E8846C9144BDE419A7E440E0F60A2C5">
    <w:name w:val="4E8846C9144BDE419A7E440E0F60A2C5"/>
    <w:rsid w:val="0039015D"/>
    <w:rPr>
      <w:lang w:eastAsia="en-US"/>
    </w:rPr>
  </w:style>
  <w:style w:type="paragraph" w:customStyle="1" w:styleId="C9380DF292AD94468B6B76461A21CBDE">
    <w:name w:val="C9380DF292AD94468B6B76461A21CBDE"/>
    <w:rsid w:val="0039015D"/>
    <w:rPr>
      <w:lang w:eastAsia="en-US"/>
    </w:rPr>
  </w:style>
  <w:style w:type="paragraph" w:customStyle="1" w:styleId="E91E18905DE34F4B9639DE720A21BD9E">
    <w:name w:val="E91E18905DE34F4B9639DE720A21BD9E"/>
    <w:rsid w:val="0039015D"/>
    <w:rPr>
      <w:lang w:eastAsia="en-US"/>
    </w:rPr>
  </w:style>
  <w:style w:type="paragraph" w:customStyle="1" w:styleId="62D25D5DD9D8ED4EA2767522E148A068">
    <w:name w:val="62D25D5DD9D8ED4EA2767522E148A068"/>
    <w:rsid w:val="0039015D"/>
    <w:rPr>
      <w:lang w:eastAsia="en-US"/>
    </w:rPr>
  </w:style>
  <w:style w:type="paragraph" w:customStyle="1" w:styleId="1813A32F1C682F4B8870F37ED3A98D55">
    <w:name w:val="1813A32F1C682F4B8870F37ED3A98D55"/>
    <w:rsid w:val="0039015D"/>
    <w:rPr>
      <w:lang w:eastAsia="en-US"/>
    </w:rPr>
  </w:style>
  <w:style w:type="paragraph" w:customStyle="1" w:styleId="F8AF60BFC7E8384DA10958C057B467A1">
    <w:name w:val="F8AF60BFC7E8384DA10958C057B467A1"/>
    <w:rsid w:val="0039015D"/>
    <w:rPr>
      <w:lang w:eastAsia="en-US"/>
    </w:rPr>
  </w:style>
  <w:style w:type="paragraph" w:customStyle="1" w:styleId="D4464BF58E50F142859576298EDA25F1">
    <w:name w:val="D4464BF58E50F142859576298EDA25F1"/>
    <w:rsid w:val="0039015D"/>
    <w:rPr>
      <w:lang w:eastAsia="en-US"/>
    </w:rPr>
  </w:style>
  <w:style w:type="paragraph" w:customStyle="1" w:styleId="CB12FA09421E1F4B88AAECE752B26E9A">
    <w:name w:val="CB12FA09421E1F4B88AAECE752B26E9A"/>
    <w:rsid w:val="0039015D"/>
    <w:rPr>
      <w:lang w:eastAsia="en-US"/>
    </w:rPr>
  </w:style>
  <w:style w:type="paragraph" w:customStyle="1" w:styleId="F87B01B084ED5E42B307E303492CFAEA">
    <w:name w:val="F87B01B084ED5E42B307E303492CFAEA"/>
    <w:rsid w:val="0039015D"/>
    <w:rPr>
      <w:lang w:eastAsia="en-US"/>
    </w:rPr>
  </w:style>
  <w:style w:type="paragraph" w:customStyle="1" w:styleId="6D1569EE2217D44AB4856F097173AD59">
    <w:name w:val="6D1569EE2217D44AB4856F097173AD59"/>
    <w:rsid w:val="0039015D"/>
    <w:rPr>
      <w:lang w:eastAsia="en-US"/>
    </w:rPr>
  </w:style>
  <w:style w:type="paragraph" w:customStyle="1" w:styleId="C36B7E09FC9FE84E8323AD838C83432D">
    <w:name w:val="C36B7E09FC9FE84E8323AD838C83432D"/>
    <w:rsid w:val="0039015D"/>
    <w:rPr>
      <w:lang w:eastAsia="en-US"/>
    </w:rPr>
  </w:style>
  <w:style w:type="paragraph" w:customStyle="1" w:styleId="3721A498A398D344A85E300C5D3A3C05">
    <w:name w:val="3721A498A398D344A85E300C5D3A3C05"/>
    <w:rsid w:val="0039015D"/>
    <w:rPr>
      <w:lang w:eastAsia="en-US"/>
    </w:rPr>
  </w:style>
  <w:style w:type="paragraph" w:customStyle="1" w:styleId="EA3EC2EB9B48AA49BB0354AD48C27C51">
    <w:name w:val="EA3EC2EB9B48AA49BB0354AD48C27C51"/>
    <w:rsid w:val="0039015D"/>
    <w:rPr>
      <w:lang w:eastAsia="en-US"/>
    </w:rPr>
  </w:style>
  <w:style w:type="paragraph" w:customStyle="1" w:styleId="AE231A25C068F040A6ABCB9C2520A17C">
    <w:name w:val="AE231A25C068F040A6ABCB9C2520A17C"/>
    <w:rsid w:val="0039015D"/>
    <w:rPr>
      <w:lang w:eastAsia="en-US"/>
    </w:rPr>
  </w:style>
  <w:style w:type="paragraph" w:customStyle="1" w:styleId="6B1E7AE17AA39B4C801D774DF715DEC9">
    <w:name w:val="6B1E7AE17AA39B4C801D774DF715DEC9"/>
    <w:rsid w:val="0039015D"/>
    <w:rPr>
      <w:lang w:eastAsia="en-US"/>
    </w:rPr>
  </w:style>
  <w:style w:type="paragraph" w:customStyle="1" w:styleId="96C641D7EE2A69408C1C80A4CFAEBE2C">
    <w:name w:val="96C641D7EE2A69408C1C80A4CFAEBE2C"/>
    <w:rsid w:val="0039015D"/>
    <w:rPr>
      <w:lang w:eastAsia="en-US"/>
    </w:rPr>
  </w:style>
  <w:style w:type="paragraph" w:customStyle="1" w:styleId="16A9FB5835C06544859374AE501932F3">
    <w:name w:val="16A9FB5835C06544859374AE501932F3"/>
    <w:rsid w:val="0039015D"/>
    <w:rPr>
      <w:lang w:eastAsia="en-US"/>
    </w:rPr>
  </w:style>
  <w:style w:type="paragraph" w:customStyle="1" w:styleId="33093AA6F91F9346A90218878A5348F0">
    <w:name w:val="33093AA6F91F9346A90218878A5348F0"/>
    <w:rsid w:val="0039015D"/>
    <w:rPr>
      <w:lang w:eastAsia="en-US"/>
    </w:rPr>
  </w:style>
  <w:style w:type="paragraph" w:customStyle="1" w:styleId="1D30CB3281261249A75E3707924AEDD2">
    <w:name w:val="1D30CB3281261249A75E3707924AEDD2"/>
    <w:rsid w:val="0039015D"/>
    <w:rPr>
      <w:lang w:eastAsia="en-US"/>
    </w:rPr>
  </w:style>
  <w:style w:type="paragraph" w:customStyle="1" w:styleId="87BC1975863D5742ABB6BF21D7A9FCF2">
    <w:name w:val="87BC1975863D5742ABB6BF21D7A9FCF2"/>
    <w:rsid w:val="0039015D"/>
    <w:rPr>
      <w:lang w:eastAsia="en-US"/>
    </w:rPr>
  </w:style>
  <w:style w:type="paragraph" w:customStyle="1" w:styleId="278C6B8CBCEC4880BA603A02C44FB67D">
    <w:name w:val="278C6B8CBCEC4880BA603A02C44FB67D"/>
    <w:rsid w:val="00E16187"/>
    <w:pPr>
      <w:spacing w:after="160" w:line="259" w:lineRule="auto"/>
    </w:pPr>
    <w:rPr>
      <w:sz w:val="22"/>
      <w:szCs w:val="22"/>
      <w:lang w:eastAsia="en-US"/>
    </w:rPr>
  </w:style>
  <w:style w:type="paragraph" w:customStyle="1" w:styleId="F341F8022A4340CB8596B6AC4BC6AFDB">
    <w:name w:val="F341F8022A4340CB8596B6AC4BC6AFDB"/>
    <w:rsid w:val="00E16187"/>
    <w:pPr>
      <w:spacing w:after="160" w:line="259" w:lineRule="auto"/>
    </w:pPr>
    <w:rPr>
      <w:sz w:val="22"/>
      <w:szCs w:val="22"/>
      <w:lang w:eastAsia="en-US"/>
    </w:rPr>
  </w:style>
  <w:style w:type="paragraph" w:customStyle="1" w:styleId="DC8C6EDCC028411E9839106885E513F4">
    <w:name w:val="DC8C6EDCC028411E9839106885E513F4"/>
    <w:rsid w:val="00E16187"/>
    <w:pPr>
      <w:spacing w:after="160" w:line="259" w:lineRule="auto"/>
    </w:pPr>
    <w:rPr>
      <w:sz w:val="22"/>
      <w:szCs w:val="22"/>
      <w:lang w:eastAsia="en-US"/>
    </w:rPr>
  </w:style>
  <w:style w:type="paragraph" w:customStyle="1" w:styleId="79C6CBE147A94665A829D418D8E650A2">
    <w:name w:val="79C6CBE147A94665A829D418D8E650A2"/>
    <w:rsid w:val="00E16187"/>
    <w:pPr>
      <w:spacing w:after="160" w:line="259" w:lineRule="auto"/>
    </w:pPr>
    <w:rPr>
      <w:sz w:val="22"/>
      <w:szCs w:val="22"/>
      <w:lang w:eastAsia="en-US"/>
    </w:rPr>
  </w:style>
  <w:style w:type="paragraph" w:customStyle="1" w:styleId="8B69AAB3A18F46A0B3DA068C741116C6">
    <w:name w:val="8B69AAB3A18F46A0B3DA068C741116C6"/>
    <w:rsid w:val="00E16187"/>
    <w:pPr>
      <w:spacing w:after="160" w:line="259" w:lineRule="auto"/>
    </w:pPr>
    <w:rPr>
      <w:sz w:val="22"/>
      <w:szCs w:val="22"/>
      <w:lang w:eastAsia="en-US"/>
    </w:rPr>
  </w:style>
  <w:style w:type="paragraph" w:customStyle="1" w:styleId="F3B75AB2838A40ABADD662C87ADD4DFA">
    <w:name w:val="F3B75AB2838A40ABADD662C87ADD4DFA"/>
    <w:rsid w:val="00E16187"/>
    <w:pPr>
      <w:spacing w:after="160" w:line="259" w:lineRule="auto"/>
    </w:pPr>
    <w:rPr>
      <w:sz w:val="22"/>
      <w:szCs w:val="22"/>
      <w:lang w:eastAsia="en-US"/>
    </w:rPr>
  </w:style>
  <w:style w:type="paragraph" w:customStyle="1" w:styleId="AB66DD9130574CB0ABC2046F4B2D9CCF">
    <w:name w:val="AB66DD9130574CB0ABC2046F4B2D9CCF"/>
    <w:rsid w:val="00E16187"/>
    <w:pPr>
      <w:spacing w:after="160" w:line="259" w:lineRule="auto"/>
    </w:pPr>
    <w:rPr>
      <w:sz w:val="22"/>
      <w:szCs w:val="22"/>
      <w:lang w:eastAsia="en-US"/>
    </w:rPr>
  </w:style>
  <w:style w:type="paragraph" w:customStyle="1" w:styleId="460EF0018AA94D78B38D56ED55F52FA9">
    <w:name w:val="460EF0018AA94D78B38D56ED55F52FA9"/>
    <w:rsid w:val="00A858C6"/>
    <w:pPr>
      <w:spacing w:after="160" w:line="259" w:lineRule="auto"/>
    </w:pPr>
    <w:rPr>
      <w:sz w:val="22"/>
      <w:szCs w:val="22"/>
      <w:lang w:eastAsia="en-US"/>
    </w:rPr>
  </w:style>
  <w:style w:type="paragraph" w:customStyle="1" w:styleId="AB4D563CDF3947618F35B6A02CC714B6">
    <w:name w:val="AB4D563CDF3947618F35B6A02CC714B6"/>
    <w:rsid w:val="00A858C6"/>
    <w:pPr>
      <w:spacing w:after="160" w:line="259" w:lineRule="auto"/>
    </w:pPr>
    <w:rPr>
      <w:sz w:val="22"/>
      <w:szCs w:val="22"/>
      <w:lang w:eastAsia="en-US"/>
    </w:rPr>
  </w:style>
  <w:style w:type="paragraph" w:customStyle="1" w:styleId="76C63D9237044AA98306FAE07F1F38B1">
    <w:name w:val="76C63D9237044AA98306FAE07F1F38B1"/>
    <w:rsid w:val="00A858C6"/>
    <w:pPr>
      <w:spacing w:after="160" w:line="259" w:lineRule="auto"/>
    </w:pPr>
    <w:rPr>
      <w:sz w:val="22"/>
      <w:szCs w:val="22"/>
      <w:lang w:eastAsia="en-US"/>
    </w:rPr>
  </w:style>
  <w:style w:type="paragraph" w:customStyle="1" w:styleId="C97867069CA947D1B9B23FD858FB1ADA">
    <w:name w:val="C97867069CA947D1B9B23FD858FB1ADA"/>
    <w:rsid w:val="00A858C6"/>
    <w:pPr>
      <w:spacing w:after="160" w:line="259" w:lineRule="auto"/>
    </w:pPr>
    <w:rPr>
      <w:sz w:val="22"/>
      <w:szCs w:val="22"/>
      <w:lang w:eastAsia="en-US"/>
    </w:rPr>
  </w:style>
  <w:style w:type="paragraph" w:customStyle="1" w:styleId="E4177CA049464F2F96439D8666C3EE35">
    <w:name w:val="E4177CA049464F2F96439D8666C3EE35"/>
    <w:rsid w:val="00A858C6"/>
    <w:pPr>
      <w:spacing w:after="160" w:line="259" w:lineRule="auto"/>
    </w:pPr>
    <w:rPr>
      <w:sz w:val="22"/>
      <w:szCs w:val="22"/>
      <w:lang w:eastAsia="en-US"/>
    </w:rPr>
  </w:style>
  <w:style w:type="paragraph" w:customStyle="1" w:styleId="3E95FFF872514752B1F238BCC8342EBF">
    <w:name w:val="3E95FFF872514752B1F238BCC8342EBF"/>
    <w:rsid w:val="00A858C6"/>
    <w:pPr>
      <w:spacing w:after="160" w:line="259" w:lineRule="auto"/>
    </w:pPr>
    <w:rPr>
      <w:sz w:val="22"/>
      <w:szCs w:val="22"/>
      <w:lang w:eastAsia="en-US"/>
    </w:rPr>
  </w:style>
  <w:style w:type="paragraph" w:customStyle="1" w:styleId="385CEB97643149F9996DF95652C37FFF">
    <w:name w:val="385CEB97643149F9996DF95652C37FFF"/>
    <w:rsid w:val="00A858C6"/>
    <w:pPr>
      <w:spacing w:after="160" w:line="259" w:lineRule="auto"/>
    </w:pPr>
    <w:rPr>
      <w:sz w:val="22"/>
      <w:szCs w:val="22"/>
      <w:lang w:eastAsia="en-US"/>
    </w:rPr>
  </w:style>
  <w:style w:type="paragraph" w:customStyle="1" w:styleId="586345610AA944AD975E32A9432CBE49">
    <w:name w:val="586345610AA944AD975E32A9432CBE49"/>
    <w:rsid w:val="00A858C6"/>
    <w:pPr>
      <w:spacing w:after="160" w:line="259" w:lineRule="auto"/>
    </w:pPr>
    <w:rPr>
      <w:sz w:val="22"/>
      <w:szCs w:val="22"/>
      <w:lang w:eastAsia="en-US"/>
    </w:rPr>
  </w:style>
  <w:style w:type="paragraph" w:customStyle="1" w:styleId="F92F7F822B7D49E081C239D7B5994D3B">
    <w:name w:val="F92F7F822B7D49E081C239D7B5994D3B"/>
    <w:rsid w:val="00A858C6"/>
    <w:pPr>
      <w:spacing w:after="160" w:line="259" w:lineRule="auto"/>
    </w:pPr>
    <w:rPr>
      <w:sz w:val="22"/>
      <w:szCs w:val="22"/>
      <w:lang w:eastAsia="en-US"/>
    </w:rPr>
  </w:style>
  <w:style w:type="paragraph" w:customStyle="1" w:styleId="7C513AF1202448F19A61E5EAF04C0984">
    <w:name w:val="7C513AF1202448F19A61E5EAF04C0984"/>
    <w:rsid w:val="00A858C6"/>
    <w:pPr>
      <w:spacing w:after="160" w:line="259" w:lineRule="auto"/>
    </w:pPr>
    <w:rPr>
      <w:sz w:val="22"/>
      <w:szCs w:val="22"/>
      <w:lang w:eastAsia="en-US"/>
    </w:rPr>
  </w:style>
  <w:style w:type="paragraph" w:customStyle="1" w:styleId="7D5EA55493B54CE19D6F1D3479C2538E">
    <w:name w:val="7D5EA55493B54CE19D6F1D3479C2538E"/>
    <w:rsid w:val="001C66A9"/>
    <w:pPr>
      <w:spacing w:after="160" w:line="259" w:lineRule="auto"/>
    </w:pPr>
    <w:rPr>
      <w:sz w:val="22"/>
      <w:szCs w:val="22"/>
      <w:lang w:eastAsia="en-US"/>
    </w:rPr>
  </w:style>
  <w:style w:type="paragraph" w:customStyle="1" w:styleId="F90F9D77048647B79BAF5B8F472B7AE6">
    <w:name w:val="F90F9D77048647B79BAF5B8F472B7AE6"/>
    <w:rsid w:val="001C66A9"/>
    <w:pPr>
      <w:spacing w:after="160" w:line="259" w:lineRule="auto"/>
    </w:pPr>
    <w:rPr>
      <w:sz w:val="22"/>
      <w:szCs w:val="22"/>
      <w:lang w:eastAsia="en-US"/>
    </w:rPr>
  </w:style>
  <w:style w:type="paragraph" w:customStyle="1" w:styleId="D4152FCC05F74942BD4A80EFA3727CDB">
    <w:name w:val="D4152FCC05F74942BD4A80EFA3727CDB"/>
    <w:rsid w:val="001C66A9"/>
    <w:pPr>
      <w:spacing w:after="160" w:line="259" w:lineRule="auto"/>
    </w:pPr>
    <w:rPr>
      <w:sz w:val="22"/>
      <w:szCs w:val="22"/>
      <w:lang w:eastAsia="en-US"/>
    </w:rPr>
  </w:style>
  <w:style w:type="paragraph" w:customStyle="1" w:styleId="7143CF2DF02147D6BB3AB2459BB0566E">
    <w:name w:val="7143CF2DF02147D6BB3AB2459BB0566E"/>
    <w:rsid w:val="001C66A9"/>
    <w:pPr>
      <w:spacing w:after="160" w:line="259" w:lineRule="auto"/>
    </w:pPr>
    <w:rPr>
      <w:sz w:val="22"/>
      <w:szCs w:val="22"/>
      <w:lang w:eastAsia="en-US"/>
    </w:rPr>
  </w:style>
  <w:style w:type="paragraph" w:customStyle="1" w:styleId="75C59D71AF454D77A38D25CE04CF6625">
    <w:name w:val="75C59D71AF454D77A38D25CE04CF6625"/>
    <w:rsid w:val="00C22E6D"/>
    <w:pPr>
      <w:spacing w:after="160" w:line="259" w:lineRule="auto"/>
    </w:pPr>
    <w:rPr>
      <w:sz w:val="22"/>
      <w:szCs w:val="22"/>
      <w:lang w:eastAsia="en-US"/>
    </w:rPr>
  </w:style>
  <w:style w:type="paragraph" w:customStyle="1" w:styleId="E0FB28F5B75249EF90FDFA6F0098BC14">
    <w:name w:val="E0FB28F5B75249EF90FDFA6F0098BC14"/>
    <w:rsid w:val="00C22E6D"/>
    <w:pPr>
      <w:spacing w:after="160" w:line="259" w:lineRule="auto"/>
    </w:pPr>
    <w:rPr>
      <w:sz w:val="22"/>
      <w:szCs w:val="22"/>
      <w:lang w:eastAsia="en-US"/>
    </w:rPr>
  </w:style>
  <w:style w:type="paragraph" w:customStyle="1" w:styleId="3B48190F3A3845CE9AD2B24703D6A3D9">
    <w:name w:val="3B48190F3A3845CE9AD2B24703D6A3D9"/>
    <w:rsid w:val="00642428"/>
    <w:pPr>
      <w:spacing w:after="160" w:line="259" w:lineRule="auto"/>
    </w:pPr>
    <w:rPr>
      <w:sz w:val="22"/>
      <w:szCs w:val="22"/>
      <w:lang w:eastAsia="en-US"/>
    </w:rPr>
  </w:style>
  <w:style w:type="paragraph" w:customStyle="1" w:styleId="566D32161D524F1982905F7D9423CFB9">
    <w:name w:val="566D32161D524F1982905F7D9423CFB9"/>
    <w:rsid w:val="00FC2380"/>
    <w:pPr>
      <w:spacing w:after="160" w:line="259" w:lineRule="auto"/>
    </w:pPr>
    <w:rPr>
      <w:sz w:val="22"/>
      <w:szCs w:val="22"/>
      <w:lang w:eastAsia="en-US"/>
    </w:rPr>
  </w:style>
  <w:style w:type="paragraph" w:customStyle="1" w:styleId="A7B1B2D42E094951A1F96354753A63A1">
    <w:name w:val="A7B1B2D42E094951A1F96354753A63A1"/>
    <w:rsid w:val="00FC2380"/>
    <w:pPr>
      <w:spacing w:after="160" w:line="259" w:lineRule="auto"/>
    </w:pPr>
    <w:rPr>
      <w:sz w:val="22"/>
      <w:szCs w:val="22"/>
      <w:lang w:eastAsia="en-US"/>
    </w:rPr>
  </w:style>
  <w:style w:type="paragraph" w:customStyle="1" w:styleId="3B8AA6DA90FF4F4BA031C68FB48A08B4">
    <w:name w:val="3B8AA6DA90FF4F4BA031C68FB48A08B4"/>
    <w:rsid w:val="00FC2380"/>
    <w:pPr>
      <w:spacing w:after="160" w:line="259" w:lineRule="auto"/>
    </w:pPr>
    <w:rPr>
      <w:sz w:val="22"/>
      <w:szCs w:val="22"/>
      <w:lang w:eastAsia="en-US"/>
    </w:rPr>
  </w:style>
  <w:style w:type="paragraph" w:customStyle="1" w:styleId="44276E8EDEA44808A42FE6A0311F902B">
    <w:name w:val="44276E8EDEA44808A42FE6A0311F902B"/>
    <w:rsid w:val="00FC2380"/>
    <w:pPr>
      <w:spacing w:after="160" w:line="259" w:lineRule="auto"/>
    </w:pPr>
    <w:rPr>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054712AE260F44AB09166BB5B19AB7" ma:contentTypeVersion="8" ma:contentTypeDescription="Create a new document." ma:contentTypeScope="" ma:versionID="3074d02c3b9d8cb27cd2d0abc78ee4b5">
  <xsd:schema xmlns:xsd="http://www.w3.org/2001/XMLSchema" xmlns:xs="http://www.w3.org/2001/XMLSchema" xmlns:p="http://schemas.microsoft.com/office/2006/metadata/properties" xmlns:ns3="6ec882ee-180f-4969-8a63-b506d99bbbda" xmlns:ns4="040e8898-1b95-47a0-b9e8-1843be9945e1" targetNamespace="http://schemas.microsoft.com/office/2006/metadata/properties" ma:root="true" ma:fieldsID="1070267782295b6972af5f5197dcdf4d" ns3:_="" ns4:_="">
    <xsd:import namespace="6ec882ee-180f-4969-8a63-b506d99bbbda"/>
    <xsd:import namespace="040e8898-1b95-47a0-b9e8-1843be9945e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882ee-180f-4969-8a63-b506d99bb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0e8898-1b95-47a0-b9e8-1843be9945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6ec882ee-180f-4969-8a63-b506d99bbbda" xsi:nil="true"/>
  </documentManagement>
</p:properties>
</file>

<file path=customXml/itemProps1.xml><?xml version="1.0" encoding="utf-8"?>
<ds:datastoreItem xmlns:ds="http://schemas.openxmlformats.org/officeDocument/2006/customXml" ds:itemID="{39DAFE8B-0711-487A-8C3F-8D40619A2442}">
  <ds:schemaRefs>
    <ds:schemaRef ds:uri="http://schemas.microsoft.com/sharepoint/v3/contenttype/forms"/>
  </ds:schemaRefs>
</ds:datastoreItem>
</file>

<file path=customXml/itemProps2.xml><?xml version="1.0" encoding="utf-8"?>
<ds:datastoreItem xmlns:ds="http://schemas.openxmlformats.org/officeDocument/2006/customXml" ds:itemID="{4994832B-2315-45DB-9DA6-665C528198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882ee-180f-4969-8a63-b506d99bbbda"/>
    <ds:schemaRef ds:uri="040e8898-1b95-47a0-b9e8-1843be9945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31D58F-8402-41E5-AA16-D9E9FE15FFAF}">
  <ds:schemaRefs>
    <ds:schemaRef ds:uri="http://schemas.openxmlformats.org/officeDocument/2006/bibliography"/>
  </ds:schemaRefs>
</ds:datastoreItem>
</file>

<file path=customXml/itemProps4.xml><?xml version="1.0" encoding="utf-8"?>
<ds:datastoreItem xmlns:ds="http://schemas.openxmlformats.org/officeDocument/2006/customXml" ds:itemID="{CDE039B6-41C8-4AD4-A091-387F33172888}">
  <ds:schemaRefs>
    <ds:schemaRef ds:uri="http://schemas.microsoft.com/office/2006/metadata/properties"/>
    <ds:schemaRef ds:uri="http://schemas.microsoft.com/office/infopath/2007/PartnerControls"/>
    <ds:schemaRef ds:uri="6ec882ee-180f-4969-8a63-b506d99bbbd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5465</Words>
  <Characters>30825</Characters>
  <Application>Microsoft Office Word</Application>
  <DocSecurity>0</DocSecurity>
  <Lines>2802</Lines>
  <Paragraphs>1451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Newman</dc:creator>
  <cp:keywords/>
  <dc:description/>
  <cp:lastModifiedBy>Thomas, Caroline Ann</cp:lastModifiedBy>
  <cp:revision>2</cp:revision>
  <dcterms:created xsi:type="dcterms:W3CDTF">2026-02-14T01:34:00Z</dcterms:created>
  <dcterms:modified xsi:type="dcterms:W3CDTF">2026-02-14T01:34:00Z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0x0101009B054712AE260F44AB09166BB5B19AB7</vt:lpwstr>
  </property>
</Properties>
</file>